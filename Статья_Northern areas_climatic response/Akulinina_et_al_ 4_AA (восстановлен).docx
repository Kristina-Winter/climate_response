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84934C" w14:textId="122D61B3" w:rsidR="00F00BAF" w:rsidRPr="00B67ADD" w:rsidRDefault="00A66387" w:rsidP="00F00BAF">
      <w:pPr>
        <w:spacing w:after="0" w:line="480" w:lineRule="auto"/>
        <w:contextualSpacing/>
        <w:rPr>
          <w:rFonts w:ascii="Times New Roman" w:eastAsia="Calibri" w:hAnsi="Times New Roman" w:cs="Times New Roman"/>
          <w:b/>
          <w:bCs/>
          <w:kern w:val="2"/>
          <w:sz w:val="24"/>
          <w:szCs w:val="24"/>
          <w:lang w:val="en-US"/>
          <w14:ligatures w14:val="standardContextual"/>
        </w:rPr>
      </w:pPr>
      <w:r w:rsidRPr="00B67ADD">
        <w:rPr>
          <w:rFonts w:ascii="Times New Roman" w:eastAsia="Calibri" w:hAnsi="Times New Roman" w:cs="Times New Roman"/>
          <w:b/>
          <w:bCs/>
          <w:kern w:val="2"/>
          <w:sz w:val="24"/>
          <w:szCs w:val="24"/>
          <w:highlight w:val="yellow"/>
          <w:lang w:val="en-US"/>
          <w14:ligatures w14:val="standardContextual"/>
        </w:rPr>
        <w:t>Title</w:t>
      </w:r>
      <w:r w:rsidR="00F00BAF" w:rsidRPr="00B67ADD">
        <w:rPr>
          <w:rFonts w:ascii="Times New Roman" w:eastAsia="Calibri" w:hAnsi="Times New Roman" w:cs="Times New Roman"/>
          <w:b/>
          <w:bCs/>
          <w:kern w:val="2"/>
          <w:sz w:val="24"/>
          <w:szCs w:val="24"/>
          <w:highlight w:val="yellow"/>
          <w:lang w:val="en-US"/>
          <w14:ligatures w14:val="standardContextual"/>
        </w:rPr>
        <w:t>???</w:t>
      </w:r>
      <w:r w:rsidR="00F00BAF" w:rsidRPr="00B67ADD">
        <w:rPr>
          <w:rFonts w:ascii="Times New Roman" w:eastAsia="Calibri" w:hAnsi="Times New Roman" w:cs="Times New Roman"/>
          <w:b/>
          <w:bCs/>
          <w:kern w:val="2"/>
          <w:sz w:val="24"/>
          <w:szCs w:val="24"/>
          <w:lang w:val="en-US"/>
          <w14:ligatures w14:val="standardContextual"/>
        </w:rPr>
        <w:br/>
        <w:t>- Climate response of coniferous trees in northern latitudes: longitudinal gradient from west to east</w:t>
      </w:r>
    </w:p>
    <w:p w14:paraId="0B930D39" w14:textId="5FC8A722" w:rsidR="00F00BAF" w:rsidRPr="00B67ADD" w:rsidRDefault="00F00BAF" w:rsidP="00F00BAF">
      <w:pPr>
        <w:spacing w:after="0" w:line="480" w:lineRule="auto"/>
        <w:contextualSpacing/>
        <w:rPr>
          <w:rFonts w:ascii="Times New Roman" w:eastAsia="Calibri" w:hAnsi="Times New Roman" w:cs="Times New Roman"/>
          <w:b/>
          <w:bCs/>
          <w:kern w:val="2"/>
          <w:sz w:val="24"/>
          <w:szCs w:val="24"/>
          <w:lang w:val="en-US"/>
          <w14:ligatures w14:val="standardContextual"/>
        </w:rPr>
      </w:pPr>
      <w:r w:rsidRPr="00B67ADD">
        <w:rPr>
          <w:rFonts w:ascii="Times New Roman" w:eastAsia="Calibri" w:hAnsi="Times New Roman" w:cs="Times New Roman"/>
          <w:b/>
          <w:bCs/>
          <w:kern w:val="2"/>
          <w:sz w:val="24"/>
          <w:szCs w:val="24"/>
          <w:lang w:val="en-US"/>
          <w14:ligatures w14:val="standardContextual"/>
        </w:rPr>
        <w:t>- Response of forest ecosystems to climate change beyond the Arctic Circle</w:t>
      </w:r>
    </w:p>
    <w:p w14:paraId="71B1D50C" w14:textId="11BC7586" w:rsidR="00F00BAF" w:rsidRPr="00B67ADD" w:rsidRDefault="00F00BAF" w:rsidP="00F00BAF">
      <w:pPr>
        <w:spacing w:after="0" w:line="480" w:lineRule="auto"/>
        <w:contextualSpacing/>
        <w:rPr>
          <w:rFonts w:ascii="Times New Roman" w:eastAsia="Calibri" w:hAnsi="Times New Roman" w:cs="Times New Roman"/>
          <w:b/>
          <w:bCs/>
          <w:kern w:val="2"/>
          <w:sz w:val="24"/>
          <w:szCs w:val="24"/>
          <w:lang w:val="en-US"/>
          <w14:ligatures w14:val="standardContextual"/>
        </w:rPr>
      </w:pPr>
      <w:r w:rsidRPr="00B67ADD">
        <w:rPr>
          <w:rFonts w:ascii="Times New Roman" w:eastAsia="Calibri" w:hAnsi="Times New Roman" w:cs="Times New Roman"/>
          <w:b/>
          <w:bCs/>
          <w:kern w:val="2"/>
          <w:sz w:val="24"/>
          <w:szCs w:val="24"/>
          <w:lang w:val="en-US"/>
          <w14:ligatures w14:val="standardContextual"/>
        </w:rPr>
        <w:t>- Influence of longitudinal climate gradient on larch and pine growth in the Arctic region</w:t>
      </w:r>
    </w:p>
    <w:p w14:paraId="1AC009AB" w14:textId="47723A94" w:rsidR="00F00BAF" w:rsidRPr="00B67ADD" w:rsidRDefault="00F00BAF" w:rsidP="00F00BAF">
      <w:pPr>
        <w:spacing w:after="0" w:line="480" w:lineRule="auto"/>
        <w:contextualSpacing/>
        <w:rPr>
          <w:rFonts w:ascii="Times New Roman" w:eastAsia="Calibri" w:hAnsi="Times New Roman" w:cs="Times New Roman"/>
          <w:b/>
          <w:bCs/>
          <w:kern w:val="2"/>
          <w:sz w:val="24"/>
          <w:szCs w:val="24"/>
          <w:lang w:val="en-US"/>
          <w14:ligatures w14:val="standardContextual"/>
        </w:rPr>
      </w:pPr>
      <w:r w:rsidRPr="00B67ADD">
        <w:rPr>
          <w:rFonts w:ascii="Times New Roman" w:eastAsia="Calibri" w:hAnsi="Times New Roman" w:cs="Times New Roman"/>
          <w:b/>
          <w:bCs/>
          <w:kern w:val="2"/>
          <w:sz w:val="24"/>
          <w:szCs w:val="24"/>
          <w:lang w:val="en-US"/>
          <w14:ligatures w14:val="standardContextual"/>
        </w:rPr>
        <w:t>- Climate response of coniferous trees in the Arctic region: west-east gradient</w:t>
      </w:r>
    </w:p>
    <w:p w14:paraId="764F2B1B" w14:textId="543F97C6" w:rsidR="00A66387" w:rsidRPr="00B67ADD" w:rsidRDefault="00F00BAF" w:rsidP="00F00BAF">
      <w:pPr>
        <w:spacing w:after="0" w:line="480" w:lineRule="auto"/>
        <w:contextualSpacing/>
        <w:rPr>
          <w:rFonts w:ascii="Times New Roman" w:eastAsia="Calibri" w:hAnsi="Times New Roman" w:cs="Times New Roman"/>
          <w:b/>
          <w:bCs/>
          <w:kern w:val="2"/>
          <w:sz w:val="24"/>
          <w:szCs w:val="24"/>
          <w:lang w:val="en-US"/>
          <w14:ligatures w14:val="standardContextual"/>
        </w:rPr>
      </w:pPr>
      <w:r w:rsidRPr="00B67ADD">
        <w:rPr>
          <w:rFonts w:ascii="Times New Roman" w:eastAsia="Calibri" w:hAnsi="Times New Roman" w:cs="Times New Roman"/>
          <w:b/>
          <w:bCs/>
          <w:kern w:val="2"/>
          <w:sz w:val="24"/>
          <w:szCs w:val="24"/>
          <w:lang w:val="en-US"/>
          <w14:ligatures w14:val="standardContextual"/>
        </w:rPr>
        <w:t>- Regional differences in the climate response of coniferous trees in Arctic climate conditions</w:t>
      </w:r>
    </w:p>
    <w:p w14:paraId="5892C8F1" w14:textId="77777777" w:rsidR="0010148B" w:rsidRPr="00B67ADD" w:rsidRDefault="0010148B" w:rsidP="00087CB1">
      <w:pPr>
        <w:spacing w:after="0" w:line="480" w:lineRule="auto"/>
        <w:contextualSpacing/>
        <w:rPr>
          <w:rFonts w:ascii="Times New Roman" w:eastAsia="Calibri" w:hAnsi="Times New Roman" w:cs="Times New Roman"/>
          <w:kern w:val="2"/>
          <w:sz w:val="24"/>
          <w:szCs w:val="24"/>
          <w:lang w:val="en-US"/>
          <w14:ligatures w14:val="standardContextual"/>
        </w:rPr>
      </w:pPr>
    </w:p>
    <w:p w14:paraId="4A398C1D" w14:textId="5D3515D1" w:rsidR="00614B7A" w:rsidRPr="00B67ADD" w:rsidRDefault="00A66387" w:rsidP="00087CB1">
      <w:pPr>
        <w:spacing w:after="0" w:line="480" w:lineRule="auto"/>
        <w:contextualSpacing/>
        <w:rPr>
          <w:rFonts w:ascii="Times New Roman" w:eastAsia="Calibri" w:hAnsi="Times New Roman" w:cs="Times New Roman"/>
          <w:kern w:val="2"/>
          <w:sz w:val="24"/>
          <w:szCs w:val="24"/>
          <w:vertAlign w:val="superscript"/>
          <w:lang w:val="en-US"/>
          <w14:ligatures w14:val="standardContextual"/>
        </w:rPr>
      </w:pPr>
      <w:r w:rsidRPr="00B67ADD">
        <w:rPr>
          <w:rFonts w:ascii="Times New Roman" w:eastAsia="Calibri" w:hAnsi="Times New Roman" w:cs="Times New Roman"/>
          <w:kern w:val="2"/>
          <w:sz w:val="24"/>
          <w:szCs w:val="24"/>
          <w:lang w:val="en-US"/>
          <w14:ligatures w14:val="standardContextual"/>
        </w:rPr>
        <w:t>Kristina V. Akulinina</w:t>
      </w:r>
      <w:r w:rsidR="0010148B" w:rsidRPr="00B67ADD">
        <w:rPr>
          <w:rFonts w:ascii="Times New Roman" w:eastAsia="Calibri" w:hAnsi="Times New Roman" w:cs="Times New Roman"/>
          <w:kern w:val="2"/>
          <w:sz w:val="24"/>
          <w:szCs w:val="24"/>
          <w:vertAlign w:val="superscript"/>
          <w:lang w:val="en-US"/>
          <w14:ligatures w14:val="standardContextual"/>
        </w:rPr>
        <w:t>1</w:t>
      </w:r>
      <w:r w:rsidRPr="00B67ADD">
        <w:rPr>
          <w:rFonts w:ascii="Times New Roman" w:eastAsia="Calibri" w:hAnsi="Times New Roman" w:cs="Times New Roman"/>
          <w:kern w:val="2"/>
          <w:sz w:val="24"/>
          <w:szCs w:val="24"/>
          <w:lang w:val="en-US"/>
          <w14:ligatures w14:val="standardContextual"/>
        </w:rPr>
        <w:t>, Alexander V. Kirdyanov</w:t>
      </w:r>
      <w:r w:rsidR="0010148B" w:rsidRPr="00B67ADD">
        <w:rPr>
          <w:rFonts w:ascii="Times New Roman" w:eastAsia="Calibri" w:hAnsi="Times New Roman" w:cs="Times New Roman"/>
          <w:kern w:val="2"/>
          <w:sz w:val="24"/>
          <w:szCs w:val="24"/>
          <w:vertAlign w:val="superscript"/>
          <w:lang w:val="en-US"/>
          <w14:ligatures w14:val="standardContextual"/>
        </w:rPr>
        <w:t>1,2</w:t>
      </w:r>
      <w:r w:rsidRPr="00B67ADD">
        <w:rPr>
          <w:rFonts w:ascii="Times New Roman" w:eastAsia="Calibri" w:hAnsi="Times New Roman" w:cs="Times New Roman"/>
          <w:kern w:val="2"/>
          <w:sz w:val="24"/>
          <w:szCs w:val="24"/>
          <w:lang w:val="en-US"/>
          <w14:ligatures w14:val="standardContextual"/>
        </w:rPr>
        <w:t>, Vladimir V. Kukarskih</w:t>
      </w:r>
      <w:r w:rsidR="0010148B" w:rsidRPr="00B67ADD">
        <w:rPr>
          <w:rFonts w:ascii="Times New Roman" w:eastAsia="Calibri" w:hAnsi="Times New Roman" w:cs="Times New Roman"/>
          <w:kern w:val="2"/>
          <w:sz w:val="24"/>
          <w:szCs w:val="24"/>
          <w:vertAlign w:val="superscript"/>
          <w:lang w:val="en-US"/>
          <w14:ligatures w14:val="standardContextual"/>
        </w:rPr>
        <w:t>1,3</w:t>
      </w:r>
      <w:r w:rsidRPr="00B67ADD">
        <w:rPr>
          <w:rFonts w:ascii="Times New Roman" w:eastAsia="Calibri" w:hAnsi="Times New Roman" w:cs="Times New Roman"/>
          <w:kern w:val="2"/>
          <w:sz w:val="24"/>
          <w:szCs w:val="24"/>
          <w:lang w:val="en-US"/>
          <w14:ligatures w14:val="standardContextual"/>
        </w:rPr>
        <w:t>, Alexey I. Kolmogorov</w:t>
      </w:r>
      <w:r w:rsidR="0010148B" w:rsidRPr="00B67ADD">
        <w:rPr>
          <w:rFonts w:ascii="Times New Roman" w:eastAsia="Calibri" w:hAnsi="Times New Roman" w:cs="Times New Roman"/>
          <w:kern w:val="2"/>
          <w:sz w:val="24"/>
          <w:szCs w:val="24"/>
          <w:vertAlign w:val="superscript"/>
          <w:lang w:val="en-US"/>
          <w14:ligatures w14:val="standardContextual"/>
        </w:rPr>
        <w:t>1,4</w:t>
      </w:r>
      <w:r w:rsidRPr="00B67ADD">
        <w:rPr>
          <w:rFonts w:ascii="Times New Roman" w:eastAsia="Calibri" w:hAnsi="Times New Roman" w:cs="Times New Roman"/>
          <w:kern w:val="2"/>
          <w:sz w:val="24"/>
          <w:szCs w:val="24"/>
          <w:lang w:val="en-US"/>
          <w14:ligatures w14:val="standardContextual"/>
        </w:rPr>
        <w:t xml:space="preserve">, </w:t>
      </w:r>
      <w:r w:rsidR="008A2A56" w:rsidRPr="00B67ADD">
        <w:rPr>
          <w:rFonts w:ascii="Times New Roman" w:eastAsia="Calibri" w:hAnsi="Times New Roman" w:cs="Times New Roman"/>
          <w:kern w:val="2"/>
          <w:sz w:val="24"/>
          <w:szCs w:val="24"/>
          <w:lang w:val="en-US"/>
          <w14:ligatures w14:val="standardContextual"/>
        </w:rPr>
        <w:t>Victoria</w:t>
      </w:r>
      <w:r w:rsidRPr="00B67ADD">
        <w:rPr>
          <w:rFonts w:ascii="Times New Roman" w:eastAsia="Calibri" w:hAnsi="Times New Roman" w:cs="Times New Roman"/>
          <w:kern w:val="2"/>
          <w:sz w:val="24"/>
          <w:szCs w:val="24"/>
          <w:lang w:val="en-US"/>
          <w14:ligatures w14:val="standardContextual"/>
        </w:rPr>
        <w:t xml:space="preserve"> V. Agapova</w:t>
      </w:r>
      <w:r w:rsidR="0010148B" w:rsidRPr="00B67ADD">
        <w:rPr>
          <w:rFonts w:ascii="Times New Roman" w:eastAsia="Calibri" w:hAnsi="Times New Roman" w:cs="Times New Roman"/>
          <w:kern w:val="2"/>
          <w:sz w:val="24"/>
          <w:szCs w:val="24"/>
          <w:vertAlign w:val="superscript"/>
          <w:lang w:val="en-US"/>
          <w14:ligatures w14:val="standardContextual"/>
        </w:rPr>
        <w:t>1</w:t>
      </w:r>
      <w:r w:rsidRPr="00B67ADD">
        <w:rPr>
          <w:rFonts w:ascii="Times New Roman" w:eastAsia="Calibri" w:hAnsi="Times New Roman" w:cs="Times New Roman"/>
          <w:kern w:val="2"/>
          <w:sz w:val="24"/>
          <w:szCs w:val="24"/>
          <w:lang w:val="en-US"/>
          <w14:ligatures w14:val="standardContextual"/>
        </w:rPr>
        <w:t>, Alberto Arzac</w:t>
      </w:r>
      <w:r w:rsidR="0010148B" w:rsidRPr="00B67ADD">
        <w:rPr>
          <w:rFonts w:ascii="Times New Roman" w:eastAsia="Calibri" w:hAnsi="Times New Roman" w:cs="Times New Roman"/>
          <w:kern w:val="2"/>
          <w:sz w:val="24"/>
          <w:szCs w:val="24"/>
          <w:vertAlign w:val="superscript"/>
          <w:lang w:val="en-US"/>
          <w14:ligatures w14:val="standardContextual"/>
        </w:rPr>
        <w:t>1</w:t>
      </w:r>
    </w:p>
    <w:p w14:paraId="5876E823" w14:textId="77777777" w:rsidR="0010148B" w:rsidRPr="00B67ADD" w:rsidRDefault="0010148B" w:rsidP="0010148B">
      <w:pPr>
        <w:spacing w:line="480" w:lineRule="auto"/>
        <w:contextualSpacing/>
        <w:rPr>
          <w:rFonts w:ascii="Times New Roman" w:hAnsi="Times New Roman" w:cs="Times New Roman"/>
          <w:sz w:val="24"/>
          <w:szCs w:val="24"/>
          <w:vertAlign w:val="superscript"/>
          <w:lang w:val="en-US"/>
        </w:rPr>
      </w:pPr>
    </w:p>
    <w:p w14:paraId="1AF1952A" w14:textId="3D6EA32E" w:rsidR="0010148B" w:rsidRPr="00B67ADD" w:rsidRDefault="0010148B" w:rsidP="0010148B">
      <w:pPr>
        <w:spacing w:line="480" w:lineRule="auto"/>
        <w:contextualSpacing/>
        <w:rPr>
          <w:rFonts w:ascii="Times New Roman" w:hAnsi="Times New Roman" w:cs="Times New Roman"/>
          <w:sz w:val="24"/>
          <w:szCs w:val="24"/>
          <w:lang w:val="en-US"/>
        </w:rPr>
      </w:pPr>
      <w:r w:rsidRPr="00B67ADD">
        <w:rPr>
          <w:rFonts w:ascii="Times New Roman" w:hAnsi="Times New Roman" w:cs="Times New Roman"/>
          <w:sz w:val="24"/>
          <w:szCs w:val="24"/>
          <w:vertAlign w:val="superscript"/>
          <w:lang w:val="en-US"/>
        </w:rPr>
        <w:t>1</w:t>
      </w:r>
      <w:r w:rsidRPr="00B67ADD">
        <w:rPr>
          <w:rFonts w:ascii="Times New Roman" w:hAnsi="Times New Roman" w:cs="Times New Roman"/>
          <w:sz w:val="24"/>
          <w:szCs w:val="24"/>
          <w:lang w:val="en-US"/>
        </w:rPr>
        <w:t xml:space="preserve"> Siberian Federal University, 79 Svobodnii, Krasnoyarsk 660041, Russia</w:t>
      </w:r>
    </w:p>
    <w:p w14:paraId="33236276" w14:textId="77777777" w:rsidR="0010148B" w:rsidRPr="00B67ADD" w:rsidRDefault="0010148B" w:rsidP="0010148B">
      <w:pPr>
        <w:spacing w:line="480" w:lineRule="auto"/>
        <w:contextualSpacing/>
        <w:rPr>
          <w:rFonts w:ascii="Times New Roman" w:hAnsi="Times New Roman" w:cs="Times New Roman"/>
          <w:sz w:val="24"/>
          <w:szCs w:val="24"/>
          <w:lang w:val="en-US"/>
        </w:rPr>
      </w:pPr>
      <w:r w:rsidRPr="00B67ADD">
        <w:rPr>
          <w:rFonts w:ascii="Times New Roman" w:hAnsi="Times New Roman" w:cs="Times New Roman"/>
          <w:sz w:val="24"/>
          <w:szCs w:val="24"/>
          <w:vertAlign w:val="superscript"/>
          <w:lang w:val="en-US"/>
        </w:rPr>
        <w:t>3</w:t>
      </w:r>
      <w:r w:rsidRPr="00B67ADD">
        <w:rPr>
          <w:rFonts w:ascii="Times New Roman" w:hAnsi="Times New Roman" w:cs="Times New Roman"/>
          <w:sz w:val="24"/>
          <w:szCs w:val="24"/>
          <w:lang w:val="en-US"/>
        </w:rPr>
        <w:t xml:space="preserve"> Sukachev Institute of Forest SB RAS, Federal Research Center ‘Krasnoyarsk Science Center SB RAS’, Akademgorodok, Krasnoyarsk, 660036, Russia</w:t>
      </w:r>
    </w:p>
    <w:p w14:paraId="4E79ACE5" w14:textId="0A0E6655" w:rsidR="0010148B" w:rsidRPr="00B67ADD" w:rsidRDefault="0010148B" w:rsidP="0010148B">
      <w:pPr>
        <w:spacing w:line="480" w:lineRule="auto"/>
        <w:contextualSpacing/>
        <w:rPr>
          <w:rFonts w:ascii="Times New Roman" w:hAnsi="Times New Roman" w:cs="Times New Roman"/>
          <w:sz w:val="24"/>
          <w:szCs w:val="24"/>
          <w:lang w:val="en-US"/>
        </w:rPr>
      </w:pPr>
      <w:r w:rsidRPr="00B67ADD">
        <w:rPr>
          <w:rFonts w:ascii="Times New Roman" w:hAnsi="Times New Roman" w:cs="Times New Roman"/>
          <w:sz w:val="24"/>
          <w:szCs w:val="24"/>
          <w:vertAlign w:val="superscript"/>
          <w:lang w:val="en-US"/>
        </w:rPr>
        <w:t>3</w:t>
      </w:r>
      <w:r w:rsidRPr="00B67ADD">
        <w:rPr>
          <w:rFonts w:ascii="Times New Roman" w:hAnsi="Times New Roman" w:cs="Times New Roman"/>
          <w:sz w:val="24"/>
          <w:szCs w:val="24"/>
          <w:lang w:val="en-US"/>
        </w:rPr>
        <w:t xml:space="preserve"> Institute of Plant and Animal Ecology, Ural Branch, Russian Academy of Sciences,</w:t>
      </w:r>
    </w:p>
    <w:p w14:paraId="2CEAAB87" w14:textId="77777777" w:rsidR="0010148B" w:rsidRPr="00B67ADD" w:rsidRDefault="0010148B" w:rsidP="0010148B">
      <w:pPr>
        <w:spacing w:line="480" w:lineRule="auto"/>
        <w:contextualSpacing/>
        <w:rPr>
          <w:rFonts w:ascii="Times New Roman" w:hAnsi="Times New Roman" w:cs="Times New Roman"/>
          <w:sz w:val="24"/>
          <w:szCs w:val="24"/>
          <w:lang w:val="en-US"/>
        </w:rPr>
      </w:pPr>
      <w:r w:rsidRPr="00B67ADD">
        <w:rPr>
          <w:rFonts w:ascii="Times New Roman" w:hAnsi="Times New Roman" w:cs="Times New Roman"/>
          <w:sz w:val="24"/>
          <w:szCs w:val="24"/>
          <w:lang w:val="en-US"/>
        </w:rPr>
        <w:t>Yekaterinburg 620144, Russia</w:t>
      </w:r>
    </w:p>
    <w:p w14:paraId="41C327D2" w14:textId="394AE70A" w:rsidR="0010148B" w:rsidRPr="00B67ADD" w:rsidRDefault="0010148B" w:rsidP="0010148B">
      <w:pPr>
        <w:spacing w:line="480" w:lineRule="auto"/>
        <w:contextualSpacing/>
        <w:rPr>
          <w:rFonts w:ascii="Times New Roman" w:hAnsi="Times New Roman" w:cs="Times New Roman"/>
          <w:sz w:val="24"/>
          <w:szCs w:val="24"/>
          <w:lang w:val="en-US"/>
        </w:rPr>
      </w:pPr>
      <w:r w:rsidRPr="00B67ADD">
        <w:rPr>
          <w:rFonts w:ascii="Times New Roman" w:hAnsi="Times New Roman" w:cs="Times New Roman"/>
          <w:sz w:val="24"/>
          <w:szCs w:val="24"/>
          <w:vertAlign w:val="superscript"/>
          <w:lang w:val="en-US"/>
        </w:rPr>
        <w:t xml:space="preserve">4 </w:t>
      </w:r>
      <w:r w:rsidRPr="00B67ADD">
        <w:rPr>
          <w:rFonts w:ascii="Times New Roman" w:hAnsi="Times New Roman" w:cs="Times New Roman"/>
          <w:sz w:val="24"/>
          <w:szCs w:val="24"/>
          <w:lang w:val="en-US"/>
        </w:rPr>
        <w:t>North-Eastern Federal University, 58 Belinsky str, Yakutsk 677027, Russia</w:t>
      </w:r>
    </w:p>
    <w:p w14:paraId="02071D3E" w14:textId="1B0A4415" w:rsidR="00EE6761" w:rsidRPr="00B67ADD" w:rsidRDefault="00EE6761" w:rsidP="00206C4B">
      <w:pPr>
        <w:spacing w:line="480" w:lineRule="auto"/>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b/>
          <w:bCs/>
          <w:kern w:val="2"/>
          <w:sz w:val="24"/>
          <w:szCs w:val="24"/>
          <w:lang w:val="en-US"/>
          <w14:ligatures w14:val="standardContextual"/>
        </w:rPr>
        <w:br w:type="page"/>
      </w:r>
    </w:p>
    <w:p w14:paraId="0DC8708F" w14:textId="1DF6632F" w:rsidR="00F22DB8" w:rsidRPr="00B67ADD" w:rsidRDefault="00614B7A" w:rsidP="00E24FD2">
      <w:pPr>
        <w:spacing w:after="0" w:line="480" w:lineRule="auto"/>
        <w:contextualSpacing/>
        <w:jc w:val="both"/>
        <w:rPr>
          <w:rFonts w:ascii="Times New Roman" w:eastAsia="Calibri" w:hAnsi="Times New Roman" w:cs="Times New Roman"/>
          <w:b/>
          <w:bCs/>
          <w:kern w:val="2"/>
          <w:sz w:val="24"/>
          <w:szCs w:val="24"/>
          <w:lang w:val="en-US"/>
          <w14:ligatures w14:val="standardContextual"/>
        </w:rPr>
      </w:pPr>
      <w:r w:rsidRPr="00B67ADD">
        <w:rPr>
          <w:rFonts w:ascii="Times New Roman" w:eastAsia="Calibri" w:hAnsi="Times New Roman" w:cs="Times New Roman"/>
          <w:b/>
          <w:bCs/>
          <w:kern w:val="2"/>
          <w:sz w:val="24"/>
          <w:szCs w:val="24"/>
          <w:lang w:val="en-US"/>
          <w14:ligatures w14:val="standardContextual"/>
        </w:rPr>
        <w:lastRenderedPageBreak/>
        <w:t>Abstract</w:t>
      </w:r>
    </w:p>
    <w:p w14:paraId="1047BBFF" w14:textId="77777777" w:rsidR="00EA03D5" w:rsidRPr="00B67ADD" w:rsidRDefault="00EA03D5" w:rsidP="00E24FD2">
      <w:pPr>
        <w:spacing w:after="0" w:line="480" w:lineRule="auto"/>
        <w:contextualSpacing/>
        <w:jc w:val="both"/>
        <w:rPr>
          <w:rFonts w:ascii="Times New Roman" w:eastAsia="Calibri" w:hAnsi="Times New Roman" w:cs="Times New Roman"/>
          <w:b/>
          <w:bCs/>
          <w:kern w:val="2"/>
          <w:sz w:val="24"/>
          <w:szCs w:val="24"/>
          <w:lang w:val="en-US"/>
          <w14:ligatures w14:val="standardContextual"/>
        </w:rPr>
      </w:pPr>
    </w:p>
    <w:p w14:paraId="395E81F8" w14:textId="5BD69C62" w:rsidR="00381094" w:rsidRPr="00B67ADD" w:rsidRDefault="00381094" w:rsidP="00381094">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kern w:val="2"/>
          <w:sz w:val="24"/>
          <w:szCs w:val="24"/>
          <w:lang w:val="en-US"/>
          <w14:ligatures w14:val="standardContextual"/>
        </w:rPr>
        <w:t xml:space="preserve">Northern high-latitude ecosystems are experiencing rising temperatures, which are expected to alter the water balance and thermal dynamics of permafrost soils, consequently influencing the structure and functioning of plant communities. To investigate the response of these communities to environmental and climatic shifts, we employed dendroclimatic analysis based on the radial growth of trees. Here, we present findings from a study of four conifer species </w:t>
      </w:r>
      <w:del w:id="0" w:author="Кристина" w:date="2025-03-25T15:04:00Z">
        <w:r w:rsidRPr="00B67ADD" w:rsidDel="00750911">
          <w:rPr>
            <w:rFonts w:ascii="Times New Roman" w:eastAsia="Calibri" w:hAnsi="Times New Roman" w:cs="Times New Roman"/>
            <w:kern w:val="2"/>
            <w:sz w:val="24"/>
            <w:szCs w:val="24"/>
            <w:lang w:val="en-US"/>
            <w14:ligatures w14:val="standardContextual"/>
          </w:rPr>
          <w:delText>-</w:delText>
        </w:r>
      </w:del>
      <w:ins w:id="1" w:author="Кристина" w:date="2025-03-26T11:24:00Z">
        <w:r w:rsidR="00AB29A4">
          <w:rPr>
            <w:rFonts w:ascii="Times New Roman" w:eastAsia="Calibri" w:hAnsi="Times New Roman" w:cs="Times New Roman"/>
            <w:kern w:val="2"/>
            <w:sz w:val="24"/>
            <w:szCs w:val="24"/>
            <w:lang w:val="en-US"/>
            <w14:ligatures w14:val="standardContextual"/>
          </w:rPr>
          <w:t>-</w:t>
        </w:r>
      </w:ins>
      <w:r w:rsidRPr="00B67ADD">
        <w:rPr>
          <w:rFonts w:ascii="Times New Roman" w:eastAsia="Calibri" w:hAnsi="Times New Roman" w:cs="Times New Roman"/>
          <w:kern w:val="2"/>
          <w:sz w:val="24"/>
          <w:szCs w:val="24"/>
          <w:lang w:val="en-US"/>
          <w14:ligatures w14:val="standardContextual"/>
        </w:rPr>
        <w:t xml:space="preserve"> </w:t>
      </w:r>
      <w:r w:rsidRPr="000E6615">
        <w:rPr>
          <w:rFonts w:ascii="Times New Roman" w:eastAsia="Calibri" w:hAnsi="Times New Roman" w:cs="Times New Roman"/>
          <w:i/>
          <w:kern w:val="2"/>
          <w:sz w:val="24"/>
          <w:szCs w:val="24"/>
          <w:lang w:val="en-US"/>
          <w14:ligatures w14:val="standardContextual"/>
          <w:rPrChange w:id="2" w:author="Кристина" w:date="2025-03-25T14:46:00Z">
            <w:rPr>
              <w:rFonts w:ascii="Times New Roman" w:eastAsia="Calibri" w:hAnsi="Times New Roman" w:cs="Times New Roman"/>
              <w:kern w:val="2"/>
              <w:sz w:val="24"/>
              <w:szCs w:val="24"/>
              <w:lang w:val="en-US"/>
              <w14:ligatures w14:val="standardContextual"/>
            </w:rPr>
          </w:rPrChange>
        </w:rPr>
        <w:t>P</w:t>
      </w:r>
      <w:ins w:id="3" w:author="Кристина" w:date="2025-03-25T15:04:00Z">
        <w:r w:rsidR="00750911" w:rsidRPr="00750911">
          <w:rPr>
            <w:rFonts w:ascii="Times New Roman" w:eastAsia="Calibri" w:hAnsi="Times New Roman" w:cs="Times New Roman"/>
            <w:i/>
            <w:kern w:val="2"/>
            <w:sz w:val="24"/>
            <w:szCs w:val="24"/>
            <w:lang w:val="en-US"/>
            <w14:ligatures w14:val="standardContextual"/>
            <w:rPrChange w:id="4" w:author="Кристина" w:date="2025-03-25T15:04:00Z">
              <w:rPr>
                <w:rFonts w:ascii="Times New Roman" w:eastAsia="Calibri" w:hAnsi="Times New Roman" w:cs="Times New Roman"/>
                <w:i/>
                <w:kern w:val="2"/>
                <w:sz w:val="24"/>
                <w:szCs w:val="24"/>
                <w14:ligatures w14:val="standardContextual"/>
              </w:rPr>
            </w:rPrChange>
          </w:rPr>
          <w:t>.</w:t>
        </w:r>
      </w:ins>
      <w:del w:id="5" w:author="Кристина" w:date="2025-03-25T15:04:00Z">
        <w:r w:rsidRPr="000E6615" w:rsidDel="00750911">
          <w:rPr>
            <w:rFonts w:ascii="Times New Roman" w:eastAsia="Calibri" w:hAnsi="Times New Roman" w:cs="Times New Roman"/>
            <w:i/>
            <w:kern w:val="2"/>
            <w:sz w:val="24"/>
            <w:szCs w:val="24"/>
            <w:lang w:val="en-US"/>
            <w14:ligatures w14:val="standardContextual"/>
            <w:rPrChange w:id="6" w:author="Кристина" w:date="2025-03-25T14:46:00Z">
              <w:rPr>
                <w:rFonts w:ascii="Times New Roman" w:eastAsia="Calibri" w:hAnsi="Times New Roman" w:cs="Times New Roman"/>
                <w:kern w:val="2"/>
                <w:sz w:val="24"/>
                <w:szCs w:val="24"/>
                <w:lang w:val="en-US"/>
                <w14:ligatures w14:val="standardContextual"/>
              </w:rPr>
            </w:rPrChange>
          </w:rPr>
          <w:delText>inus</w:delText>
        </w:r>
      </w:del>
      <w:r w:rsidRPr="000E6615">
        <w:rPr>
          <w:rFonts w:ascii="Times New Roman" w:eastAsia="Calibri" w:hAnsi="Times New Roman" w:cs="Times New Roman"/>
          <w:i/>
          <w:kern w:val="2"/>
          <w:sz w:val="24"/>
          <w:szCs w:val="24"/>
          <w:lang w:val="en-US"/>
          <w14:ligatures w14:val="standardContextual"/>
          <w:rPrChange w:id="7" w:author="Кристина" w:date="2025-03-25T14:46:00Z">
            <w:rPr>
              <w:rFonts w:ascii="Times New Roman" w:eastAsia="Calibri" w:hAnsi="Times New Roman" w:cs="Times New Roman"/>
              <w:kern w:val="2"/>
              <w:sz w:val="24"/>
              <w:szCs w:val="24"/>
              <w:lang w:val="en-US"/>
              <w14:ligatures w14:val="standardContextual"/>
            </w:rPr>
          </w:rPrChange>
        </w:rPr>
        <w:t xml:space="preserve"> sylvestris</w:t>
      </w:r>
      <w:del w:id="8" w:author="Кристина" w:date="2025-03-25T15:04:00Z">
        <w:r w:rsidRPr="000E6615" w:rsidDel="00750911">
          <w:rPr>
            <w:rFonts w:ascii="Times New Roman" w:eastAsia="Calibri" w:hAnsi="Times New Roman" w:cs="Times New Roman"/>
            <w:i/>
            <w:kern w:val="2"/>
            <w:sz w:val="24"/>
            <w:szCs w:val="24"/>
            <w:lang w:val="en-US"/>
            <w14:ligatures w14:val="standardContextual"/>
            <w:rPrChange w:id="9" w:author="Кристина" w:date="2025-03-25T14:46:00Z">
              <w:rPr>
                <w:rFonts w:ascii="Times New Roman" w:eastAsia="Calibri" w:hAnsi="Times New Roman" w:cs="Times New Roman"/>
                <w:kern w:val="2"/>
                <w:sz w:val="24"/>
                <w:szCs w:val="24"/>
                <w:lang w:val="en-US"/>
                <w14:ligatures w14:val="standardContextual"/>
              </w:rPr>
            </w:rPrChange>
          </w:rPr>
          <w:delText xml:space="preserve"> L</w:delText>
        </w:r>
      </w:del>
      <w:r w:rsidRPr="000E6615">
        <w:rPr>
          <w:rFonts w:ascii="Times New Roman" w:eastAsia="Calibri" w:hAnsi="Times New Roman" w:cs="Times New Roman"/>
          <w:i/>
          <w:kern w:val="2"/>
          <w:sz w:val="24"/>
          <w:szCs w:val="24"/>
          <w:lang w:val="en-US"/>
          <w14:ligatures w14:val="standardContextual"/>
          <w:rPrChange w:id="10" w:author="Кристина" w:date="2025-03-25T14:46:00Z">
            <w:rPr>
              <w:rFonts w:ascii="Times New Roman" w:eastAsia="Calibri" w:hAnsi="Times New Roman" w:cs="Times New Roman"/>
              <w:kern w:val="2"/>
              <w:sz w:val="24"/>
              <w:szCs w:val="24"/>
              <w:lang w:val="en-US"/>
              <w14:ligatures w14:val="standardContextual"/>
            </w:rPr>
          </w:rPrChange>
        </w:rPr>
        <w:t>., L</w:t>
      </w:r>
      <w:ins w:id="11" w:author="Кристина" w:date="2025-03-25T15:04:00Z">
        <w:r w:rsidR="00750911" w:rsidRPr="00750911">
          <w:rPr>
            <w:rFonts w:ascii="Times New Roman" w:eastAsia="Calibri" w:hAnsi="Times New Roman" w:cs="Times New Roman"/>
            <w:i/>
            <w:kern w:val="2"/>
            <w:sz w:val="24"/>
            <w:szCs w:val="24"/>
            <w:lang w:val="en-US"/>
            <w14:ligatures w14:val="standardContextual"/>
            <w:rPrChange w:id="12" w:author="Кристина" w:date="2025-03-25T15:04:00Z">
              <w:rPr>
                <w:rFonts w:ascii="Times New Roman" w:eastAsia="Calibri" w:hAnsi="Times New Roman" w:cs="Times New Roman"/>
                <w:i/>
                <w:kern w:val="2"/>
                <w:sz w:val="24"/>
                <w:szCs w:val="24"/>
                <w14:ligatures w14:val="standardContextual"/>
              </w:rPr>
            </w:rPrChange>
          </w:rPr>
          <w:t>.</w:t>
        </w:r>
      </w:ins>
      <w:del w:id="13" w:author="Кристина" w:date="2025-03-25T15:04:00Z">
        <w:r w:rsidRPr="000E6615" w:rsidDel="00750911">
          <w:rPr>
            <w:rFonts w:ascii="Times New Roman" w:eastAsia="Calibri" w:hAnsi="Times New Roman" w:cs="Times New Roman"/>
            <w:i/>
            <w:kern w:val="2"/>
            <w:sz w:val="24"/>
            <w:szCs w:val="24"/>
            <w:lang w:val="en-US"/>
            <w14:ligatures w14:val="standardContextual"/>
            <w:rPrChange w:id="14" w:author="Кристина" w:date="2025-03-25T14:46:00Z">
              <w:rPr>
                <w:rFonts w:ascii="Times New Roman" w:eastAsia="Calibri" w:hAnsi="Times New Roman" w:cs="Times New Roman"/>
                <w:kern w:val="2"/>
                <w:sz w:val="24"/>
                <w:szCs w:val="24"/>
                <w:lang w:val="en-US"/>
                <w14:ligatures w14:val="standardContextual"/>
              </w:rPr>
            </w:rPrChange>
          </w:rPr>
          <w:delText>arix</w:delText>
        </w:r>
      </w:del>
      <w:r w:rsidRPr="000E6615">
        <w:rPr>
          <w:rFonts w:ascii="Times New Roman" w:eastAsia="Calibri" w:hAnsi="Times New Roman" w:cs="Times New Roman"/>
          <w:i/>
          <w:kern w:val="2"/>
          <w:sz w:val="24"/>
          <w:szCs w:val="24"/>
          <w:lang w:val="en-US"/>
          <w14:ligatures w14:val="standardContextual"/>
          <w:rPrChange w:id="15" w:author="Кристина" w:date="2025-03-25T14:46:00Z">
            <w:rPr>
              <w:rFonts w:ascii="Times New Roman" w:eastAsia="Calibri" w:hAnsi="Times New Roman" w:cs="Times New Roman"/>
              <w:kern w:val="2"/>
              <w:sz w:val="24"/>
              <w:szCs w:val="24"/>
              <w:lang w:val="en-US"/>
              <w14:ligatures w14:val="standardContextual"/>
            </w:rPr>
          </w:rPrChange>
        </w:rPr>
        <w:t xml:space="preserve"> sibirica</w:t>
      </w:r>
      <w:del w:id="16" w:author="Кристина" w:date="2025-03-25T15:04:00Z">
        <w:r w:rsidRPr="000E6615" w:rsidDel="00750911">
          <w:rPr>
            <w:rFonts w:ascii="Times New Roman" w:eastAsia="Calibri" w:hAnsi="Times New Roman" w:cs="Times New Roman"/>
            <w:i/>
            <w:kern w:val="2"/>
            <w:sz w:val="24"/>
            <w:szCs w:val="24"/>
            <w:lang w:val="en-US"/>
            <w14:ligatures w14:val="standardContextual"/>
            <w:rPrChange w:id="17" w:author="Кристина" w:date="2025-03-25T14:46:00Z">
              <w:rPr>
                <w:rFonts w:ascii="Times New Roman" w:eastAsia="Calibri" w:hAnsi="Times New Roman" w:cs="Times New Roman"/>
                <w:kern w:val="2"/>
                <w:sz w:val="24"/>
                <w:szCs w:val="24"/>
                <w:lang w:val="en-US"/>
                <w14:ligatures w14:val="standardContextual"/>
              </w:rPr>
            </w:rPrChange>
          </w:rPr>
          <w:delText xml:space="preserve"> Ledeb.</w:delText>
        </w:r>
      </w:del>
      <w:r w:rsidRPr="000E6615">
        <w:rPr>
          <w:rFonts w:ascii="Times New Roman" w:eastAsia="Calibri" w:hAnsi="Times New Roman" w:cs="Times New Roman"/>
          <w:i/>
          <w:kern w:val="2"/>
          <w:sz w:val="24"/>
          <w:szCs w:val="24"/>
          <w:lang w:val="en-US"/>
          <w14:ligatures w14:val="standardContextual"/>
          <w:rPrChange w:id="18" w:author="Кристина" w:date="2025-03-25T14:46:00Z">
            <w:rPr>
              <w:rFonts w:ascii="Times New Roman" w:eastAsia="Calibri" w:hAnsi="Times New Roman" w:cs="Times New Roman"/>
              <w:kern w:val="2"/>
              <w:sz w:val="24"/>
              <w:szCs w:val="24"/>
              <w:lang w:val="en-US"/>
              <w14:ligatures w14:val="standardContextual"/>
            </w:rPr>
          </w:rPrChange>
        </w:rPr>
        <w:t>, L</w:t>
      </w:r>
      <w:ins w:id="19" w:author="Кристина" w:date="2025-03-25T15:04:00Z">
        <w:r w:rsidR="00750911" w:rsidRPr="00750911">
          <w:rPr>
            <w:rFonts w:ascii="Times New Roman" w:eastAsia="Calibri" w:hAnsi="Times New Roman" w:cs="Times New Roman"/>
            <w:i/>
            <w:kern w:val="2"/>
            <w:sz w:val="24"/>
            <w:szCs w:val="24"/>
            <w:lang w:val="en-US"/>
            <w14:ligatures w14:val="standardContextual"/>
            <w:rPrChange w:id="20" w:author="Кристина" w:date="2025-03-25T15:04:00Z">
              <w:rPr>
                <w:rFonts w:ascii="Times New Roman" w:eastAsia="Calibri" w:hAnsi="Times New Roman" w:cs="Times New Roman"/>
                <w:i/>
                <w:kern w:val="2"/>
                <w:sz w:val="24"/>
                <w:szCs w:val="24"/>
                <w14:ligatures w14:val="standardContextual"/>
              </w:rPr>
            </w:rPrChange>
          </w:rPr>
          <w:t>.</w:t>
        </w:r>
      </w:ins>
      <w:del w:id="21" w:author="Кристина" w:date="2025-03-25T15:04:00Z">
        <w:r w:rsidRPr="000E6615" w:rsidDel="00750911">
          <w:rPr>
            <w:rFonts w:ascii="Times New Roman" w:eastAsia="Calibri" w:hAnsi="Times New Roman" w:cs="Times New Roman"/>
            <w:i/>
            <w:kern w:val="2"/>
            <w:sz w:val="24"/>
            <w:szCs w:val="24"/>
            <w:lang w:val="en-US"/>
            <w14:ligatures w14:val="standardContextual"/>
            <w:rPrChange w:id="22" w:author="Кристина" w:date="2025-03-25T14:46:00Z">
              <w:rPr>
                <w:rFonts w:ascii="Times New Roman" w:eastAsia="Calibri" w:hAnsi="Times New Roman" w:cs="Times New Roman"/>
                <w:kern w:val="2"/>
                <w:sz w:val="24"/>
                <w:szCs w:val="24"/>
                <w:lang w:val="en-US"/>
                <w14:ligatures w14:val="standardContextual"/>
              </w:rPr>
            </w:rPrChange>
          </w:rPr>
          <w:delText>arix</w:delText>
        </w:r>
      </w:del>
      <w:r w:rsidRPr="000E6615">
        <w:rPr>
          <w:rFonts w:ascii="Times New Roman" w:eastAsia="Calibri" w:hAnsi="Times New Roman" w:cs="Times New Roman"/>
          <w:i/>
          <w:kern w:val="2"/>
          <w:sz w:val="24"/>
          <w:szCs w:val="24"/>
          <w:lang w:val="en-US"/>
          <w14:ligatures w14:val="standardContextual"/>
          <w:rPrChange w:id="23" w:author="Кристина" w:date="2025-03-25T14:46:00Z">
            <w:rPr>
              <w:rFonts w:ascii="Times New Roman" w:eastAsia="Calibri" w:hAnsi="Times New Roman" w:cs="Times New Roman"/>
              <w:kern w:val="2"/>
              <w:sz w:val="24"/>
              <w:szCs w:val="24"/>
              <w:lang w:val="en-US"/>
              <w14:ligatures w14:val="standardContextual"/>
            </w:rPr>
          </w:rPrChange>
        </w:rPr>
        <w:t xml:space="preserve"> gmelinii</w:t>
      </w:r>
      <w:del w:id="24" w:author="Кристина" w:date="2025-03-25T15:04:00Z">
        <w:r w:rsidRPr="000E6615" w:rsidDel="00750911">
          <w:rPr>
            <w:rFonts w:ascii="Times New Roman" w:eastAsia="Calibri" w:hAnsi="Times New Roman" w:cs="Times New Roman"/>
            <w:i/>
            <w:kern w:val="2"/>
            <w:sz w:val="24"/>
            <w:szCs w:val="24"/>
            <w:lang w:val="en-US"/>
            <w14:ligatures w14:val="standardContextual"/>
            <w:rPrChange w:id="25" w:author="Кристина" w:date="2025-03-25T14:46:00Z">
              <w:rPr>
                <w:rFonts w:ascii="Times New Roman" w:eastAsia="Calibri" w:hAnsi="Times New Roman" w:cs="Times New Roman"/>
                <w:kern w:val="2"/>
                <w:sz w:val="24"/>
                <w:szCs w:val="24"/>
                <w:lang w:val="en-US"/>
                <w14:ligatures w14:val="standardContextual"/>
              </w:rPr>
            </w:rPrChange>
          </w:rPr>
          <w:delText xml:space="preserve"> Rupr.</w:delText>
        </w:r>
      </w:del>
      <w:r w:rsidRPr="000E6615">
        <w:rPr>
          <w:rFonts w:ascii="Times New Roman" w:eastAsia="Calibri" w:hAnsi="Times New Roman" w:cs="Times New Roman"/>
          <w:i/>
          <w:kern w:val="2"/>
          <w:sz w:val="24"/>
          <w:szCs w:val="24"/>
          <w:lang w:val="en-US"/>
          <w14:ligatures w14:val="standardContextual"/>
          <w:rPrChange w:id="26" w:author="Кристина" w:date="2025-03-25T14:46:00Z">
            <w:rPr>
              <w:rFonts w:ascii="Times New Roman" w:eastAsia="Calibri" w:hAnsi="Times New Roman" w:cs="Times New Roman"/>
              <w:kern w:val="2"/>
              <w:sz w:val="24"/>
              <w:szCs w:val="24"/>
              <w:lang w:val="en-US"/>
              <w14:ligatures w14:val="standardContextual"/>
            </w:rPr>
          </w:rPrChange>
        </w:rPr>
        <w:t xml:space="preserve">, </w:t>
      </w:r>
      <w:r w:rsidRPr="00AB29A4">
        <w:rPr>
          <w:rFonts w:ascii="Times New Roman" w:eastAsia="Calibri" w:hAnsi="Times New Roman" w:cs="Times New Roman"/>
          <w:kern w:val="2"/>
          <w:sz w:val="24"/>
          <w:szCs w:val="24"/>
          <w:lang w:val="en-US"/>
          <w14:ligatures w14:val="standardContextual"/>
        </w:rPr>
        <w:t>and</w:t>
      </w:r>
      <w:r w:rsidRPr="000E6615">
        <w:rPr>
          <w:rFonts w:ascii="Times New Roman" w:eastAsia="Calibri" w:hAnsi="Times New Roman" w:cs="Times New Roman"/>
          <w:i/>
          <w:kern w:val="2"/>
          <w:sz w:val="24"/>
          <w:szCs w:val="24"/>
          <w:lang w:val="en-US"/>
          <w14:ligatures w14:val="standardContextual"/>
          <w:rPrChange w:id="27" w:author="Кристина" w:date="2025-03-25T14:46:00Z">
            <w:rPr>
              <w:rFonts w:ascii="Times New Roman" w:eastAsia="Calibri" w:hAnsi="Times New Roman" w:cs="Times New Roman"/>
              <w:kern w:val="2"/>
              <w:sz w:val="24"/>
              <w:szCs w:val="24"/>
              <w:lang w:val="en-US"/>
              <w14:ligatures w14:val="standardContextual"/>
            </w:rPr>
          </w:rPrChange>
        </w:rPr>
        <w:t xml:space="preserve"> </w:t>
      </w:r>
      <w:ins w:id="28" w:author="Кристина" w:date="2025-03-26T11:14:00Z">
        <w:r w:rsidR="00140886" w:rsidRPr="009E44FD">
          <w:rPr>
            <w:rFonts w:ascii="Times New Roman" w:eastAsia="Calibri" w:hAnsi="Times New Roman" w:cs="Times New Roman"/>
            <w:i/>
            <w:kern w:val="2"/>
            <w:sz w:val="24"/>
            <w:szCs w:val="24"/>
            <w:lang w:val="en-US"/>
            <w14:ligatures w14:val="standardContextual"/>
          </w:rPr>
          <w:t>L. cajanderi</w:t>
        </w:r>
        <w:r w:rsidR="00140886" w:rsidRPr="00B67ADD">
          <w:rPr>
            <w:rFonts w:ascii="Times New Roman" w:eastAsia="Calibri" w:hAnsi="Times New Roman" w:cs="Times New Roman"/>
            <w:kern w:val="2"/>
            <w:sz w:val="24"/>
            <w:szCs w:val="24"/>
            <w:lang w:val="en-US"/>
            <w14:ligatures w14:val="standardContextual"/>
          </w:rPr>
          <w:t xml:space="preserve"> </w:t>
        </w:r>
      </w:ins>
      <w:del w:id="29" w:author="Кристина" w:date="2025-03-26T11:14:00Z">
        <w:r w:rsidRPr="000E6615" w:rsidDel="00140886">
          <w:rPr>
            <w:rFonts w:ascii="Times New Roman" w:eastAsia="Calibri" w:hAnsi="Times New Roman" w:cs="Times New Roman"/>
            <w:i/>
            <w:kern w:val="2"/>
            <w:sz w:val="24"/>
            <w:szCs w:val="24"/>
            <w:lang w:val="en-US"/>
            <w14:ligatures w14:val="standardContextual"/>
            <w:rPrChange w:id="30" w:author="Кристина" w:date="2025-03-25T14:46:00Z">
              <w:rPr>
                <w:rFonts w:ascii="Times New Roman" w:eastAsia="Calibri" w:hAnsi="Times New Roman" w:cs="Times New Roman"/>
                <w:kern w:val="2"/>
                <w:sz w:val="24"/>
                <w:szCs w:val="24"/>
                <w:lang w:val="en-US"/>
                <w14:ligatures w14:val="standardContextual"/>
              </w:rPr>
            </w:rPrChange>
          </w:rPr>
          <w:delText>L</w:delText>
        </w:r>
      </w:del>
      <w:del w:id="31" w:author="Кристина" w:date="2025-03-25T15:04:00Z">
        <w:r w:rsidRPr="000E6615" w:rsidDel="00750911">
          <w:rPr>
            <w:rFonts w:ascii="Times New Roman" w:eastAsia="Calibri" w:hAnsi="Times New Roman" w:cs="Times New Roman"/>
            <w:i/>
            <w:kern w:val="2"/>
            <w:sz w:val="24"/>
            <w:szCs w:val="24"/>
            <w:lang w:val="en-US"/>
            <w14:ligatures w14:val="standardContextual"/>
            <w:rPrChange w:id="32" w:author="Кристина" w:date="2025-03-25T14:46:00Z">
              <w:rPr>
                <w:rFonts w:ascii="Times New Roman" w:eastAsia="Calibri" w:hAnsi="Times New Roman" w:cs="Times New Roman"/>
                <w:kern w:val="2"/>
                <w:sz w:val="24"/>
                <w:szCs w:val="24"/>
                <w:lang w:val="en-US"/>
                <w14:ligatures w14:val="standardContextual"/>
              </w:rPr>
            </w:rPrChange>
          </w:rPr>
          <w:delText>arix</w:delText>
        </w:r>
      </w:del>
      <w:del w:id="33" w:author="Кристина" w:date="2025-03-26T11:14:00Z">
        <w:r w:rsidRPr="000E6615" w:rsidDel="00140886">
          <w:rPr>
            <w:rFonts w:ascii="Times New Roman" w:eastAsia="Calibri" w:hAnsi="Times New Roman" w:cs="Times New Roman"/>
            <w:i/>
            <w:kern w:val="2"/>
            <w:sz w:val="24"/>
            <w:szCs w:val="24"/>
            <w:lang w:val="en-US"/>
            <w14:ligatures w14:val="standardContextual"/>
            <w:rPrChange w:id="34" w:author="Кристина" w:date="2025-03-25T14:46:00Z">
              <w:rPr>
                <w:rFonts w:ascii="Times New Roman" w:eastAsia="Calibri" w:hAnsi="Times New Roman" w:cs="Times New Roman"/>
                <w:kern w:val="2"/>
                <w:sz w:val="24"/>
                <w:szCs w:val="24"/>
                <w:lang w:val="en-US"/>
                <w14:ligatures w14:val="standardContextual"/>
              </w:rPr>
            </w:rPrChange>
          </w:rPr>
          <w:delText xml:space="preserve"> cajanderi</w:delText>
        </w:r>
      </w:del>
      <w:del w:id="35" w:author="Кристина" w:date="2025-03-25T15:05:00Z">
        <w:r w:rsidRPr="000E6615" w:rsidDel="00750911">
          <w:rPr>
            <w:rFonts w:ascii="Times New Roman" w:eastAsia="Calibri" w:hAnsi="Times New Roman" w:cs="Times New Roman"/>
            <w:i/>
            <w:kern w:val="2"/>
            <w:sz w:val="24"/>
            <w:szCs w:val="24"/>
            <w:lang w:val="en-US"/>
            <w14:ligatures w14:val="standardContextual"/>
            <w:rPrChange w:id="36" w:author="Кристина" w:date="2025-03-25T14:46:00Z">
              <w:rPr>
                <w:rFonts w:ascii="Times New Roman" w:eastAsia="Calibri" w:hAnsi="Times New Roman" w:cs="Times New Roman"/>
                <w:kern w:val="2"/>
                <w:sz w:val="24"/>
                <w:szCs w:val="24"/>
                <w:lang w:val="en-US"/>
                <w14:ligatures w14:val="standardContextual"/>
              </w:rPr>
            </w:rPrChange>
          </w:rPr>
          <w:delText xml:space="preserve"> Mayr</w:delText>
        </w:r>
        <w:r w:rsidRPr="00B67ADD" w:rsidDel="00750911">
          <w:rPr>
            <w:rFonts w:ascii="Times New Roman" w:eastAsia="Calibri" w:hAnsi="Times New Roman" w:cs="Times New Roman"/>
            <w:kern w:val="2"/>
            <w:sz w:val="24"/>
            <w:szCs w:val="24"/>
            <w:lang w:val="en-US"/>
            <w14:ligatures w14:val="standardContextual"/>
          </w:rPr>
          <w:delText>.</w:delText>
        </w:r>
      </w:del>
      <w:del w:id="37" w:author="Кристина" w:date="2025-03-26T11:14:00Z">
        <w:r w:rsidRPr="00B67ADD" w:rsidDel="00140886">
          <w:rPr>
            <w:rFonts w:ascii="Times New Roman" w:eastAsia="Calibri" w:hAnsi="Times New Roman" w:cs="Times New Roman"/>
            <w:kern w:val="2"/>
            <w:sz w:val="24"/>
            <w:szCs w:val="24"/>
            <w:lang w:val="en-US"/>
            <w14:ligatures w14:val="standardContextual"/>
          </w:rPr>
          <w:delText xml:space="preserve"> </w:delText>
        </w:r>
      </w:del>
      <w:r w:rsidRPr="00B67ADD">
        <w:rPr>
          <w:rFonts w:ascii="Times New Roman" w:eastAsia="Calibri" w:hAnsi="Times New Roman" w:cs="Times New Roman"/>
          <w:kern w:val="2"/>
          <w:sz w:val="24"/>
          <w:szCs w:val="24"/>
          <w:lang w:val="en-US"/>
          <w14:ligatures w14:val="standardContextual"/>
        </w:rPr>
        <w:t xml:space="preserve">- sampled across six sites within the continuous permafrost zone of the Arctic Circle. We developed </w:t>
      </w:r>
      <w:del w:id="38" w:author="Кристина" w:date="2025-03-26T11:59:00Z">
        <w:r w:rsidRPr="00B67ADD" w:rsidDel="00AA5676">
          <w:rPr>
            <w:rFonts w:ascii="Times New Roman" w:eastAsia="Calibri" w:hAnsi="Times New Roman" w:cs="Times New Roman"/>
            <w:kern w:val="2"/>
            <w:sz w:val="24"/>
            <w:szCs w:val="24"/>
            <w:lang w:val="en-US"/>
            <w14:ligatures w14:val="standardContextual"/>
          </w:rPr>
          <w:delText>tree-ring width (</w:delText>
        </w:r>
      </w:del>
      <w:r w:rsidRPr="00B67ADD">
        <w:rPr>
          <w:rFonts w:ascii="Times New Roman" w:eastAsia="Calibri" w:hAnsi="Times New Roman" w:cs="Times New Roman"/>
          <w:kern w:val="2"/>
          <w:sz w:val="24"/>
          <w:szCs w:val="24"/>
          <w:lang w:val="en-US"/>
          <w14:ligatures w14:val="standardContextual"/>
        </w:rPr>
        <w:t>TRW</w:t>
      </w:r>
      <w:del w:id="39" w:author="Кристина" w:date="2025-03-26T11:59:00Z">
        <w:r w:rsidRPr="00B67ADD" w:rsidDel="00AA5676">
          <w:rPr>
            <w:rFonts w:ascii="Times New Roman" w:eastAsia="Calibri" w:hAnsi="Times New Roman" w:cs="Times New Roman"/>
            <w:kern w:val="2"/>
            <w:sz w:val="24"/>
            <w:szCs w:val="24"/>
            <w:lang w:val="en-US"/>
            <w14:ligatures w14:val="standardContextual"/>
          </w:rPr>
          <w:delText>)</w:delText>
        </w:r>
      </w:del>
      <w:r w:rsidRPr="00B67ADD">
        <w:rPr>
          <w:rFonts w:ascii="Times New Roman" w:eastAsia="Calibri" w:hAnsi="Times New Roman" w:cs="Times New Roman"/>
          <w:kern w:val="2"/>
          <w:sz w:val="24"/>
          <w:szCs w:val="24"/>
          <w:lang w:val="en-US"/>
          <w14:ligatures w14:val="standardContextual"/>
        </w:rPr>
        <w:t xml:space="preserve"> chronologies and conducted correlation analyses with monthly climate variables, including temperature and precipitation, spanning the period from 1966 to 2021. Our results reveal that summer air temperature, particularly in June and July, is the primary factor limiting radial growth across all study sites. Sliding correlation analyses further indicate a strengthening influence of temperature anomalies on tree growth in recent decades, most notably in the context of rising mean daily temperatures. This trend suggests potential shifts in plant community structure and adaptive responses to emerging climatic conditions. Additionally, we observed that elevated summer temperatures correspond to enhanced radial growth, likely driven by improved photosynthetic activity and greater water availability amid permafrost thawing. </w:t>
      </w:r>
    </w:p>
    <w:p w14:paraId="0D20BDCB" w14:textId="77777777" w:rsidR="00EE6761" w:rsidRPr="00B67ADD" w:rsidRDefault="00EE6761" w:rsidP="00E24FD2">
      <w:pPr>
        <w:spacing w:line="480" w:lineRule="auto"/>
        <w:jc w:val="both"/>
        <w:rPr>
          <w:rFonts w:ascii="Times New Roman" w:eastAsia="Calibri" w:hAnsi="Times New Roman" w:cs="Times New Roman"/>
          <w:b/>
          <w:bCs/>
          <w:kern w:val="2"/>
          <w:sz w:val="24"/>
          <w:szCs w:val="24"/>
          <w:lang w:val="en-US"/>
          <w14:ligatures w14:val="standardContextual"/>
        </w:rPr>
      </w:pPr>
    </w:p>
    <w:p w14:paraId="371CA901" w14:textId="1A0A1879" w:rsidR="00614B7A" w:rsidRPr="00B67ADD" w:rsidRDefault="00F22DB8" w:rsidP="00E24FD2">
      <w:pPr>
        <w:spacing w:line="480" w:lineRule="auto"/>
        <w:jc w:val="both"/>
        <w:rPr>
          <w:rFonts w:ascii="Times New Roman" w:eastAsia="Calibri" w:hAnsi="Times New Roman" w:cs="Times New Roman"/>
          <w:b/>
          <w:bCs/>
          <w:kern w:val="2"/>
          <w:sz w:val="24"/>
          <w:szCs w:val="24"/>
          <w:lang w:val="en-US"/>
          <w14:ligatures w14:val="standardContextual"/>
        </w:rPr>
      </w:pPr>
      <w:r w:rsidRPr="00B67ADD">
        <w:rPr>
          <w:rFonts w:ascii="Times New Roman" w:eastAsia="Calibri" w:hAnsi="Times New Roman" w:cs="Times New Roman"/>
          <w:b/>
          <w:bCs/>
          <w:kern w:val="2"/>
          <w:sz w:val="24"/>
          <w:szCs w:val="24"/>
          <w:lang w:val="en-US"/>
          <w14:ligatures w14:val="standardContextual"/>
        </w:rPr>
        <w:t xml:space="preserve">Keywors: </w:t>
      </w:r>
      <w:r w:rsidRPr="00B67ADD">
        <w:rPr>
          <w:rFonts w:ascii="Times New Roman" w:eastAsia="Calibri" w:hAnsi="Times New Roman" w:cs="Times New Roman"/>
          <w:kern w:val="2"/>
          <w:sz w:val="24"/>
          <w:szCs w:val="24"/>
          <w:lang w:val="en-US"/>
          <w14:ligatures w14:val="standardContextual"/>
        </w:rPr>
        <w:t>Arctic, climate change, tree growth, tundra,</w:t>
      </w:r>
      <w:r w:rsidRPr="00B67ADD">
        <w:rPr>
          <w:rFonts w:ascii="Times New Roman" w:eastAsia="Calibri" w:hAnsi="Times New Roman" w:cs="Times New Roman"/>
          <w:b/>
          <w:bCs/>
          <w:kern w:val="2"/>
          <w:sz w:val="24"/>
          <w:szCs w:val="24"/>
          <w:lang w:val="en-US"/>
          <w14:ligatures w14:val="standardContextual"/>
        </w:rPr>
        <w:t xml:space="preserve"> </w:t>
      </w:r>
      <w:r w:rsidRPr="00B67ADD">
        <w:rPr>
          <w:rFonts w:ascii="Times New Roman" w:eastAsia="Calibri" w:hAnsi="Times New Roman" w:cs="Times New Roman"/>
          <w:kern w:val="2"/>
          <w:sz w:val="24"/>
          <w:szCs w:val="24"/>
          <w:lang w:val="en-US"/>
          <w14:ligatures w14:val="standardContextual"/>
        </w:rPr>
        <w:t>treeline</w:t>
      </w:r>
      <w:r w:rsidR="00F00BAF" w:rsidRPr="00B67ADD">
        <w:rPr>
          <w:rFonts w:ascii="Times New Roman" w:eastAsia="Calibri" w:hAnsi="Times New Roman" w:cs="Times New Roman"/>
          <w:kern w:val="2"/>
          <w:sz w:val="24"/>
          <w:szCs w:val="24"/>
          <w:lang w:val="en-US"/>
          <w14:ligatures w14:val="standardContextual"/>
        </w:rPr>
        <w:t>,</w:t>
      </w:r>
      <w:r w:rsidR="00F00BAF" w:rsidRPr="00B67ADD">
        <w:rPr>
          <w:rFonts w:ascii="Times New Roman" w:hAnsi="Times New Roman" w:cs="Times New Roman"/>
          <w:sz w:val="24"/>
          <w:szCs w:val="24"/>
          <w:lang w:val="en-US"/>
        </w:rPr>
        <w:t xml:space="preserve"> </w:t>
      </w:r>
      <w:r w:rsidR="00F00BAF" w:rsidRPr="00B67ADD">
        <w:rPr>
          <w:rFonts w:ascii="Times New Roman" w:eastAsia="Calibri" w:hAnsi="Times New Roman" w:cs="Times New Roman"/>
          <w:kern w:val="2"/>
          <w:sz w:val="24"/>
          <w:szCs w:val="24"/>
          <w:lang w:val="en-US"/>
          <w14:ligatures w14:val="standardContextual"/>
        </w:rPr>
        <w:t xml:space="preserve">permafrost, radial growth </w:t>
      </w:r>
      <w:r w:rsidR="00614B7A" w:rsidRPr="00B67ADD">
        <w:rPr>
          <w:rFonts w:ascii="Times New Roman" w:eastAsia="Calibri" w:hAnsi="Times New Roman" w:cs="Times New Roman"/>
          <w:b/>
          <w:bCs/>
          <w:kern w:val="2"/>
          <w:sz w:val="24"/>
          <w:szCs w:val="24"/>
          <w:lang w:val="en-US"/>
          <w14:ligatures w14:val="standardContextual"/>
        </w:rPr>
        <w:br w:type="page"/>
      </w:r>
    </w:p>
    <w:p w14:paraId="50D006A1" w14:textId="0859FF48" w:rsidR="0065605F" w:rsidRPr="00B67ADD" w:rsidRDefault="00EA03D5" w:rsidP="005F0ADF">
      <w:pPr>
        <w:pStyle w:val="aa"/>
        <w:spacing w:after="0" w:line="480" w:lineRule="auto"/>
        <w:ind w:left="0"/>
        <w:jc w:val="both"/>
        <w:rPr>
          <w:rFonts w:ascii="Times New Roman" w:eastAsia="Calibri" w:hAnsi="Times New Roman" w:cs="Times New Roman"/>
          <w:b/>
          <w:bCs/>
          <w:kern w:val="2"/>
          <w:sz w:val="24"/>
          <w:szCs w:val="24"/>
          <w:lang w:val="en-US"/>
          <w14:ligatures w14:val="standardContextual"/>
        </w:rPr>
      </w:pPr>
      <w:r w:rsidRPr="00B67ADD">
        <w:rPr>
          <w:rFonts w:ascii="Times New Roman" w:eastAsia="Calibri" w:hAnsi="Times New Roman" w:cs="Times New Roman"/>
          <w:b/>
          <w:bCs/>
          <w:kern w:val="2"/>
          <w:sz w:val="24"/>
          <w:szCs w:val="24"/>
          <w:lang w:val="en-US"/>
          <w14:ligatures w14:val="standardContextual"/>
        </w:rPr>
        <w:lastRenderedPageBreak/>
        <w:t xml:space="preserve">1. </w:t>
      </w:r>
      <w:r w:rsidR="00614B7A" w:rsidRPr="00B67ADD">
        <w:rPr>
          <w:rFonts w:ascii="Times New Roman" w:eastAsia="Calibri" w:hAnsi="Times New Roman" w:cs="Times New Roman"/>
          <w:b/>
          <w:bCs/>
          <w:kern w:val="2"/>
          <w:sz w:val="24"/>
          <w:szCs w:val="24"/>
          <w:lang w:val="en-US"/>
          <w14:ligatures w14:val="standardContextual"/>
        </w:rPr>
        <w:t>Introduction</w:t>
      </w:r>
    </w:p>
    <w:p w14:paraId="76CC86BF" w14:textId="77777777" w:rsidR="00EA03D5" w:rsidRPr="00B67ADD" w:rsidRDefault="00EA03D5" w:rsidP="005F0ADF">
      <w:pPr>
        <w:spacing w:after="0" w:line="480" w:lineRule="auto"/>
        <w:contextualSpacing/>
        <w:jc w:val="both"/>
        <w:rPr>
          <w:rFonts w:ascii="Times New Roman" w:eastAsia="Calibri" w:hAnsi="Times New Roman" w:cs="Times New Roman"/>
          <w:b/>
          <w:bCs/>
          <w:kern w:val="2"/>
          <w:sz w:val="24"/>
          <w:szCs w:val="24"/>
          <w:lang w:val="en-US"/>
          <w14:ligatures w14:val="standardContextual"/>
        </w:rPr>
      </w:pPr>
    </w:p>
    <w:p w14:paraId="7F7C35E3" w14:textId="14A08779" w:rsidR="00381094" w:rsidRDefault="00381094" w:rsidP="00381094">
      <w:pPr>
        <w:spacing w:after="0" w:line="480" w:lineRule="auto"/>
        <w:contextualSpacing/>
        <w:jc w:val="both"/>
        <w:rPr>
          <w:ins w:id="40" w:author="Кристина" w:date="2025-03-25T14:47:00Z"/>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kern w:val="2"/>
          <w:sz w:val="24"/>
          <w:szCs w:val="24"/>
          <w:lang w:val="en-US"/>
          <w14:ligatures w14:val="standardContextual"/>
        </w:rPr>
        <w:t>Over the past century, the Arctic has undergone unprecedented warming, at a rate nearly four times faster than the global average, with temperature increases exceeding 0.7°C per decade since the 1980s (Overland et al., 2019). This rapid climate shift has far-reaching consequences for local ecosystems and global climate dynamics, driving accelerated permafrost thawing, reduced snow cover duration, and alterations in carbon and hydrological cycles (Schuur et al., 2015; Frolking et al., 2006). A critical zone of transformation amidst these changes is the forest-tundra ecotone, the transitional boundary between tundra and boreal forests across northern Eurasia (Harsch et al., 2009). Observations indicate that tree line migration in this region has advanced northward at rates of up to 50</w:t>
      </w:r>
      <w:del w:id="41" w:author="Кристина" w:date="2025-03-25T15:01:00Z">
        <w:r w:rsidRPr="00B67ADD" w:rsidDel="00750911">
          <w:rPr>
            <w:rFonts w:ascii="Times New Roman" w:eastAsia="Calibri" w:hAnsi="Times New Roman" w:cs="Times New Roman"/>
            <w:kern w:val="2"/>
            <w:sz w:val="24"/>
            <w:szCs w:val="24"/>
            <w:lang w:val="en-US"/>
            <w14:ligatures w14:val="standardContextual"/>
          </w:rPr>
          <w:delText>–</w:delText>
        </w:r>
      </w:del>
      <w:ins w:id="42"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B67ADD">
        <w:rPr>
          <w:rFonts w:ascii="Times New Roman" w:eastAsia="Calibri" w:hAnsi="Times New Roman" w:cs="Times New Roman"/>
          <w:kern w:val="2"/>
          <w:sz w:val="24"/>
          <w:szCs w:val="24"/>
          <w:lang w:val="en-US"/>
          <w14:ligatures w14:val="standardContextual"/>
        </w:rPr>
        <w:t>100 m per decade in response to warming (Esper &amp; Schweingruber, 2004; Zhang et al., 2014). Even modest increases in mean annual temperatures can trigger significant shifts in woody vegetation distribution, structure, and function, influencing carbon sequestration, water balance, and biodiversity (Lloyd et al., 2002; Tchebakova et al., 2009; Bonan, 2008). In northern Russia and Finland, recent decades have witnessed notable vegetation dynamics, including the northward expansion of forest ranges, tree line migration, enhanced shrub growth, and localized declines in dominant conifer species (Zhang et al., 2014).</w:t>
      </w:r>
    </w:p>
    <w:p w14:paraId="33FF8F21" w14:textId="77777777" w:rsidR="000A6655" w:rsidRPr="00B67ADD" w:rsidRDefault="000A6655" w:rsidP="00381094">
      <w:pPr>
        <w:spacing w:after="0" w:line="480" w:lineRule="auto"/>
        <w:jc w:val="both"/>
        <w:rPr>
          <w:rFonts w:ascii="Times New Roman" w:eastAsia="Calibri" w:hAnsi="Times New Roman" w:cs="Times New Roman"/>
          <w:kern w:val="2"/>
          <w:sz w:val="24"/>
          <w:szCs w:val="24"/>
          <w:lang w:val="en-US"/>
          <w14:ligatures w14:val="standardContextual"/>
        </w:rPr>
      </w:pPr>
    </w:p>
    <w:p w14:paraId="5B2C3781" w14:textId="346DC34F" w:rsidR="00381094" w:rsidRDefault="00381094" w:rsidP="00381094">
      <w:pPr>
        <w:spacing w:after="0" w:line="480" w:lineRule="auto"/>
        <w:jc w:val="both"/>
        <w:rPr>
          <w:ins w:id="43" w:author="Кристина" w:date="2025-03-25T14:47:00Z"/>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kern w:val="2"/>
          <w:sz w:val="24"/>
          <w:szCs w:val="24"/>
          <w:lang w:val="en-US"/>
          <w14:ligatures w14:val="standardContextual"/>
        </w:rPr>
        <w:t xml:space="preserve">Dendrochronology, particularly dendroclimatology, provides a robust framework for reconstructing past climate and environmental changes with high temporal resolution (Vaganov et al., 1999; Kirdyanov et al., 2013). Tree-ring analyses enable the identification of species-specific responses to climatic drivers such as temperature, precipitation, and seasonal soil thaw depth, offering insights into growth-climate relationships across diverse ecological settings (St. George et al., 2010). In the northern regions, spanning from the Kola Peninsula to northeastern Yakutia, dendrochronological research has consistently highlighted summer temperature as the primary limiter of tree radial growth (Hughes et al., 2014). However, </w:t>
      </w:r>
      <w:del w:id="44" w:author="Кристина" w:date="2025-03-26T11:59:00Z">
        <w:r w:rsidRPr="00B67ADD" w:rsidDel="00AA5676">
          <w:rPr>
            <w:rFonts w:ascii="Times New Roman" w:eastAsia="Calibri" w:hAnsi="Times New Roman" w:cs="Times New Roman"/>
            <w:kern w:val="2"/>
            <w:sz w:val="24"/>
            <w:szCs w:val="24"/>
            <w:lang w:val="en-US"/>
            <w14:ligatures w14:val="standardContextual"/>
          </w:rPr>
          <w:delText>tree-ring width (</w:delText>
        </w:r>
      </w:del>
      <w:r w:rsidRPr="00B67ADD">
        <w:rPr>
          <w:rFonts w:ascii="Times New Roman" w:eastAsia="Calibri" w:hAnsi="Times New Roman" w:cs="Times New Roman"/>
          <w:kern w:val="2"/>
          <w:sz w:val="24"/>
          <w:szCs w:val="24"/>
          <w:lang w:val="en-US"/>
          <w14:ligatures w14:val="standardContextual"/>
        </w:rPr>
        <w:t>TRW</w:t>
      </w:r>
      <w:del w:id="45" w:author="Кристина" w:date="2025-03-26T11:59:00Z">
        <w:r w:rsidRPr="00B67ADD" w:rsidDel="00AA5676">
          <w:rPr>
            <w:rFonts w:ascii="Times New Roman" w:eastAsia="Calibri" w:hAnsi="Times New Roman" w:cs="Times New Roman"/>
            <w:kern w:val="2"/>
            <w:sz w:val="24"/>
            <w:szCs w:val="24"/>
            <w:lang w:val="en-US"/>
            <w14:ligatures w14:val="standardContextual"/>
          </w:rPr>
          <w:delText>)</w:delText>
        </w:r>
      </w:del>
      <w:r w:rsidRPr="00B67ADD">
        <w:rPr>
          <w:rFonts w:ascii="Times New Roman" w:eastAsia="Calibri" w:hAnsi="Times New Roman" w:cs="Times New Roman"/>
          <w:kern w:val="2"/>
          <w:sz w:val="24"/>
          <w:szCs w:val="24"/>
          <w:lang w:val="en-US"/>
          <w14:ligatures w14:val="standardContextual"/>
        </w:rPr>
        <w:t xml:space="preserve"> signals can be modulated by </w:t>
      </w:r>
      <w:r w:rsidRPr="00B67ADD">
        <w:rPr>
          <w:rFonts w:ascii="Times New Roman" w:eastAsia="Calibri" w:hAnsi="Times New Roman" w:cs="Times New Roman"/>
          <w:kern w:val="2"/>
          <w:sz w:val="24"/>
          <w:szCs w:val="24"/>
          <w:lang w:val="en-US"/>
          <w14:ligatures w14:val="standardContextual"/>
        </w:rPr>
        <w:lastRenderedPageBreak/>
        <w:t>non-climatic factors, such as soil nutrient availability or biological memory, necessitating complementary proxies like latewood density or isotopic analysis for more robust reconstructions (Fritts, 1976; Büntgen et al., 2020). Significant gaps remain in understanding how tree species respond to climate change along broad longitudinal gradients, particularly under varying permafrost conditions ranging from sporadic to continuous (MacDonald et al., 2015).</w:t>
      </w:r>
    </w:p>
    <w:p w14:paraId="71EA6AFD" w14:textId="77777777" w:rsidR="000A6655" w:rsidRPr="00B67ADD" w:rsidRDefault="000A6655" w:rsidP="00381094">
      <w:pPr>
        <w:spacing w:after="0" w:line="480" w:lineRule="auto"/>
        <w:jc w:val="both"/>
        <w:rPr>
          <w:rFonts w:ascii="Times New Roman" w:eastAsia="Calibri" w:hAnsi="Times New Roman" w:cs="Times New Roman"/>
          <w:kern w:val="2"/>
          <w:sz w:val="24"/>
          <w:szCs w:val="24"/>
          <w:lang w:val="en-US"/>
          <w14:ligatures w14:val="standardContextual"/>
        </w:rPr>
      </w:pPr>
    </w:p>
    <w:p w14:paraId="4A5A3B63" w14:textId="065856F8" w:rsidR="00381094" w:rsidRDefault="00381094" w:rsidP="00381094">
      <w:pPr>
        <w:spacing w:after="0" w:line="480" w:lineRule="auto"/>
        <w:jc w:val="both"/>
        <w:rPr>
          <w:ins w:id="46" w:author="Кристина" w:date="2025-03-25T14:47:00Z"/>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kern w:val="2"/>
          <w:sz w:val="24"/>
          <w:szCs w:val="24"/>
          <w:lang w:val="en-US"/>
          <w14:ligatures w14:val="standardContextual"/>
        </w:rPr>
        <w:t xml:space="preserve">The forest-tundra ecotone of northern Eurasia supports a range of conifer species, including </w:t>
      </w:r>
      <w:r w:rsidRPr="00B05EA7">
        <w:rPr>
          <w:rFonts w:ascii="Times New Roman" w:eastAsia="Calibri" w:hAnsi="Times New Roman" w:cs="Times New Roman"/>
          <w:i/>
          <w:kern w:val="2"/>
          <w:sz w:val="24"/>
          <w:szCs w:val="24"/>
          <w:lang w:val="en-US"/>
          <w14:ligatures w14:val="standardContextual"/>
          <w:rPrChange w:id="47" w:author="Кристина" w:date="2025-03-26T13:43:00Z">
            <w:rPr>
              <w:rFonts w:ascii="Times New Roman" w:eastAsia="Calibri" w:hAnsi="Times New Roman" w:cs="Times New Roman"/>
              <w:kern w:val="2"/>
              <w:sz w:val="24"/>
              <w:szCs w:val="24"/>
              <w:lang w:val="en-US"/>
              <w14:ligatures w14:val="standardContextual"/>
            </w:rPr>
          </w:rPrChange>
        </w:rPr>
        <w:t>P</w:t>
      </w:r>
      <w:ins w:id="48" w:author="Кристина" w:date="2025-03-26T13:34:00Z">
        <w:r w:rsidR="009A4102" w:rsidRPr="00B05EA7">
          <w:rPr>
            <w:rFonts w:ascii="Times New Roman" w:eastAsia="Calibri" w:hAnsi="Times New Roman" w:cs="Times New Roman"/>
            <w:i/>
            <w:kern w:val="2"/>
            <w:sz w:val="24"/>
            <w:szCs w:val="24"/>
            <w:lang w:val="en-US"/>
            <w14:ligatures w14:val="standardContextual"/>
          </w:rPr>
          <w:t>inus</w:t>
        </w:r>
      </w:ins>
      <w:del w:id="49" w:author="Кристина" w:date="2025-03-25T15:02:00Z">
        <w:r w:rsidRPr="00B05EA7" w:rsidDel="00750911">
          <w:rPr>
            <w:rFonts w:ascii="Times New Roman" w:eastAsia="Calibri" w:hAnsi="Times New Roman" w:cs="Times New Roman"/>
            <w:i/>
            <w:kern w:val="2"/>
            <w:sz w:val="24"/>
            <w:szCs w:val="24"/>
            <w:lang w:val="en-US"/>
            <w14:ligatures w14:val="standardContextual"/>
            <w:rPrChange w:id="50" w:author="Кристина" w:date="2025-03-26T13:43:00Z">
              <w:rPr>
                <w:rFonts w:ascii="Times New Roman" w:eastAsia="Calibri" w:hAnsi="Times New Roman" w:cs="Times New Roman"/>
                <w:kern w:val="2"/>
                <w:sz w:val="24"/>
                <w:szCs w:val="24"/>
                <w:lang w:val="en-US"/>
                <w14:ligatures w14:val="standardContextual"/>
              </w:rPr>
            </w:rPrChange>
          </w:rPr>
          <w:delText>inus</w:delText>
        </w:r>
      </w:del>
      <w:r w:rsidRPr="00B05EA7">
        <w:rPr>
          <w:rFonts w:ascii="Times New Roman" w:eastAsia="Calibri" w:hAnsi="Times New Roman" w:cs="Times New Roman"/>
          <w:i/>
          <w:kern w:val="2"/>
          <w:sz w:val="24"/>
          <w:szCs w:val="24"/>
          <w:lang w:val="en-US"/>
          <w14:ligatures w14:val="standardContextual"/>
          <w:rPrChange w:id="51" w:author="Кристина" w:date="2025-03-26T13:43:00Z">
            <w:rPr>
              <w:rFonts w:ascii="Times New Roman" w:eastAsia="Calibri" w:hAnsi="Times New Roman" w:cs="Times New Roman"/>
              <w:kern w:val="2"/>
              <w:sz w:val="24"/>
              <w:szCs w:val="24"/>
              <w:lang w:val="en-US"/>
              <w14:ligatures w14:val="standardContextual"/>
            </w:rPr>
          </w:rPrChange>
        </w:rPr>
        <w:t xml:space="preserve"> sylvestris</w:t>
      </w:r>
      <w:ins w:id="52" w:author="Кристина" w:date="2025-03-26T13:38:00Z">
        <w:r w:rsidR="00B05EA7" w:rsidRPr="00B05EA7">
          <w:rPr>
            <w:rFonts w:ascii="Times New Roman" w:eastAsia="Calibri" w:hAnsi="Times New Roman" w:cs="Times New Roman"/>
            <w:i/>
            <w:kern w:val="2"/>
            <w:sz w:val="24"/>
            <w:szCs w:val="24"/>
            <w:lang w:val="en-US"/>
            <w14:ligatures w14:val="standardContextual"/>
            <w:rPrChange w:id="53" w:author="Кристина" w:date="2025-03-26T13:43:00Z">
              <w:rPr>
                <w:rFonts w:ascii="Times New Roman" w:eastAsia="Calibri" w:hAnsi="Times New Roman" w:cs="Times New Roman"/>
                <w:i/>
                <w:kern w:val="2"/>
                <w:sz w:val="24"/>
                <w:szCs w:val="24"/>
                <w14:ligatures w14:val="standardContextual"/>
              </w:rPr>
            </w:rPrChange>
          </w:rPr>
          <w:t xml:space="preserve"> </w:t>
        </w:r>
        <w:r w:rsidR="00B05EA7" w:rsidRPr="00B05EA7">
          <w:rPr>
            <w:rFonts w:ascii="Times New Roman" w:eastAsia="Calibri" w:hAnsi="Times New Roman" w:cs="Times New Roman"/>
            <w:i/>
            <w:kern w:val="2"/>
            <w:sz w:val="24"/>
            <w:szCs w:val="24"/>
            <w:lang w:val="en-US"/>
            <w14:ligatures w14:val="standardContextual"/>
          </w:rPr>
          <w:t>L.</w:t>
        </w:r>
      </w:ins>
      <w:del w:id="54" w:author="Кристина" w:date="2025-03-26T11:09:00Z">
        <w:r w:rsidRPr="00B05EA7" w:rsidDel="00140886">
          <w:rPr>
            <w:rFonts w:ascii="Times New Roman" w:eastAsia="Calibri" w:hAnsi="Times New Roman" w:cs="Times New Roman"/>
            <w:kern w:val="2"/>
            <w:sz w:val="24"/>
            <w:szCs w:val="24"/>
            <w:lang w:val="en-US"/>
            <w14:ligatures w14:val="standardContextual"/>
          </w:rPr>
          <w:delText xml:space="preserve"> L.</w:delText>
        </w:r>
      </w:del>
      <w:del w:id="55" w:author="Кристина" w:date="2025-03-25T15:06:00Z">
        <w:r w:rsidRPr="00B05EA7" w:rsidDel="00750911">
          <w:rPr>
            <w:rFonts w:ascii="Times New Roman" w:eastAsia="Calibri" w:hAnsi="Times New Roman" w:cs="Times New Roman"/>
            <w:kern w:val="2"/>
            <w:sz w:val="24"/>
            <w:szCs w:val="24"/>
            <w:lang w:val="en-US"/>
            <w14:ligatures w14:val="standardContextual"/>
          </w:rPr>
          <w:delText xml:space="preserve"> (Scots pine)</w:delText>
        </w:r>
      </w:del>
      <w:r w:rsidRPr="00B05EA7">
        <w:rPr>
          <w:rFonts w:ascii="Times New Roman" w:eastAsia="Calibri" w:hAnsi="Times New Roman" w:cs="Times New Roman"/>
          <w:kern w:val="2"/>
          <w:sz w:val="24"/>
          <w:szCs w:val="24"/>
          <w:lang w:val="en-US"/>
          <w14:ligatures w14:val="standardContextual"/>
        </w:rPr>
        <w:t>,</w:t>
      </w:r>
      <w:r w:rsidRPr="00B05EA7">
        <w:rPr>
          <w:rFonts w:ascii="Times New Roman" w:eastAsia="Calibri" w:hAnsi="Times New Roman" w:cs="Times New Roman"/>
          <w:i/>
          <w:kern w:val="2"/>
          <w:sz w:val="24"/>
          <w:szCs w:val="24"/>
          <w:lang w:val="en-US"/>
          <w14:ligatures w14:val="standardContextual"/>
          <w:rPrChange w:id="56" w:author="Кристина" w:date="2025-03-26T13:43:00Z">
            <w:rPr>
              <w:rFonts w:ascii="Times New Roman" w:eastAsia="Calibri" w:hAnsi="Times New Roman" w:cs="Times New Roman"/>
              <w:kern w:val="2"/>
              <w:sz w:val="24"/>
              <w:szCs w:val="24"/>
              <w:lang w:val="en-US"/>
              <w14:ligatures w14:val="standardContextual"/>
            </w:rPr>
          </w:rPrChange>
        </w:rPr>
        <w:t xml:space="preserve"> L</w:t>
      </w:r>
      <w:ins w:id="57" w:author="Кристина" w:date="2025-03-26T13:35:00Z">
        <w:r w:rsidR="009A4102" w:rsidRPr="00B05EA7">
          <w:rPr>
            <w:rFonts w:ascii="Times New Roman" w:eastAsia="Calibri" w:hAnsi="Times New Roman" w:cs="Times New Roman"/>
            <w:i/>
            <w:kern w:val="2"/>
            <w:sz w:val="24"/>
            <w:szCs w:val="24"/>
            <w:lang w:val="en-US"/>
            <w14:ligatures w14:val="standardContextual"/>
          </w:rPr>
          <w:t>arix</w:t>
        </w:r>
      </w:ins>
      <w:del w:id="58" w:author="Кристина" w:date="2025-03-25T15:06:00Z">
        <w:r w:rsidRPr="00B05EA7" w:rsidDel="00750911">
          <w:rPr>
            <w:rFonts w:ascii="Times New Roman" w:eastAsia="Calibri" w:hAnsi="Times New Roman" w:cs="Times New Roman"/>
            <w:i/>
            <w:kern w:val="2"/>
            <w:sz w:val="24"/>
            <w:szCs w:val="24"/>
            <w:lang w:val="en-US"/>
            <w14:ligatures w14:val="standardContextual"/>
            <w:rPrChange w:id="59" w:author="Кристина" w:date="2025-03-26T13:43:00Z">
              <w:rPr>
                <w:rFonts w:ascii="Times New Roman" w:eastAsia="Calibri" w:hAnsi="Times New Roman" w:cs="Times New Roman"/>
                <w:kern w:val="2"/>
                <w:sz w:val="24"/>
                <w:szCs w:val="24"/>
                <w:lang w:val="en-US"/>
                <w14:ligatures w14:val="standardContextual"/>
              </w:rPr>
            </w:rPrChange>
          </w:rPr>
          <w:delText>arix</w:delText>
        </w:r>
      </w:del>
      <w:r w:rsidRPr="00B05EA7">
        <w:rPr>
          <w:rFonts w:ascii="Times New Roman" w:eastAsia="Calibri" w:hAnsi="Times New Roman" w:cs="Times New Roman"/>
          <w:i/>
          <w:kern w:val="2"/>
          <w:sz w:val="24"/>
          <w:szCs w:val="24"/>
          <w:lang w:val="en-US"/>
          <w14:ligatures w14:val="standardContextual"/>
          <w:rPrChange w:id="60" w:author="Кристина" w:date="2025-03-26T13:43:00Z">
            <w:rPr>
              <w:rFonts w:ascii="Times New Roman" w:eastAsia="Calibri" w:hAnsi="Times New Roman" w:cs="Times New Roman"/>
              <w:kern w:val="2"/>
              <w:sz w:val="24"/>
              <w:szCs w:val="24"/>
              <w:lang w:val="en-US"/>
              <w14:ligatures w14:val="standardContextual"/>
            </w:rPr>
          </w:rPrChange>
        </w:rPr>
        <w:t xml:space="preserve"> sibirica</w:t>
      </w:r>
      <w:ins w:id="61" w:author="Кристина" w:date="2025-03-26T13:39:00Z">
        <w:r w:rsidR="00B05EA7" w:rsidRPr="00B05EA7">
          <w:rPr>
            <w:rFonts w:ascii="Times New Roman" w:eastAsia="Calibri" w:hAnsi="Times New Roman" w:cs="Times New Roman"/>
            <w:i/>
            <w:kern w:val="2"/>
            <w:sz w:val="24"/>
            <w:szCs w:val="24"/>
            <w:lang w:val="en-US"/>
            <w14:ligatures w14:val="standardContextual"/>
          </w:rPr>
          <w:t xml:space="preserve"> Ledeb</w:t>
        </w:r>
      </w:ins>
      <w:del w:id="62" w:author="Кристина" w:date="2025-03-25T15:06:00Z">
        <w:r w:rsidRPr="00B05EA7" w:rsidDel="00750911">
          <w:rPr>
            <w:rFonts w:ascii="Times New Roman" w:eastAsia="Calibri" w:hAnsi="Times New Roman" w:cs="Times New Roman"/>
            <w:i/>
            <w:kern w:val="2"/>
            <w:sz w:val="24"/>
            <w:szCs w:val="24"/>
            <w:lang w:val="en-US"/>
            <w14:ligatures w14:val="standardContextual"/>
          </w:rPr>
          <w:delText xml:space="preserve"> </w:delText>
        </w:r>
        <w:r w:rsidRPr="00B05EA7" w:rsidDel="00750911">
          <w:rPr>
            <w:rFonts w:ascii="Times New Roman" w:eastAsia="Calibri" w:hAnsi="Times New Roman" w:cs="Times New Roman"/>
            <w:kern w:val="2"/>
            <w:sz w:val="24"/>
            <w:szCs w:val="24"/>
            <w:lang w:val="en-US"/>
            <w14:ligatures w14:val="standardContextual"/>
          </w:rPr>
          <w:delText>Ledeb. (Siberian larch)</w:delText>
        </w:r>
      </w:del>
      <w:r w:rsidRPr="00B05EA7">
        <w:rPr>
          <w:rFonts w:ascii="Times New Roman" w:eastAsia="Calibri" w:hAnsi="Times New Roman" w:cs="Times New Roman"/>
          <w:kern w:val="2"/>
          <w:sz w:val="24"/>
          <w:szCs w:val="24"/>
          <w:lang w:val="en-US"/>
          <w14:ligatures w14:val="standardContextual"/>
        </w:rPr>
        <w:t xml:space="preserve">, </w:t>
      </w:r>
      <w:r w:rsidRPr="00B05EA7">
        <w:rPr>
          <w:rFonts w:ascii="Times New Roman" w:eastAsia="Calibri" w:hAnsi="Times New Roman" w:cs="Times New Roman"/>
          <w:i/>
          <w:kern w:val="2"/>
          <w:sz w:val="24"/>
          <w:szCs w:val="24"/>
          <w:lang w:val="en-US"/>
          <w14:ligatures w14:val="standardContextual"/>
          <w:rPrChange w:id="63" w:author="Кристина" w:date="2025-03-26T13:43:00Z">
            <w:rPr>
              <w:rFonts w:ascii="Times New Roman" w:eastAsia="Calibri" w:hAnsi="Times New Roman" w:cs="Times New Roman"/>
              <w:kern w:val="2"/>
              <w:sz w:val="24"/>
              <w:szCs w:val="24"/>
              <w:lang w:val="en-US"/>
              <w14:ligatures w14:val="standardContextual"/>
            </w:rPr>
          </w:rPrChange>
        </w:rPr>
        <w:t>L</w:t>
      </w:r>
      <w:ins w:id="64" w:author="Кристина" w:date="2025-03-26T13:35:00Z">
        <w:r w:rsidR="009A4102" w:rsidRPr="00B05EA7">
          <w:rPr>
            <w:rFonts w:ascii="Times New Roman" w:eastAsia="Calibri" w:hAnsi="Times New Roman" w:cs="Times New Roman"/>
            <w:i/>
            <w:kern w:val="2"/>
            <w:sz w:val="24"/>
            <w:szCs w:val="24"/>
            <w:lang w:val="en-US"/>
            <w14:ligatures w14:val="standardContextual"/>
          </w:rPr>
          <w:t>arix</w:t>
        </w:r>
      </w:ins>
      <w:del w:id="65" w:author="Кристина" w:date="2025-03-25T15:06:00Z">
        <w:r w:rsidRPr="00B05EA7" w:rsidDel="00750911">
          <w:rPr>
            <w:rFonts w:ascii="Times New Roman" w:eastAsia="Calibri" w:hAnsi="Times New Roman" w:cs="Times New Roman"/>
            <w:i/>
            <w:kern w:val="2"/>
            <w:sz w:val="24"/>
            <w:szCs w:val="24"/>
            <w:lang w:val="en-US"/>
            <w14:ligatures w14:val="standardContextual"/>
            <w:rPrChange w:id="66" w:author="Кристина" w:date="2025-03-26T13:43:00Z">
              <w:rPr>
                <w:rFonts w:ascii="Times New Roman" w:eastAsia="Calibri" w:hAnsi="Times New Roman" w:cs="Times New Roman"/>
                <w:kern w:val="2"/>
                <w:sz w:val="24"/>
                <w:szCs w:val="24"/>
                <w:lang w:val="en-US"/>
                <w14:ligatures w14:val="standardContextual"/>
              </w:rPr>
            </w:rPrChange>
          </w:rPr>
          <w:delText>arix</w:delText>
        </w:r>
      </w:del>
      <w:r w:rsidRPr="00B05EA7">
        <w:rPr>
          <w:rFonts w:ascii="Times New Roman" w:eastAsia="Calibri" w:hAnsi="Times New Roman" w:cs="Times New Roman"/>
          <w:i/>
          <w:kern w:val="2"/>
          <w:sz w:val="24"/>
          <w:szCs w:val="24"/>
          <w:lang w:val="en-US"/>
          <w14:ligatures w14:val="standardContextual"/>
          <w:rPrChange w:id="67" w:author="Кристина" w:date="2025-03-26T13:43:00Z">
            <w:rPr>
              <w:rFonts w:ascii="Times New Roman" w:eastAsia="Calibri" w:hAnsi="Times New Roman" w:cs="Times New Roman"/>
              <w:kern w:val="2"/>
              <w:sz w:val="24"/>
              <w:szCs w:val="24"/>
              <w:lang w:val="en-US"/>
              <w14:ligatures w14:val="standardContextual"/>
            </w:rPr>
          </w:rPrChange>
        </w:rPr>
        <w:t xml:space="preserve"> gmelinii</w:t>
      </w:r>
      <w:r w:rsidRPr="00B05EA7">
        <w:rPr>
          <w:rFonts w:ascii="Times New Roman" w:eastAsia="Calibri" w:hAnsi="Times New Roman" w:cs="Times New Roman"/>
          <w:kern w:val="2"/>
          <w:sz w:val="24"/>
          <w:szCs w:val="24"/>
          <w:lang w:val="en-US"/>
          <w14:ligatures w14:val="standardContextual"/>
        </w:rPr>
        <w:t xml:space="preserve"> </w:t>
      </w:r>
      <w:ins w:id="68" w:author="Кристина" w:date="2025-03-26T13:40:00Z">
        <w:r w:rsidR="00B05EA7" w:rsidRPr="00B05EA7">
          <w:rPr>
            <w:rFonts w:ascii="Times New Roman" w:eastAsia="Calibri" w:hAnsi="Times New Roman" w:cs="Times New Roman"/>
            <w:kern w:val="2"/>
            <w:sz w:val="24"/>
            <w:szCs w:val="24"/>
            <w:lang w:val="en-US"/>
            <w14:ligatures w14:val="standardContextual"/>
          </w:rPr>
          <w:t>(Rupr.) Kuzen</w:t>
        </w:r>
        <w:r w:rsidR="00B05EA7" w:rsidRPr="00B05EA7" w:rsidDel="00750911">
          <w:rPr>
            <w:rFonts w:ascii="Times New Roman" w:eastAsia="Calibri" w:hAnsi="Times New Roman" w:cs="Times New Roman"/>
            <w:kern w:val="2"/>
            <w:sz w:val="24"/>
            <w:szCs w:val="24"/>
            <w:lang w:val="en-US"/>
            <w14:ligatures w14:val="standardContextual"/>
          </w:rPr>
          <w:t xml:space="preserve"> </w:t>
        </w:r>
      </w:ins>
      <w:del w:id="69" w:author="Кристина" w:date="2025-03-25T15:06:00Z">
        <w:r w:rsidRPr="00B05EA7" w:rsidDel="00750911">
          <w:rPr>
            <w:rFonts w:ascii="Times New Roman" w:eastAsia="Calibri" w:hAnsi="Times New Roman" w:cs="Times New Roman"/>
            <w:kern w:val="2"/>
            <w:sz w:val="24"/>
            <w:szCs w:val="24"/>
            <w:lang w:val="en-US"/>
            <w14:ligatures w14:val="standardContextual"/>
          </w:rPr>
          <w:delText>(Rupr.) Rupr. (Dahurian larch),</w:delText>
        </w:r>
      </w:del>
      <w:r w:rsidRPr="00B05EA7">
        <w:rPr>
          <w:rFonts w:ascii="Times New Roman" w:eastAsia="Calibri" w:hAnsi="Times New Roman" w:cs="Times New Roman"/>
          <w:kern w:val="2"/>
          <w:sz w:val="24"/>
          <w:szCs w:val="24"/>
          <w:lang w:val="en-US"/>
          <w14:ligatures w14:val="standardContextual"/>
        </w:rPr>
        <w:t xml:space="preserve"> and </w:t>
      </w:r>
      <w:r w:rsidRPr="00B05EA7">
        <w:rPr>
          <w:rFonts w:ascii="Times New Roman" w:eastAsia="Calibri" w:hAnsi="Times New Roman" w:cs="Times New Roman"/>
          <w:i/>
          <w:kern w:val="2"/>
          <w:sz w:val="24"/>
          <w:szCs w:val="24"/>
          <w:lang w:val="en-US"/>
          <w14:ligatures w14:val="standardContextual"/>
          <w:rPrChange w:id="70" w:author="Кристина" w:date="2025-03-26T13:43:00Z">
            <w:rPr>
              <w:rFonts w:ascii="Times New Roman" w:eastAsia="Calibri" w:hAnsi="Times New Roman" w:cs="Times New Roman"/>
              <w:kern w:val="2"/>
              <w:sz w:val="24"/>
              <w:szCs w:val="24"/>
              <w:lang w:val="en-US"/>
              <w14:ligatures w14:val="standardContextual"/>
            </w:rPr>
          </w:rPrChange>
        </w:rPr>
        <w:t>L</w:t>
      </w:r>
      <w:ins w:id="71" w:author="Кристина" w:date="2025-03-26T13:35:00Z">
        <w:r w:rsidR="009A4102" w:rsidRPr="00B05EA7">
          <w:rPr>
            <w:rFonts w:ascii="Times New Roman" w:eastAsia="Calibri" w:hAnsi="Times New Roman" w:cs="Times New Roman"/>
            <w:i/>
            <w:kern w:val="2"/>
            <w:sz w:val="24"/>
            <w:szCs w:val="24"/>
            <w:lang w:val="en-US"/>
            <w14:ligatures w14:val="standardContextual"/>
          </w:rPr>
          <w:t>arix</w:t>
        </w:r>
      </w:ins>
      <w:del w:id="72" w:author="Кристина" w:date="2025-03-25T15:06:00Z">
        <w:r w:rsidRPr="00B05EA7" w:rsidDel="00750911">
          <w:rPr>
            <w:rFonts w:ascii="Times New Roman" w:eastAsia="Calibri" w:hAnsi="Times New Roman" w:cs="Times New Roman"/>
            <w:i/>
            <w:kern w:val="2"/>
            <w:sz w:val="24"/>
            <w:szCs w:val="24"/>
            <w:lang w:val="en-US"/>
            <w14:ligatures w14:val="standardContextual"/>
            <w:rPrChange w:id="73" w:author="Кристина" w:date="2025-03-26T13:43:00Z">
              <w:rPr>
                <w:rFonts w:ascii="Times New Roman" w:eastAsia="Calibri" w:hAnsi="Times New Roman" w:cs="Times New Roman"/>
                <w:kern w:val="2"/>
                <w:sz w:val="24"/>
                <w:szCs w:val="24"/>
                <w:lang w:val="en-US"/>
                <w14:ligatures w14:val="standardContextual"/>
              </w:rPr>
            </w:rPrChange>
          </w:rPr>
          <w:delText>arix</w:delText>
        </w:r>
      </w:del>
      <w:r w:rsidRPr="00B05EA7">
        <w:rPr>
          <w:rFonts w:ascii="Times New Roman" w:eastAsia="Calibri" w:hAnsi="Times New Roman" w:cs="Times New Roman"/>
          <w:i/>
          <w:kern w:val="2"/>
          <w:sz w:val="24"/>
          <w:szCs w:val="24"/>
          <w:lang w:val="en-US"/>
          <w14:ligatures w14:val="standardContextual"/>
          <w:rPrChange w:id="74" w:author="Кристина" w:date="2025-03-26T13:43:00Z">
            <w:rPr>
              <w:rFonts w:ascii="Times New Roman" w:eastAsia="Calibri" w:hAnsi="Times New Roman" w:cs="Times New Roman"/>
              <w:kern w:val="2"/>
              <w:sz w:val="24"/>
              <w:szCs w:val="24"/>
              <w:lang w:val="en-US"/>
              <w14:ligatures w14:val="standardContextual"/>
            </w:rPr>
          </w:rPrChange>
        </w:rPr>
        <w:t xml:space="preserve"> cajanderi</w:t>
      </w:r>
      <w:ins w:id="75" w:author="Кристина" w:date="2025-03-26T13:43:00Z">
        <w:r w:rsidR="00B05EA7" w:rsidRPr="00B05EA7">
          <w:rPr>
            <w:rFonts w:ascii="Times New Roman" w:eastAsia="Calibri" w:hAnsi="Times New Roman" w:cs="Times New Roman"/>
            <w:i/>
            <w:kern w:val="2"/>
            <w:sz w:val="24"/>
            <w:szCs w:val="24"/>
            <w:lang w:val="en-US"/>
            <w14:ligatures w14:val="standardContextual"/>
          </w:rPr>
          <w:t xml:space="preserve"> Mayr</w:t>
        </w:r>
      </w:ins>
      <w:del w:id="76" w:author="Кристина" w:date="2025-03-25T15:06:00Z">
        <w:r w:rsidRPr="00B05EA7" w:rsidDel="00750911">
          <w:rPr>
            <w:rFonts w:ascii="Times New Roman" w:eastAsia="Calibri" w:hAnsi="Times New Roman" w:cs="Times New Roman"/>
            <w:i/>
            <w:kern w:val="2"/>
            <w:sz w:val="24"/>
            <w:szCs w:val="24"/>
            <w:lang w:val="en-US"/>
            <w14:ligatures w14:val="standardContextual"/>
          </w:rPr>
          <w:delText xml:space="preserve"> </w:delText>
        </w:r>
        <w:r w:rsidRPr="00B05EA7" w:rsidDel="00750911">
          <w:rPr>
            <w:rFonts w:ascii="Times New Roman" w:eastAsia="Calibri" w:hAnsi="Times New Roman" w:cs="Times New Roman"/>
            <w:kern w:val="2"/>
            <w:sz w:val="24"/>
            <w:szCs w:val="24"/>
            <w:lang w:val="en-US"/>
            <w14:ligatures w14:val="standardContextual"/>
          </w:rPr>
          <w:delText>Mayr. (Cajander larch)</w:delText>
        </w:r>
      </w:del>
      <w:r w:rsidRPr="00B05EA7">
        <w:rPr>
          <w:rFonts w:ascii="Times New Roman" w:eastAsia="Calibri" w:hAnsi="Times New Roman" w:cs="Times New Roman"/>
          <w:kern w:val="2"/>
          <w:sz w:val="24"/>
          <w:szCs w:val="24"/>
          <w:lang w:val="en-US"/>
          <w14:ligatures w14:val="standardContextual"/>
        </w:rPr>
        <w:t>.</w:t>
      </w:r>
      <w:r w:rsidRPr="00B67ADD">
        <w:rPr>
          <w:rFonts w:ascii="Times New Roman" w:eastAsia="Calibri" w:hAnsi="Times New Roman" w:cs="Times New Roman"/>
          <w:kern w:val="2"/>
          <w:sz w:val="24"/>
          <w:szCs w:val="24"/>
          <w:lang w:val="en-US"/>
          <w14:ligatures w14:val="standardContextual"/>
        </w:rPr>
        <w:t xml:space="preserve"> Each species exhibits distinct ecological and physiological adaptations to the harsh subarctic environment. </w:t>
      </w:r>
      <w:r w:rsidRPr="00140886">
        <w:rPr>
          <w:rFonts w:ascii="Times New Roman" w:eastAsia="Calibri" w:hAnsi="Times New Roman" w:cs="Times New Roman"/>
          <w:i/>
          <w:kern w:val="2"/>
          <w:sz w:val="24"/>
          <w:szCs w:val="24"/>
          <w:lang w:val="en-US"/>
          <w14:ligatures w14:val="standardContextual"/>
          <w:rPrChange w:id="77" w:author="Кристина" w:date="2025-03-26T11:09:00Z">
            <w:rPr>
              <w:rFonts w:ascii="Times New Roman" w:eastAsia="Calibri" w:hAnsi="Times New Roman" w:cs="Times New Roman"/>
              <w:kern w:val="2"/>
              <w:sz w:val="24"/>
              <w:szCs w:val="24"/>
              <w:lang w:val="en-US"/>
              <w14:ligatures w14:val="standardContextual"/>
            </w:rPr>
          </w:rPrChange>
        </w:rPr>
        <w:t>P. sylvestris</w:t>
      </w:r>
      <w:r w:rsidRPr="00B67ADD">
        <w:rPr>
          <w:rFonts w:ascii="Times New Roman" w:eastAsia="Calibri" w:hAnsi="Times New Roman" w:cs="Times New Roman"/>
          <w:kern w:val="2"/>
          <w:sz w:val="24"/>
          <w:szCs w:val="24"/>
          <w:lang w:val="en-US"/>
          <w14:ligatures w14:val="standardContextual"/>
        </w:rPr>
        <w:t xml:space="preserve"> is a widely distributed, drought-tolerant species capable of thriving in nutrient-poor soils and contributing significantly to regional carbon storage (Tchebakova et al., 2009).</w:t>
      </w:r>
      <w:r w:rsidRPr="00140886">
        <w:rPr>
          <w:rFonts w:ascii="Times New Roman" w:eastAsia="Calibri" w:hAnsi="Times New Roman" w:cs="Times New Roman"/>
          <w:i/>
          <w:kern w:val="2"/>
          <w:sz w:val="24"/>
          <w:szCs w:val="24"/>
          <w:lang w:val="en-US"/>
          <w14:ligatures w14:val="standardContextual"/>
          <w:rPrChange w:id="78" w:author="Кристина" w:date="2025-03-26T11:12:00Z">
            <w:rPr>
              <w:rFonts w:ascii="Times New Roman" w:eastAsia="Calibri" w:hAnsi="Times New Roman" w:cs="Times New Roman"/>
              <w:kern w:val="2"/>
              <w:sz w:val="24"/>
              <w:szCs w:val="24"/>
              <w:lang w:val="en-US"/>
              <w14:ligatures w14:val="standardContextual"/>
            </w:rPr>
          </w:rPrChange>
        </w:rPr>
        <w:t xml:space="preserve"> L. sibirica</w:t>
      </w:r>
      <w:r w:rsidRPr="00B67ADD">
        <w:rPr>
          <w:rFonts w:ascii="Times New Roman" w:eastAsia="Calibri" w:hAnsi="Times New Roman" w:cs="Times New Roman"/>
          <w:kern w:val="2"/>
          <w:sz w:val="24"/>
          <w:szCs w:val="24"/>
          <w:lang w:val="en-US"/>
          <w14:ligatures w14:val="standardContextual"/>
        </w:rPr>
        <w:t xml:space="preserve">, a deciduous conifer, is highly resilient to extreme cold and drought, shedding its needles in winter to minimize water loss (Abaimov, 2010). </w:t>
      </w:r>
      <w:r w:rsidRPr="00140886">
        <w:rPr>
          <w:rFonts w:ascii="Times New Roman" w:eastAsia="Calibri" w:hAnsi="Times New Roman" w:cs="Times New Roman"/>
          <w:i/>
          <w:kern w:val="2"/>
          <w:sz w:val="24"/>
          <w:szCs w:val="24"/>
          <w:lang w:val="en-US"/>
          <w14:ligatures w14:val="standardContextual"/>
          <w:rPrChange w:id="79" w:author="Кристина" w:date="2025-03-26T11:13:00Z">
            <w:rPr>
              <w:rFonts w:ascii="Times New Roman" w:eastAsia="Calibri" w:hAnsi="Times New Roman" w:cs="Times New Roman"/>
              <w:kern w:val="2"/>
              <w:sz w:val="24"/>
              <w:szCs w:val="24"/>
              <w:lang w:val="en-US"/>
              <w14:ligatures w14:val="standardContextual"/>
            </w:rPr>
          </w:rPrChange>
        </w:rPr>
        <w:t>L. gmelinii</w:t>
      </w:r>
      <w:r w:rsidRPr="00B67ADD">
        <w:rPr>
          <w:rFonts w:ascii="Times New Roman" w:eastAsia="Calibri" w:hAnsi="Times New Roman" w:cs="Times New Roman"/>
          <w:kern w:val="2"/>
          <w:sz w:val="24"/>
          <w:szCs w:val="24"/>
          <w:lang w:val="en-US"/>
          <w14:ligatures w14:val="standardContextual"/>
        </w:rPr>
        <w:t xml:space="preserve"> and </w:t>
      </w:r>
      <w:r w:rsidRPr="00FF5199">
        <w:rPr>
          <w:rFonts w:ascii="Times New Roman" w:eastAsia="Calibri" w:hAnsi="Times New Roman" w:cs="Times New Roman"/>
          <w:i/>
          <w:kern w:val="2"/>
          <w:sz w:val="24"/>
          <w:szCs w:val="24"/>
          <w:lang w:val="en-US"/>
          <w14:ligatures w14:val="standardContextual"/>
          <w:rPrChange w:id="80" w:author="Кристина" w:date="2025-03-26T13:15:00Z">
            <w:rPr>
              <w:rFonts w:ascii="Times New Roman" w:eastAsia="Calibri" w:hAnsi="Times New Roman" w:cs="Times New Roman"/>
              <w:kern w:val="2"/>
              <w:sz w:val="24"/>
              <w:szCs w:val="24"/>
              <w:lang w:val="en-US"/>
              <w14:ligatures w14:val="standardContextual"/>
            </w:rPr>
          </w:rPrChange>
        </w:rPr>
        <w:t>L. cajanderi</w:t>
      </w:r>
      <w:r w:rsidRPr="00B67ADD">
        <w:rPr>
          <w:rFonts w:ascii="Times New Roman" w:eastAsia="Calibri" w:hAnsi="Times New Roman" w:cs="Times New Roman"/>
          <w:kern w:val="2"/>
          <w:sz w:val="24"/>
          <w:szCs w:val="24"/>
          <w:lang w:val="en-US"/>
          <w14:ligatures w14:val="standardContextual"/>
        </w:rPr>
        <w:t xml:space="preserve">, dominant in eastern Siberia, are similarly cold-adapted but differ in their sensitivity to moisture availability and permafrost dynamics, with </w:t>
      </w:r>
      <w:r w:rsidRPr="00140886">
        <w:rPr>
          <w:rFonts w:ascii="Times New Roman" w:eastAsia="Calibri" w:hAnsi="Times New Roman" w:cs="Times New Roman"/>
          <w:i/>
          <w:kern w:val="2"/>
          <w:sz w:val="24"/>
          <w:szCs w:val="24"/>
          <w:lang w:val="en-US"/>
          <w14:ligatures w14:val="standardContextual"/>
          <w:rPrChange w:id="81" w:author="Кристина" w:date="2025-03-26T11:14:00Z">
            <w:rPr>
              <w:rFonts w:ascii="Times New Roman" w:eastAsia="Calibri" w:hAnsi="Times New Roman" w:cs="Times New Roman"/>
              <w:kern w:val="2"/>
              <w:sz w:val="24"/>
              <w:szCs w:val="24"/>
              <w:lang w:val="en-US"/>
              <w14:ligatures w14:val="standardContextual"/>
            </w:rPr>
          </w:rPrChange>
        </w:rPr>
        <w:t xml:space="preserve">L. cajanderi </w:t>
      </w:r>
      <w:r w:rsidRPr="00B67ADD">
        <w:rPr>
          <w:rFonts w:ascii="Times New Roman" w:eastAsia="Calibri" w:hAnsi="Times New Roman" w:cs="Times New Roman"/>
          <w:kern w:val="2"/>
          <w:sz w:val="24"/>
          <w:szCs w:val="24"/>
          <w:lang w:val="en-US"/>
          <w14:ligatures w14:val="standardContextual"/>
        </w:rPr>
        <w:t>often thriving in areas of continuous permafrost (Kirdyanov et al., 2013; Hughes et al., 2014). These species occupy a latitudinal range from 66°54′N to 71°57′N and an elevational gradient from 35 to 468 m a.s.l., experiencing mean annual temperatures from -0.48°C in western sectors to -13.28°C in the east, with summer (June</w:t>
      </w:r>
      <w:del w:id="82" w:author="Кристина" w:date="2025-03-25T15:01:00Z">
        <w:r w:rsidRPr="00B67ADD" w:rsidDel="00750911">
          <w:rPr>
            <w:rFonts w:ascii="Times New Roman" w:eastAsia="Calibri" w:hAnsi="Times New Roman" w:cs="Times New Roman"/>
            <w:kern w:val="2"/>
            <w:sz w:val="24"/>
            <w:szCs w:val="24"/>
            <w:lang w:val="en-US"/>
            <w14:ligatures w14:val="standardContextual"/>
          </w:rPr>
          <w:delText>–</w:delText>
        </w:r>
      </w:del>
      <w:ins w:id="83"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B67ADD">
        <w:rPr>
          <w:rFonts w:ascii="Times New Roman" w:eastAsia="Calibri" w:hAnsi="Times New Roman" w:cs="Times New Roman"/>
          <w:kern w:val="2"/>
          <w:sz w:val="24"/>
          <w:szCs w:val="24"/>
          <w:lang w:val="en-US"/>
          <w14:ligatures w14:val="standardContextual"/>
        </w:rPr>
        <w:t>July) temperatures varying between 8.31°C and 13.09°C and annual precipitation declining from 547 mm to 210 mm along the longitudinal transect (data from nearby stations: Sodankyla, Kandalaksha, Salekhard, Khatanga, Chokurdakh, Ostrovnoye)</w:t>
      </w:r>
      <w:ins w:id="84" w:author="Кристина" w:date="2025-03-26T13:30:00Z">
        <w:r w:rsidR="009A4102">
          <w:rPr>
            <w:rFonts w:ascii="Times New Roman" w:eastAsia="Calibri" w:hAnsi="Times New Roman" w:cs="Times New Roman"/>
            <w:kern w:val="2"/>
            <w:sz w:val="24"/>
            <w:szCs w:val="24"/>
            <w:lang w:val="en-US"/>
            <w14:ligatures w14:val="standardContextual"/>
          </w:rPr>
          <w:t xml:space="preserve"> (</w:t>
        </w:r>
        <w:r w:rsidR="009A4102" w:rsidRPr="009A4102">
          <w:rPr>
            <w:rFonts w:ascii="Times New Roman" w:eastAsia="Calibri" w:hAnsi="Times New Roman" w:cs="Times New Roman"/>
            <w:color w:val="FF0000"/>
            <w:kern w:val="2"/>
            <w:sz w:val="24"/>
            <w:szCs w:val="24"/>
            <w:lang w:val="en-US"/>
            <w14:ligatures w14:val="standardContextual"/>
            <w:rPrChange w:id="85" w:author="Кристина" w:date="2025-03-26T13:31:00Z">
              <w:rPr>
                <w:rFonts w:ascii="Times New Roman" w:eastAsia="Calibri" w:hAnsi="Times New Roman" w:cs="Times New Roman"/>
                <w:kern w:val="2"/>
                <w:sz w:val="24"/>
                <w:szCs w:val="24"/>
                <w:lang w:val="en-US"/>
                <w14:ligatures w14:val="standardContextual"/>
              </w:rPr>
            </w:rPrChange>
          </w:rPr>
          <w:t>Table 1S</w:t>
        </w:r>
      </w:ins>
      <w:ins w:id="86" w:author="Кристина" w:date="2025-03-26T13:31:00Z">
        <w:r w:rsidR="009A4102">
          <w:rPr>
            <w:rFonts w:ascii="Times New Roman" w:eastAsia="Calibri" w:hAnsi="Times New Roman" w:cs="Times New Roman"/>
            <w:kern w:val="2"/>
            <w:sz w:val="24"/>
            <w:szCs w:val="24"/>
            <w:lang w:val="en-US"/>
            <w14:ligatures w14:val="standardContextual"/>
          </w:rPr>
          <w:t>)</w:t>
        </w:r>
      </w:ins>
      <w:r w:rsidRPr="00B67ADD">
        <w:rPr>
          <w:rFonts w:ascii="Times New Roman" w:eastAsia="Calibri" w:hAnsi="Times New Roman" w:cs="Times New Roman"/>
          <w:kern w:val="2"/>
          <w:sz w:val="24"/>
          <w:szCs w:val="24"/>
          <w:lang w:val="en-US"/>
          <w14:ligatures w14:val="standardContextual"/>
        </w:rPr>
        <w:t xml:space="preserve">. </w:t>
      </w:r>
      <w:del w:id="87" w:author="Кристина" w:date="2025-03-26T13:30:00Z">
        <w:r w:rsidRPr="00B67ADD" w:rsidDel="009A4102">
          <w:rPr>
            <w:rFonts w:ascii="Times New Roman" w:eastAsia="Calibri" w:hAnsi="Times New Roman" w:cs="Times New Roman"/>
            <w:kern w:val="2"/>
            <w:sz w:val="24"/>
            <w:szCs w:val="24"/>
            <w:lang w:val="en-US"/>
            <w14:ligatures w14:val="standardContextual"/>
          </w:rPr>
          <w:delText>These species’ responses to climate variability shape the structure and resilience of northern forest ecosystems, yet comparative studies across such gradients are limited.</w:delText>
        </w:r>
      </w:del>
    </w:p>
    <w:p w14:paraId="328440CB" w14:textId="77777777" w:rsidR="000A6655" w:rsidRPr="00B67ADD" w:rsidRDefault="000A6655" w:rsidP="00381094">
      <w:pPr>
        <w:spacing w:after="0" w:line="480" w:lineRule="auto"/>
        <w:jc w:val="both"/>
        <w:rPr>
          <w:rFonts w:ascii="Times New Roman" w:eastAsia="Calibri" w:hAnsi="Times New Roman" w:cs="Times New Roman"/>
          <w:kern w:val="2"/>
          <w:sz w:val="24"/>
          <w:szCs w:val="24"/>
          <w:lang w:val="en-US"/>
          <w14:ligatures w14:val="standardContextual"/>
        </w:rPr>
      </w:pPr>
    </w:p>
    <w:p w14:paraId="3565EF17" w14:textId="10105CE4" w:rsidR="00CC7ECC" w:rsidRPr="00B67ADD" w:rsidRDefault="00381094" w:rsidP="00640E90">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kern w:val="2"/>
          <w:sz w:val="24"/>
          <w:szCs w:val="24"/>
          <w:lang w:val="en-US"/>
          <w14:ligatures w14:val="standardContextual"/>
        </w:rPr>
        <w:t>Here, we investigate the climate response of four co-occurring conifer species</w:t>
      </w:r>
      <w:del w:id="88" w:author="Кристина" w:date="2025-03-25T15:08:00Z">
        <w:r w:rsidRPr="00B67ADD" w:rsidDel="0024463D">
          <w:rPr>
            <w:rFonts w:ascii="Times New Roman" w:eastAsia="Calibri" w:hAnsi="Times New Roman" w:cs="Times New Roman"/>
            <w:kern w:val="2"/>
            <w:sz w:val="24"/>
            <w:szCs w:val="24"/>
            <w:lang w:val="en-US"/>
            <w14:ligatures w14:val="standardContextual"/>
          </w:rPr>
          <w:delText>—</w:delText>
        </w:r>
      </w:del>
      <w:ins w:id="89" w:author="Кристина" w:date="2025-03-25T15:08:00Z">
        <w:r w:rsidR="0024463D">
          <w:rPr>
            <w:rFonts w:ascii="Times New Roman" w:eastAsia="Calibri" w:hAnsi="Times New Roman" w:cs="Times New Roman"/>
            <w:kern w:val="2"/>
            <w:sz w:val="24"/>
            <w:szCs w:val="24"/>
            <w:lang w:val="en-US"/>
            <w14:ligatures w14:val="standardContextual"/>
          </w:rPr>
          <w:t xml:space="preserve"> - </w:t>
        </w:r>
      </w:ins>
      <w:r w:rsidRPr="00140886">
        <w:rPr>
          <w:rFonts w:ascii="Times New Roman" w:eastAsia="Calibri" w:hAnsi="Times New Roman" w:cs="Times New Roman"/>
          <w:i/>
          <w:kern w:val="2"/>
          <w:sz w:val="24"/>
          <w:szCs w:val="24"/>
          <w:lang w:val="en-US"/>
          <w14:ligatures w14:val="standardContextual"/>
          <w:rPrChange w:id="90" w:author="Кристина" w:date="2025-03-26T11:09:00Z">
            <w:rPr>
              <w:rFonts w:ascii="Times New Roman" w:eastAsia="Calibri" w:hAnsi="Times New Roman" w:cs="Times New Roman"/>
              <w:kern w:val="2"/>
              <w:sz w:val="24"/>
              <w:szCs w:val="24"/>
              <w:lang w:val="en-US"/>
              <w14:ligatures w14:val="standardContextual"/>
            </w:rPr>
          </w:rPrChange>
        </w:rPr>
        <w:t>P. sylvestris</w:t>
      </w:r>
      <w:r w:rsidRPr="00B67ADD">
        <w:rPr>
          <w:rFonts w:ascii="Times New Roman" w:eastAsia="Calibri" w:hAnsi="Times New Roman" w:cs="Times New Roman"/>
          <w:kern w:val="2"/>
          <w:sz w:val="24"/>
          <w:szCs w:val="24"/>
          <w:lang w:val="en-US"/>
          <w14:ligatures w14:val="standardContextual"/>
        </w:rPr>
        <w:t>,</w:t>
      </w:r>
      <w:r w:rsidRPr="00140886">
        <w:rPr>
          <w:rFonts w:ascii="Times New Roman" w:eastAsia="Calibri" w:hAnsi="Times New Roman" w:cs="Times New Roman"/>
          <w:i/>
          <w:kern w:val="2"/>
          <w:sz w:val="24"/>
          <w:szCs w:val="24"/>
          <w:lang w:val="en-US"/>
          <w14:ligatures w14:val="standardContextual"/>
          <w:rPrChange w:id="91" w:author="Кристина" w:date="2025-03-26T11:12:00Z">
            <w:rPr>
              <w:rFonts w:ascii="Times New Roman" w:eastAsia="Calibri" w:hAnsi="Times New Roman" w:cs="Times New Roman"/>
              <w:kern w:val="2"/>
              <w:sz w:val="24"/>
              <w:szCs w:val="24"/>
              <w:lang w:val="en-US"/>
              <w14:ligatures w14:val="standardContextual"/>
            </w:rPr>
          </w:rPrChange>
        </w:rPr>
        <w:t xml:space="preserve"> L. sibirica</w:t>
      </w:r>
      <w:r w:rsidRPr="00B67ADD">
        <w:rPr>
          <w:rFonts w:ascii="Times New Roman" w:eastAsia="Calibri" w:hAnsi="Times New Roman" w:cs="Times New Roman"/>
          <w:kern w:val="2"/>
          <w:sz w:val="24"/>
          <w:szCs w:val="24"/>
          <w:lang w:val="en-US"/>
          <w14:ligatures w14:val="standardContextual"/>
        </w:rPr>
        <w:t xml:space="preserve">, </w:t>
      </w:r>
      <w:r w:rsidRPr="00140886">
        <w:rPr>
          <w:rFonts w:ascii="Times New Roman" w:eastAsia="Calibri" w:hAnsi="Times New Roman" w:cs="Times New Roman"/>
          <w:i/>
          <w:kern w:val="2"/>
          <w:sz w:val="24"/>
          <w:szCs w:val="24"/>
          <w:lang w:val="en-US"/>
          <w14:ligatures w14:val="standardContextual"/>
          <w:rPrChange w:id="92" w:author="Кристина" w:date="2025-03-26T11:13:00Z">
            <w:rPr>
              <w:rFonts w:ascii="Times New Roman" w:eastAsia="Calibri" w:hAnsi="Times New Roman" w:cs="Times New Roman"/>
              <w:kern w:val="2"/>
              <w:sz w:val="24"/>
              <w:szCs w:val="24"/>
              <w:lang w:val="en-US"/>
              <w14:ligatures w14:val="standardContextual"/>
            </w:rPr>
          </w:rPrChange>
        </w:rPr>
        <w:t>L. gmelinii</w:t>
      </w:r>
      <w:r w:rsidRPr="00B67ADD">
        <w:rPr>
          <w:rFonts w:ascii="Times New Roman" w:eastAsia="Calibri" w:hAnsi="Times New Roman" w:cs="Times New Roman"/>
          <w:kern w:val="2"/>
          <w:sz w:val="24"/>
          <w:szCs w:val="24"/>
          <w:lang w:val="en-US"/>
          <w14:ligatures w14:val="standardContextual"/>
        </w:rPr>
        <w:t xml:space="preserve">, and </w:t>
      </w:r>
      <w:r w:rsidRPr="00140886">
        <w:rPr>
          <w:rFonts w:ascii="Times New Roman" w:eastAsia="Calibri" w:hAnsi="Times New Roman" w:cs="Times New Roman"/>
          <w:i/>
          <w:kern w:val="2"/>
          <w:sz w:val="24"/>
          <w:szCs w:val="24"/>
          <w:lang w:val="en-US"/>
          <w14:ligatures w14:val="standardContextual"/>
          <w:rPrChange w:id="93" w:author="Кристина" w:date="2025-03-26T11:15:00Z">
            <w:rPr>
              <w:rFonts w:ascii="Times New Roman" w:eastAsia="Calibri" w:hAnsi="Times New Roman" w:cs="Times New Roman"/>
              <w:kern w:val="2"/>
              <w:sz w:val="24"/>
              <w:szCs w:val="24"/>
              <w:lang w:val="en-US"/>
              <w14:ligatures w14:val="standardContextual"/>
            </w:rPr>
          </w:rPrChange>
        </w:rPr>
        <w:t>L. cajanderi</w:t>
      </w:r>
      <w:del w:id="94" w:author="Кристина" w:date="2025-03-25T15:08:00Z">
        <w:r w:rsidRPr="00140886" w:rsidDel="0024463D">
          <w:rPr>
            <w:rFonts w:ascii="Times New Roman" w:eastAsia="Calibri" w:hAnsi="Times New Roman" w:cs="Times New Roman"/>
            <w:i/>
            <w:kern w:val="2"/>
            <w:sz w:val="24"/>
            <w:szCs w:val="24"/>
            <w:lang w:val="en-US"/>
            <w14:ligatures w14:val="standardContextual"/>
            <w:rPrChange w:id="95" w:author="Кристина" w:date="2025-03-26T11:15:00Z">
              <w:rPr>
                <w:rFonts w:ascii="Times New Roman" w:eastAsia="Calibri" w:hAnsi="Times New Roman" w:cs="Times New Roman"/>
                <w:kern w:val="2"/>
                <w:sz w:val="24"/>
                <w:szCs w:val="24"/>
                <w:lang w:val="en-US"/>
                <w14:ligatures w14:val="standardContextual"/>
              </w:rPr>
            </w:rPrChange>
          </w:rPr>
          <w:delText>—</w:delText>
        </w:r>
      </w:del>
      <w:ins w:id="96" w:author="Кристина" w:date="2025-03-25T15:08:00Z">
        <w:r w:rsidR="0024463D" w:rsidRPr="00140886">
          <w:rPr>
            <w:rFonts w:ascii="Times New Roman" w:eastAsia="Calibri" w:hAnsi="Times New Roman" w:cs="Times New Roman"/>
            <w:i/>
            <w:kern w:val="2"/>
            <w:sz w:val="24"/>
            <w:szCs w:val="24"/>
            <w:lang w:val="en-US"/>
            <w14:ligatures w14:val="standardContextual"/>
            <w:rPrChange w:id="97" w:author="Кристина" w:date="2025-03-26T11:15:00Z">
              <w:rPr>
                <w:rFonts w:ascii="Times New Roman" w:eastAsia="Calibri" w:hAnsi="Times New Roman" w:cs="Times New Roman"/>
                <w:kern w:val="2"/>
                <w:sz w:val="24"/>
                <w:szCs w:val="24"/>
                <w:lang w:val="en-US"/>
                <w14:ligatures w14:val="standardContextual"/>
              </w:rPr>
            </w:rPrChange>
          </w:rPr>
          <w:t xml:space="preserve"> </w:t>
        </w:r>
        <w:r w:rsidR="0024463D">
          <w:rPr>
            <w:rFonts w:ascii="Times New Roman" w:eastAsia="Calibri" w:hAnsi="Times New Roman" w:cs="Times New Roman"/>
            <w:kern w:val="2"/>
            <w:sz w:val="24"/>
            <w:szCs w:val="24"/>
            <w:lang w:val="en-US"/>
            <w14:ligatures w14:val="standardContextual"/>
          </w:rPr>
          <w:t xml:space="preserve">- </w:t>
        </w:r>
      </w:ins>
      <w:r w:rsidRPr="00B67ADD">
        <w:rPr>
          <w:rFonts w:ascii="Times New Roman" w:eastAsia="Calibri" w:hAnsi="Times New Roman" w:cs="Times New Roman"/>
          <w:kern w:val="2"/>
          <w:sz w:val="24"/>
          <w:szCs w:val="24"/>
          <w:lang w:val="en-US"/>
          <w14:ligatures w14:val="standardContextual"/>
        </w:rPr>
        <w:t xml:space="preserve">across six locations north of the Arctic Circle, spanning a longitudinal gradient from 27°E to 166°E. These sites, situated near weather stations such as Sodankyla (Finland) and Chokurdakh (Russia), reflect a climatic transition from milder, oceanic </w:t>
      </w:r>
      <w:r w:rsidRPr="00B67ADD">
        <w:rPr>
          <w:rFonts w:ascii="Times New Roman" w:eastAsia="Calibri" w:hAnsi="Times New Roman" w:cs="Times New Roman"/>
          <w:kern w:val="2"/>
          <w:sz w:val="24"/>
          <w:szCs w:val="24"/>
          <w:lang w:val="en-US"/>
          <w14:ligatures w14:val="standardContextual"/>
        </w:rPr>
        <w:lastRenderedPageBreak/>
        <w:t xml:space="preserve">conditions in the west to the extreme continental climate of northeastern Siberia. Using </w:t>
      </w:r>
      <w:del w:id="98" w:author="Кристина" w:date="2025-03-26T11:59:00Z">
        <w:r w:rsidRPr="00B67ADD" w:rsidDel="00AA5676">
          <w:rPr>
            <w:rFonts w:ascii="Times New Roman" w:eastAsia="Calibri" w:hAnsi="Times New Roman" w:cs="Times New Roman"/>
            <w:kern w:val="2"/>
            <w:sz w:val="24"/>
            <w:szCs w:val="24"/>
            <w:lang w:val="en-US"/>
            <w14:ligatures w14:val="standardContextual"/>
          </w:rPr>
          <w:delText>tree-ring width (</w:delText>
        </w:r>
      </w:del>
      <w:r w:rsidRPr="00B67ADD">
        <w:rPr>
          <w:rFonts w:ascii="Times New Roman" w:eastAsia="Calibri" w:hAnsi="Times New Roman" w:cs="Times New Roman"/>
          <w:kern w:val="2"/>
          <w:sz w:val="24"/>
          <w:szCs w:val="24"/>
          <w:lang w:val="en-US"/>
          <w14:ligatures w14:val="standardContextual"/>
        </w:rPr>
        <w:t>TRW</w:t>
      </w:r>
      <w:del w:id="99" w:author="Кристина" w:date="2025-03-26T11:59:00Z">
        <w:r w:rsidRPr="00B67ADD" w:rsidDel="00AA5676">
          <w:rPr>
            <w:rFonts w:ascii="Times New Roman" w:eastAsia="Calibri" w:hAnsi="Times New Roman" w:cs="Times New Roman"/>
            <w:kern w:val="2"/>
            <w:sz w:val="24"/>
            <w:szCs w:val="24"/>
            <w:lang w:val="en-US"/>
            <w14:ligatures w14:val="standardContextual"/>
          </w:rPr>
          <w:delText>)</w:delText>
        </w:r>
      </w:del>
      <w:r w:rsidRPr="00B67ADD">
        <w:rPr>
          <w:rFonts w:ascii="Times New Roman" w:eastAsia="Calibri" w:hAnsi="Times New Roman" w:cs="Times New Roman"/>
          <w:kern w:val="2"/>
          <w:sz w:val="24"/>
          <w:szCs w:val="24"/>
          <w:lang w:val="en-US"/>
          <w14:ligatures w14:val="standardContextual"/>
        </w:rPr>
        <w:t xml:space="preserve"> measurements, we analyze the spatiotemporal dynamics of radial growth in relation to key climate variables</w:t>
      </w:r>
      <w:del w:id="100" w:author="Кристина" w:date="2025-03-25T15:08:00Z">
        <w:r w:rsidRPr="00B67ADD" w:rsidDel="0024463D">
          <w:rPr>
            <w:rFonts w:ascii="Times New Roman" w:eastAsia="Calibri" w:hAnsi="Times New Roman" w:cs="Times New Roman"/>
            <w:kern w:val="2"/>
            <w:sz w:val="24"/>
            <w:szCs w:val="24"/>
            <w:lang w:val="en-US"/>
            <w14:ligatures w14:val="standardContextual"/>
          </w:rPr>
          <w:delText>—</w:delText>
        </w:r>
      </w:del>
      <w:ins w:id="101" w:author="Кристина" w:date="2025-03-25T15:08:00Z">
        <w:r w:rsidR="0024463D">
          <w:rPr>
            <w:rFonts w:ascii="Times New Roman" w:eastAsia="Calibri" w:hAnsi="Times New Roman" w:cs="Times New Roman"/>
            <w:kern w:val="2"/>
            <w:sz w:val="24"/>
            <w:szCs w:val="24"/>
            <w:lang w:val="en-US"/>
            <w14:ligatures w14:val="standardContextual"/>
          </w:rPr>
          <w:t xml:space="preserve"> - </w:t>
        </w:r>
      </w:ins>
      <w:r w:rsidRPr="00B67ADD">
        <w:rPr>
          <w:rFonts w:ascii="Times New Roman" w:eastAsia="Calibri" w:hAnsi="Times New Roman" w:cs="Times New Roman"/>
          <w:kern w:val="2"/>
          <w:sz w:val="24"/>
          <w:szCs w:val="24"/>
          <w:lang w:val="en-US"/>
          <w14:ligatures w14:val="standardContextual"/>
        </w:rPr>
        <w:t>temperature, precipitation, seasonal thaw depth, and snow depth</w:t>
      </w:r>
      <w:del w:id="102" w:author="Кристина" w:date="2025-03-25T15:08:00Z">
        <w:r w:rsidRPr="00B67ADD" w:rsidDel="0024463D">
          <w:rPr>
            <w:rFonts w:ascii="Times New Roman" w:eastAsia="Calibri" w:hAnsi="Times New Roman" w:cs="Times New Roman"/>
            <w:kern w:val="2"/>
            <w:sz w:val="24"/>
            <w:szCs w:val="24"/>
            <w:lang w:val="en-US"/>
            <w14:ligatures w14:val="standardContextual"/>
          </w:rPr>
          <w:delText>—</w:delText>
        </w:r>
      </w:del>
      <w:ins w:id="103" w:author="Кристина" w:date="2025-03-25T15:08:00Z">
        <w:r w:rsidR="0024463D">
          <w:rPr>
            <w:rFonts w:ascii="Times New Roman" w:eastAsia="Calibri" w:hAnsi="Times New Roman" w:cs="Times New Roman"/>
            <w:kern w:val="2"/>
            <w:sz w:val="24"/>
            <w:szCs w:val="24"/>
            <w:lang w:val="en-US"/>
            <w14:ligatures w14:val="standardContextual"/>
          </w:rPr>
          <w:t xml:space="preserve"> - </w:t>
        </w:r>
      </w:ins>
      <w:r w:rsidRPr="00B67ADD">
        <w:rPr>
          <w:rFonts w:ascii="Times New Roman" w:eastAsia="Calibri" w:hAnsi="Times New Roman" w:cs="Times New Roman"/>
          <w:kern w:val="2"/>
          <w:sz w:val="24"/>
          <w:szCs w:val="24"/>
          <w:lang w:val="en-US"/>
          <w14:ligatures w14:val="standardContextual"/>
        </w:rPr>
        <w:t xml:space="preserve">over the period from </w:t>
      </w:r>
      <w:del w:id="104" w:author="Кристина" w:date="2025-03-26T11:29:00Z">
        <w:r w:rsidRPr="00B67ADD" w:rsidDel="001E6F66">
          <w:rPr>
            <w:rFonts w:ascii="Times New Roman" w:eastAsia="Calibri" w:hAnsi="Times New Roman" w:cs="Times New Roman"/>
            <w:kern w:val="2"/>
            <w:sz w:val="24"/>
            <w:szCs w:val="24"/>
            <w:lang w:val="en-US"/>
            <w14:ligatures w14:val="standardContextual"/>
          </w:rPr>
          <w:delText xml:space="preserve">1951 </w:delText>
        </w:r>
      </w:del>
      <w:ins w:id="105" w:author="Кристина" w:date="2025-03-26T11:29:00Z">
        <w:r w:rsidR="001E6F66" w:rsidRPr="00B67ADD">
          <w:rPr>
            <w:rFonts w:ascii="Times New Roman" w:eastAsia="Calibri" w:hAnsi="Times New Roman" w:cs="Times New Roman"/>
            <w:kern w:val="2"/>
            <w:sz w:val="24"/>
            <w:szCs w:val="24"/>
            <w:lang w:val="en-US"/>
            <w14:ligatures w14:val="standardContextual"/>
          </w:rPr>
          <w:t>19</w:t>
        </w:r>
        <w:r w:rsidR="001E6F66">
          <w:rPr>
            <w:rFonts w:ascii="Times New Roman" w:eastAsia="Calibri" w:hAnsi="Times New Roman" w:cs="Times New Roman"/>
            <w:kern w:val="2"/>
            <w:sz w:val="24"/>
            <w:szCs w:val="24"/>
            <w:lang w:val="en-US"/>
            <w14:ligatures w14:val="standardContextual"/>
          </w:rPr>
          <w:t>66</w:t>
        </w:r>
        <w:r w:rsidR="001E6F66" w:rsidRPr="00B67ADD">
          <w:rPr>
            <w:rFonts w:ascii="Times New Roman" w:eastAsia="Calibri" w:hAnsi="Times New Roman" w:cs="Times New Roman"/>
            <w:kern w:val="2"/>
            <w:sz w:val="24"/>
            <w:szCs w:val="24"/>
            <w:lang w:val="en-US"/>
            <w14:ligatures w14:val="standardContextual"/>
          </w:rPr>
          <w:t xml:space="preserve"> </w:t>
        </w:r>
      </w:ins>
      <w:r w:rsidRPr="00B67ADD">
        <w:rPr>
          <w:rFonts w:ascii="Times New Roman" w:eastAsia="Calibri" w:hAnsi="Times New Roman" w:cs="Times New Roman"/>
          <w:kern w:val="2"/>
          <w:sz w:val="24"/>
          <w:szCs w:val="24"/>
          <w:lang w:val="en-US"/>
          <w14:ligatures w14:val="standardContextual"/>
        </w:rPr>
        <w:t>to 2021. This study aims to elucidate the moderating and enhancing roles of these climate factors, assess temporal shifts in growth</w:t>
      </w:r>
      <w:ins w:id="106" w:author="Кристина" w:date="2025-03-26T11:29:00Z">
        <w:r w:rsidR="001E6F66">
          <w:rPr>
            <w:rFonts w:ascii="Times New Roman" w:eastAsia="Calibri" w:hAnsi="Times New Roman" w:cs="Times New Roman"/>
            <w:kern w:val="2"/>
            <w:sz w:val="24"/>
            <w:szCs w:val="24"/>
            <w:lang w:val="en-US"/>
            <w14:ligatures w14:val="standardContextual"/>
          </w:rPr>
          <w:t xml:space="preserve"> </w:t>
        </w:r>
      </w:ins>
      <w:r w:rsidRPr="00B67ADD">
        <w:rPr>
          <w:rFonts w:ascii="Times New Roman" w:eastAsia="Calibri" w:hAnsi="Times New Roman" w:cs="Times New Roman"/>
          <w:kern w:val="2"/>
          <w:sz w:val="24"/>
          <w:szCs w:val="24"/>
          <w:lang w:val="en-US"/>
          <w14:ligatures w14:val="standardContextual"/>
        </w:rPr>
        <w:t>-</w:t>
      </w:r>
      <w:ins w:id="107" w:author="Кристина" w:date="2025-03-26T11:30:00Z">
        <w:r w:rsidR="001E6F66">
          <w:rPr>
            <w:rFonts w:ascii="Times New Roman" w:eastAsia="Calibri" w:hAnsi="Times New Roman" w:cs="Times New Roman"/>
            <w:kern w:val="2"/>
            <w:sz w:val="24"/>
            <w:szCs w:val="24"/>
            <w:lang w:val="en-US"/>
            <w14:ligatures w14:val="standardContextual"/>
          </w:rPr>
          <w:t xml:space="preserve"> </w:t>
        </w:r>
      </w:ins>
      <w:r w:rsidRPr="00B67ADD">
        <w:rPr>
          <w:rFonts w:ascii="Times New Roman" w:eastAsia="Calibri" w:hAnsi="Times New Roman" w:cs="Times New Roman"/>
          <w:kern w:val="2"/>
          <w:sz w:val="24"/>
          <w:szCs w:val="24"/>
          <w:lang w:val="en-US"/>
          <w14:ligatures w14:val="standardContextual"/>
        </w:rPr>
        <w:t xml:space="preserve">climate relationships, and evaluate species-specific differences in climate sensitivity. </w:t>
      </w:r>
      <w:del w:id="108" w:author="Кристина" w:date="2025-03-26T11:29:00Z">
        <w:r w:rsidRPr="00B67ADD" w:rsidDel="001E6F66">
          <w:rPr>
            <w:rFonts w:ascii="Times New Roman" w:eastAsia="Calibri" w:hAnsi="Times New Roman" w:cs="Times New Roman"/>
            <w:kern w:val="2"/>
            <w:sz w:val="24"/>
            <w:szCs w:val="24"/>
            <w:lang w:val="en-US"/>
            <w14:ligatures w14:val="standardContextual"/>
          </w:rPr>
          <w:delText>Ultimately, our findings seek to enhance understanding of the present and future dynamics of northern forest ecosystems under ongoing climate change, contributing to broader efforts to predict vegetation shifts in high-latitude regions.</w:delText>
        </w:r>
      </w:del>
    </w:p>
    <w:p w14:paraId="5C7F9CE9" w14:textId="37ED3EEE" w:rsidR="00E24FD2" w:rsidRPr="00B67ADD" w:rsidRDefault="00E24FD2" w:rsidP="00334EC6">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4F601C38" w14:textId="629EC89A" w:rsidR="00EA03D5" w:rsidRPr="00B67ADD" w:rsidRDefault="00390BE9" w:rsidP="002C7A6F">
      <w:pPr>
        <w:spacing w:after="0" w:line="480" w:lineRule="auto"/>
        <w:contextualSpacing/>
        <w:jc w:val="both"/>
        <w:rPr>
          <w:rFonts w:ascii="Times New Roman" w:eastAsia="Calibri" w:hAnsi="Times New Roman" w:cs="Times New Roman"/>
          <w:b/>
          <w:bCs/>
          <w:kern w:val="2"/>
          <w:sz w:val="24"/>
          <w:szCs w:val="24"/>
          <w:lang w:val="en-US"/>
          <w14:ligatures w14:val="standardContextual"/>
        </w:rPr>
      </w:pPr>
      <w:commentRangeStart w:id="109"/>
      <w:r w:rsidRPr="00B67ADD">
        <w:rPr>
          <w:rFonts w:ascii="Times New Roman" w:eastAsia="Calibri" w:hAnsi="Times New Roman" w:cs="Times New Roman"/>
          <w:b/>
          <w:bCs/>
          <w:kern w:val="2"/>
          <w:sz w:val="24"/>
          <w:szCs w:val="24"/>
          <w:lang w:val="en-US"/>
          <w14:ligatures w14:val="standardContextual"/>
        </w:rPr>
        <w:t>2.</w:t>
      </w:r>
      <w:r w:rsidRPr="00B67ADD">
        <w:rPr>
          <w:rFonts w:ascii="Times New Roman" w:hAnsi="Times New Roman" w:cs="Times New Roman"/>
          <w:sz w:val="24"/>
          <w:szCs w:val="24"/>
          <w:lang w:val="en-US"/>
        </w:rPr>
        <w:t xml:space="preserve"> </w:t>
      </w:r>
      <w:r w:rsidRPr="00B67ADD">
        <w:rPr>
          <w:rFonts w:ascii="Times New Roman" w:eastAsia="Calibri" w:hAnsi="Times New Roman" w:cs="Times New Roman"/>
          <w:b/>
          <w:bCs/>
          <w:kern w:val="2"/>
          <w:sz w:val="24"/>
          <w:szCs w:val="24"/>
          <w:lang w:val="en-US"/>
          <w14:ligatures w14:val="standardContextual"/>
        </w:rPr>
        <w:t>Materials and methods</w:t>
      </w:r>
      <w:commentRangeEnd w:id="109"/>
      <w:r w:rsidR="00267A12" w:rsidRPr="00B67ADD">
        <w:rPr>
          <w:rStyle w:val="a4"/>
          <w:rFonts w:ascii="Times New Roman" w:hAnsi="Times New Roman" w:cs="Times New Roman"/>
          <w:sz w:val="24"/>
          <w:szCs w:val="24"/>
        </w:rPr>
        <w:commentReference w:id="109"/>
      </w:r>
    </w:p>
    <w:p w14:paraId="59C143CF" w14:textId="77777777" w:rsidR="00CC7ECC" w:rsidRPr="00B67ADD" w:rsidRDefault="00CC7ECC">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4C31C89F" w14:textId="2A36EA5D" w:rsidR="00DE62EF" w:rsidRPr="00B67ADD" w:rsidRDefault="00DE62EF" w:rsidP="00334EC6">
      <w:pPr>
        <w:spacing w:after="0" w:line="480" w:lineRule="auto"/>
        <w:contextualSpacing/>
        <w:jc w:val="both"/>
        <w:rPr>
          <w:rFonts w:ascii="Times New Roman" w:eastAsia="Calibri" w:hAnsi="Times New Roman" w:cs="Times New Roman"/>
          <w:i/>
          <w:iCs/>
          <w:kern w:val="2"/>
          <w:sz w:val="24"/>
          <w:szCs w:val="24"/>
          <w:lang w:val="en-US"/>
          <w14:ligatures w14:val="standardContextual"/>
        </w:rPr>
      </w:pPr>
      <w:r w:rsidRPr="00B67ADD">
        <w:rPr>
          <w:rFonts w:ascii="Times New Roman" w:eastAsia="Calibri" w:hAnsi="Times New Roman" w:cs="Times New Roman"/>
          <w:i/>
          <w:iCs/>
          <w:kern w:val="2"/>
          <w:sz w:val="24"/>
          <w:szCs w:val="24"/>
          <w:lang w:val="en-US"/>
          <w14:ligatures w14:val="standardContextual"/>
        </w:rPr>
        <w:t>2.</w:t>
      </w:r>
      <w:r w:rsidR="008C0494" w:rsidRPr="00B67ADD">
        <w:rPr>
          <w:rFonts w:ascii="Times New Roman" w:eastAsia="Calibri" w:hAnsi="Times New Roman" w:cs="Times New Roman"/>
          <w:i/>
          <w:iCs/>
          <w:kern w:val="2"/>
          <w:sz w:val="24"/>
          <w:szCs w:val="24"/>
          <w:lang w:val="en-US"/>
          <w14:ligatures w14:val="standardContextual"/>
          <w:rPrChange w:id="110" w:author="Кристина" w:date="2025-03-25T14:33:00Z">
            <w:rPr>
              <w:rFonts w:ascii="Times New Roman" w:eastAsia="Calibri" w:hAnsi="Times New Roman" w:cs="Times New Roman"/>
              <w:i/>
              <w:iCs/>
              <w:kern w:val="2"/>
              <w:sz w:val="24"/>
              <w:szCs w:val="24"/>
              <w14:ligatures w14:val="standardContextual"/>
            </w:rPr>
          </w:rPrChange>
        </w:rPr>
        <w:t>1</w:t>
      </w:r>
      <w:r w:rsidR="00C47D6E" w:rsidRPr="00B67ADD">
        <w:rPr>
          <w:rFonts w:ascii="Times New Roman" w:eastAsia="Calibri" w:hAnsi="Times New Roman" w:cs="Times New Roman"/>
          <w:i/>
          <w:iCs/>
          <w:kern w:val="2"/>
          <w:sz w:val="24"/>
          <w:szCs w:val="24"/>
          <w:lang w:val="en-US"/>
          <w14:ligatures w14:val="standardContextual"/>
        </w:rPr>
        <w:t>.</w:t>
      </w:r>
      <w:r w:rsidR="000E03DE" w:rsidRPr="00B67ADD">
        <w:rPr>
          <w:rFonts w:ascii="Times New Roman" w:eastAsia="Calibri" w:hAnsi="Times New Roman" w:cs="Times New Roman"/>
          <w:i/>
          <w:iCs/>
          <w:kern w:val="2"/>
          <w:sz w:val="24"/>
          <w:szCs w:val="24"/>
          <w:lang w:val="en-US"/>
          <w14:ligatures w14:val="standardContextual"/>
        </w:rPr>
        <w:t xml:space="preserve"> </w:t>
      </w:r>
      <w:r w:rsidR="000D2672" w:rsidRPr="00B67ADD">
        <w:rPr>
          <w:rFonts w:ascii="Times New Roman" w:eastAsia="Calibri" w:hAnsi="Times New Roman" w:cs="Times New Roman"/>
          <w:i/>
          <w:iCs/>
          <w:kern w:val="2"/>
          <w:sz w:val="24"/>
          <w:szCs w:val="24"/>
          <w:lang w:val="en-US"/>
          <w14:ligatures w14:val="standardContextual"/>
        </w:rPr>
        <w:t>Study area and sampling</w:t>
      </w:r>
    </w:p>
    <w:p w14:paraId="1D725D8C" w14:textId="77777777" w:rsidR="00640E90" w:rsidRPr="00B67ADD" w:rsidRDefault="00640E90" w:rsidP="00640E90">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175F68FD" w14:textId="6E271D59" w:rsidR="00381094" w:rsidRDefault="00381094" w:rsidP="00381094">
      <w:pPr>
        <w:spacing w:after="0" w:line="480" w:lineRule="auto"/>
        <w:contextualSpacing/>
        <w:jc w:val="both"/>
        <w:rPr>
          <w:ins w:id="111" w:author="Кристина" w:date="2025-03-26T12:00:00Z"/>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kern w:val="2"/>
          <w:sz w:val="24"/>
          <w:szCs w:val="24"/>
          <w:lang w:val="en-US"/>
          <w14:ligatures w14:val="standardContextual"/>
        </w:rPr>
        <w:t xml:space="preserve">This study was conducted across six localities along a longitudinal transect north of the Arctic Circle, spanning from northeastern Finland to northeastern Russia (27°E to 166°E; </w:t>
      </w:r>
      <w:r w:rsidRPr="000A6655">
        <w:rPr>
          <w:rFonts w:ascii="Times New Roman" w:eastAsia="Calibri" w:hAnsi="Times New Roman" w:cs="Times New Roman"/>
          <w:color w:val="FF0000"/>
          <w:kern w:val="2"/>
          <w:sz w:val="24"/>
          <w:szCs w:val="24"/>
          <w:lang w:val="en-US"/>
          <w14:ligatures w14:val="standardContextual"/>
          <w:rPrChange w:id="112" w:author="Кристина" w:date="2025-03-25T14:48:00Z">
            <w:rPr>
              <w:rFonts w:ascii="Times New Roman" w:eastAsia="Calibri" w:hAnsi="Times New Roman" w:cs="Times New Roman"/>
              <w:kern w:val="2"/>
              <w:sz w:val="24"/>
              <w:szCs w:val="24"/>
              <w:lang w:val="en-US"/>
              <w14:ligatures w14:val="standardContextual"/>
            </w:rPr>
          </w:rPrChange>
        </w:rPr>
        <w:t>Fig. 1A</w:t>
      </w:r>
      <w:r w:rsidRPr="00B67ADD">
        <w:rPr>
          <w:rFonts w:ascii="Times New Roman" w:eastAsia="Calibri" w:hAnsi="Times New Roman" w:cs="Times New Roman"/>
          <w:kern w:val="2"/>
          <w:sz w:val="24"/>
          <w:szCs w:val="24"/>
          <w:lang w:val="en-US"/>
          <w14:ligatures w14:val="standardContextual"/>
        </w:rPr>
        <w:t xml:space="preserve">). Four dominant conifer species within the forest-tundra ecotone were sampled: </w:t>
      </w:r>
      <w:r w:rsidRPr="00140886">
        <w:rPr>
          <w:rFonts w:ascii="Times New Roman" w:eastAsia="Calibri" w:hAnsi="Times New Roman" w:cs="Times New Roman"/>
          <w:i/>
          <w:kern w:val="2"/>
          <w:sz w:val="24"/>
          <w:szCs w:val="24"/>
          <w:lang w:val="en-US"/>
          <w14:ligatures w14:val="standardContextual"/>
          <w:rPrChange w:id="113" w:author="Кристина" w:date="2025-03-26T11:09:00Z">
            <w:rPr>
              <w:rFonts w:ascii="Times New Roman" w:eastAsia="Calibri" w:hAnsi="Times New Roman" w:cs="Times New Roman"/>
              <w:kern w:val="2"/>
              <w:sz w:val="24"/>
              <w:szCs w:val="24"/>
              <w:lang w:val="en-US"/>
              <w14:ligatures w14:val="standardContextual"/>
            </w:rPr>
          </w:rPrChange>
        </w:rPr>
        <w:t>P</w:t>
      </w:r>
      <w:ins w:id="114" w:author="Кристина" w:date="2025-03-25T14:51:00Z">
        <w:r w:rsidR="000A6655" w:rsidRPr="00140886">
          <w:rPr>
            <w:rFonts w:ascii="Times New Roman" w:eastAsia="Calibri" w:hAnsi="Times New Roman" w:cs="Times New Roman"/>
            <w:i/>
            <w:kern w:val="2"/>
            <w:sz w:val="24"/>
            <w:szCs w:val="24"/>
            <w:lang w:val="en-US"/>
            <w14:ligatures w14:val="standardContextual"/>
            <w:rPrChange w:id="115" w:author="Кристина" w:date="2025-03-26T11:09:00Z">
              <w:rPr>
                <w:rFonts w:ascii="Times New Roman" w:eastAsia="Calibri" w:hAnsi="Times New Roman" w:cs="Times New Roman"/>
                <w:kern w:val="2"/>
                <w:sz w:val="24"/>
                <w:szCs w:val="24"/>
                <w14:ligatures w14:val="standardContextual"/>
              </w:rPr>
            </w:rPrChange>
          </w:rPr>
          <w:t xml:space="preserve">. </w:t>
        </w:r>
      </w:ins>
      <w:del w:id="116" w:author="Кристина" w:date="2025-03-25T14:51:00Z">
        <w:r w:rsidRPr="00140886" w:rsidDel="000A6655">
          <w:rPr>
            <w:rFonts w:ascii="Times New Roman" w:eastAsia="Calibri" w:hAnsi="Times New Roman" w:cs="Times New Roman"/>
            <w:i/>
            <w:kern w:val="2"/>
            <w:sz w:val="24"/>
            <w:szCs w:val="24"/>
            <w:lang w:val="en-US"/>
            <w14:ligatures w14:val="standardContextual"/>
            <w:rPrChange w:id="117" w:author="Кристина" w:date="2025-03-26T11:09:00Z">
              <w:rPr>
                <w:rFonts w:ascii="Times New Roman" w:eastAsia="Calibri" w:hAnsi="Times New Roman" w:cs="Times New Roman"/>
                <w:kern w:val="2"/>
                <w:sz w:val="24"/>
                <w:szCs w:val="24"/>
                <w:lang w:val="en-US"/>
                <w14:ligatures w14:val="standardContextual"/>
              </w:rPr>
            </w:rPrChange>
          </w:rPr>
          <w:delText xml:space="preserve">inus </w:delText>
        </w:r>
      </w:del>
      <w:r w:rsidRPr="00140886">
        <w:rPr>
          <w:rFonts w:ascii="Times New Roman" w:eastAsia="Calibri" w:hAnsi="Times New Roman" w:cs="Times New Roman"/>
          <w:i/>
          <w:kern w:val="2"/>
          <w:sz w:val="24"/>
          <w:szCs w:val="24"/>
          <w:lang w:val="en-US"/>
          <w14:ligatures w14:val="standardContextual"/>
          <w:rPrChange w:id="118" w:author="Кристина" w:date="2025-03-26T11:09:00Z">
            <w:rPr>
              <w:rFonts w:ascii="Times New Roman" w:eastAsia="Calibri" w:hAnsi="Times New Roman" w:cs="Times New Roman"/>
              <w:kern w:val="2"/>
              <w:sz w:val="24"/>
              <w:szCs w:val="24"/>
              <w:lang w:val="en-US"/>
              <w14:ligatures w14:val="standardContextual"/>
            </w:rPr>
          </w:rPrChange>
        </w:rPr>
        <w:t>sylvestris</w:t>
      </w:r>
      <w:del w:id="119" w:author="Кристина" w:date="2025-03-25T14:51:00Z">
        <w:r w:rsidRPr="00B67ADD" w:rsidDel="000A6655">
          <w:rPr>
            <w:rFonts w:ascii="Times New Roman" w:eastAsia="Calibri" w:hAnsi="Times New Roman" w:cs="Times New Roman"/>
            <w:kern w:val="2"/>
            <w:sz w:val="24"/>
            <w:szCs w:val="24"/>
            <w:lang w:val="en-US"/>
            <w14:ligatures w14:val="standardContextual"/>
          </w:rPr>
          <w:delText xml:space="preserve"> L.</w:delText>
        </w:r>
      </w:del>
      <w:del w:id="120" w:author="Кристина" w:date="2025-03-25T14:48:00Z">
        <w:r w:rsidRPr="00B67ADD" w:rsidDel="000A6655">
          <w:rPr>
            <w:rFonts w:ascii="Times New Roman" w:eastAsia="Calibri" w:hAnsi="Times New Roman" w:cs="Times New Roman"/>
            <w:kern w:val="2"/>
            <w:sz w:val="24"/>
            <w:szCs w:val="24"/>
            <w:lang w:val="en-US"/>
            <w14:ligatures w14:val="standardContextual"/>
          </w:rPr>
          <w:delText xml:space="preserve"> (Scots pine)</w:delText>
        </w:r>
      </w:del>
      <w:r w:rsidRPr="00B67ADD">
        <w:rPr>
          <w:rFonts w:ascii="Times New Roman" w:eastAsia="Calibri" w:hAnsi="Times New Roman" w:cs="Times New Roman"/>
          <w:kern w:val="2"/>
          <w:sz w:val="24"/>
          <w:szCs w:val="24"/>
          <w:lang w:val="en-US"/>
          <w14:ligatures w14:val="standardContextual"/>
        </w:rPr>
        <w:t>,</w:t>
      </w:r>
      <w:r w:rsidRPr="00140886">
        <w:rPr>
          <w:rFonts w:ascii="Times New Roman" w:eastAsia="Calibri" w:hAnsi="Times New Roman" w:cs="Times New Roman"/>
          <w:i/>
          <w:kern w:val="2"/>
          <w:sz w:val="24"/>
          <w:szCs w:val="24"/>
          <w:lang w:val="en-US"/>
          <w14:ligatures w14:val="standardContextual"/>
          <w:rPrChange w:id="121" w:author="Кристина" w:date="2025-03-26T11:12:00Z">
            <w:rPr>
              <w:rFonts w:ascii="Times New Roman" w:eastAsia="Calibri" w:hAnsi="Times New Roman" w:cs="Times New Roman"/>
              <w:kern w:val="2"/>
              <w:sz w:val="24"/>
              <w:szCs w:val="24"/>
              <w:lang w:val="en-US"/>
              <w14:ligatures w14:val="standardContextual"/>
            </w:rPr>
          </w:rPrChange>
        </w:rPr>
        <w:t xml:space="preserve"> L</w:t>
      </w:r>
      <w:ins w:id="122" w:author="Кристина" w:date="2025-03-25T14:52:00Z">
        <w:r w:rsidR="000A6655" w:rsidRPr="00140886">
          <w:rPr>
            <w:rFonts w:ascii="Times New Roman" w:eastAsia="Calibri" w:hAnsi="Times New Roman" w:cs="Times New Roman"/>
            <w:i/>
            <w:kern w:val="2"/>
            <w:sz w:val="24"/>
            <w:szCs w:val="24"/>
            <w:lang w:val="en-US"/>
            <w14:ligatures w14:val="standardContextual"/>
            <w:rPrChange w:id="123" w:author="Кристина" w:date="2025-03-26T11:12:00Z">
              <w:rPr>
                <w:rFonts w:ascii="Times New Roman" w:eastAsia="Calibri" w:hAnsi="Times New Roman" w:cs="Times New Roman"/>
                <w:kern w:val="2"/>
                <w:sz w:val="24"/>
                <w:szCs w:val="24"/>
                <w14:ligatures w14:val="standardContextual"/>
              </w:rPr>
            </w:rPrChange>
          </w:rPr>
          <w:t>.</w:t>
        </w:r>
      </w:ins>
      <w:del w:id="124" w:author="Кристина" w:date="2025-03-25T14:52:00Z">
        <w:r w:rsidRPr="00140886" w:rsidDel="000A6655">
          <w:rPr>
            <w:rFonts w:ascii="Times New Roman" w:eastAsia="Calibri" w:hAnsi="Times New Roman" w:cs="Times New Roman"/>
            <w:i/>
            <w:kern w:val="2"/>
            <w:sz w:val="24"/>
            <w:szCs w:val="24"/>
            <w:lang w:val="en-US"/>
            <w14:ligatures w14:val="standardContextual"/>
            <w:rPrChange w:id="125" w:author="Кристина" w:date="2025-03-26T11:12:00Z">
              <w:rPr>
                <w:rFonts w:ascii="Times New Roman" w:eastAsia="Calibri" w:hAnsi="Times New Roman" w:cs="Times New Roman"/>
                <w:kern w:val="2"/>
                <w:sz w:val="24"/>
                <w:szCs w:val="24"/>
                <w:lang w:val="en-US"/>
                <w14:ligatures w14:val="standardContextual"/>
              </w:rPr>
            </w:rPrChange>
          </w:rPr>
          <w:delText>arix</w:delText>
        </w:r>
      </w:del>
      <w:r w:rsidRPr="00140886">
        <w:rPr>
          <w:rFonts w:ascii="Times New Roman" w:eastAsia="Calibri" w:hAnsi="Times New Roman" w:cs="Times New Roman"/>
          <w:i/>
          <w:kern w:val="2"/>
          <w:sz w:val="24"/>
          <w:szCs w:val="24"/>
          <w:lang w:val="en-US"/>
          <w14:ligatures w14:val="standardContextual"/>
          <w:rPrChange w:id="126" w:author="Кристина" w:date="2025-03-26T11:12:00Z">
            <w:rPr>
              <w:rFonts w:ascii="Times New Roman" w:eastAsia="Calibri" w:hAnsi="Times New Roman" w:cs="Times New Roman"/>
              <w:kern w:val="2"/>
              <w:sz w:val="24"/>
              <w:szCs w:val="24"/>
              <w:lang w:val="en-US"/>
              <w14:ligatures w14:val="standardContextual"/>
            </w:rPr>
          </w:rPrChange>
        </w:rPr>
        <w:t xml:space="preserve"> sibirica</w:t>
      </w:r>
      <w:del w:id="127" w:author="Кристина" w:date="2025-03-25T14:54:00Z">
        <w:r w:rsidRPr="00B67ADD" w:rsidDel="000A6655">
          <w:rPr>
            <w:rFonts w:ascii="Times New Roman" w:eastAsia="Calibri" w:hAnsi="Times New Roman" w:cs="Times New Roman"/>
            <w:kern w:val="2"/>
            <w:sz w:val="24"/>
            <w:szCs w:val="24"/>
            <w:lang w:val="en-US"/>
            <w14:ligatures w14:val="standardContextual"/>
          </w:rPr>
          <w:delText xml:space="preserve"> Ledeb.</w:delText>
        </w:r>
      </w:del>
      <w:del w:id="128" w:author="Кристина" w:date="2025-03-25T14:48:00Z">
        <w:r w:rsidRPr="00B67ADD" w:rsidDel="000A6655">
          <w:rPr>
            <w:rFonts w:ascii="Times New Roman" w:eastAsia="Calibri" w:hAnsi="Times New Roman" w:cs="Times New Roman"/>
            <w:kern w:val="2"/>
            <w:sz w:val="24"/>
            <w:szCs w:val="24"/>
            <w:lang w:val="en-US"/>
            <w14:ligatures w14:val="standardContextual"/>
          </w:rPr>
          <w:delText xml:space="preserve"> (Siberian larch)</w:delText>
        </w:r>
      </w:del>
      <w:r w:rsidRPr="00B67ADD">
        <w:rPr>
          <w:rFonts w:ascii="Times New Roman" w:eastAsia="Calibri" w:hAnsi="Times New Roman" w:cs="Times New Roman"/>
          <w:kern w:val="2"/>
          <w:sz w:val="24"/>
          <w:szCs w:val="24"/>
          <w:lang w:val="en-US"/>
          <w14:ligatures w14:val="standardContextual"/>
        </w:rPr>
        <w:t xml:space="preserve">, </w:t>
      </w:r>
      <w:ins w:id="129" w:author="Кристина" w:date="2025-03-25T14:54:00Z">
        <w:r w:rsidR="000A6655" w:rsidRPr="000A6655">
          <w:rPr>
            <w:rFonts w:ascii="Times New Roman" w:eastAsia="Calibri" w:hAnsi="Times New Roman" w:cs="Times New Roman"/>
            <w:i/>
            <w:kern w:val="2"/>
            <w:sz w:val="24"/>
            <w:szCs w:val="24"/>
            <w:lang w:val="en-US"/>
            <w14:ligatures w14:val="standardContextual"/>
            <w:rPrChange w:id="130" w:author="Кристина" w:date="2025-03-25T14:54:00Z">
              <w:rPr>
                <w:rFonts w:ascii="Times New Roman" w:eastAsia="Calibri" w:hAnsi="Times New Roman" w:cs="Times New Roman"/>
                <w:kern w:val="2"/>
                <w:sz w:val="24"/>
                <w:szCs w:val="24"/>
                <w:lang w:val="en-US"/>
                <w14:ligatures w14:val="standardContextual"/>
              </w:rPr>
            </w:rPrChange>
          </w:rPr>
          <w:t>L.</w:t>
        </w:r>
      </w:ins>
      <w:del w:id="131" w:author="Кристина" w:date="2025-03-25T14:54:00Z">
        <w:r w:rsidRPr="000A6655" w:rsidDel="000A6655">
          <w:rPr>
            <w:rFonts w:ascii="Times New Roman" w:eastAsia="Calibri" w:hAnsi="Times New Roman" w:cs="Times New Roman"/>
            <w:i/>
            <w:kern w:val="2"/>
            <w:sz w:val="24"/>
            <w:szCs w:val="24"/>
            <w:lang w:val="en-US"/>
            <w14:ligatures w14:val="standardContextual"/>
            <w:rPrChange w:id="132" w:author="Кристина" w:date="2025-03-25T14:54:00Z">
              <w:rPr>
                <w:rFonts w:ascii="Times New Roman" w:eastAsia="Calibri" w:hAnsi="Times New Roman" w:cs="Times New Roman"/>
                <w:kern w:val="2"/>
                <w:sz w:val="24"/>
                <w:szCs w:val="24"/>
                <w:lang w:val="en-US"/>
                <w14:ligatures w14:val="standardContextual"/>
              </w:rPr>
            </w:rPrChange>
          </w:rPr>
          <w:delText>Larix</w:delText>
        </w:r>
      </w:del>
      <w:r w:rsidRPr="000A6655">
        <w:rPr>
          <w:rFonts w:ascii="Times New Roman" w:eastAsia="Calibri" w:hAnsi="Times New Roman" w:cs="Times New Roman"/>
          <w:i/>
          <w:kern w:val="2"/>
          <w:sz w:val="24"/>
          <w:szCs w:val="24"/>
          <w:lang w:val="en-US"/>
          <w14:ligatures w14:val="standardContextual"/>
          <w:rPrChange w:id="133" w:author="Кристина" w:date="2025-03-25T14:54:00Z">
            <w:rPr>
              <w:rFonts w:ascii="Times New Roman" w:eastAsia="Calibri" w:hAnsi="Times New Roman" w:cs="Times New Roman"/>
              <w:kern w:val="2"/>
              <w:sz w:val="24"/>
              <w:szCs w:val="24"/>
              <w:lang w:val="en-US"/>
              <w14:ligatures w14:val="standardContextual"/>
            </w:rPr>
          </w:rPrChange>
        </w:rPr>
        <w:t xml:space="preserve"> gmelinii</w:t>
      </w:r>
      <w:r w:rsidRPr="00B67ADD">
        <w:rPr>
          <w:rFonts w:ascii="Times New Roman" w:eastAsia="Calibri" w:hAnsi="Times New Roman" w:cs="Times New Roman"/>
          <w:kern w:val="2"/>
          <w:sz w:val="24"/>
          <w:szCs w:val="24"/>
          <w:lang w:val="en-US"/>
          <w14:ligatures w14:val="standardContextual"/>
        </w:rPr>
        <w:t xml:space="preserve"> </w:t>
      </w:r>
      <w:del w:id="134" w:author="Кристина" w:date="2025-03-25T14:48:00Z">
        <w:r w:rsidRPr="00B67ADD" w:rsidDel="000A6655">
          <w:rPr>
            <w:rFonts w:ascii="Times New Roman" w:eastAsia="Calibri" w:hAnsi="Times New Roman" w:cs="Times New Roman"/>
            <w:kern w:val="2"/>
            <w:sz w:val="24"/>
            <w:szCs w:val="24"/>
            <w:lang w:val="en-US"/>
            <w14:ligatures w14:val="standardContextual"/>
          </w:rPr>
          <w:delText xml:space="preserve">(Rupr.) Rupr. (Dahurian larch), </w:delText>
        </w:r>
      </w:del>
      <w:r w:rsidRPr="00B67ADD">
        <w:rPr>
          <w:rFonts w:ascii="Times New Roman" w:eastAsia="Calibri" w:hAnsi="Times New Roman" w:cs="Times New Roman"/>
          <w:kern w:val="2"/>
          <w:sz w:val="24"/>
          <w:szCs w:val="24"/>
          <w:lang w:val="en-US"/>
          <w14:ligatures w14:val="standardContextual"/>
        </w:rPr>
        <w:t xml:space="preserve">and </w:t>
      </w:r>
      <w:r w:rsidRPr="000A6655">
        <w:rPr>
          <w:rFonts w:ascii="Times New Roman" w:eastAsia="Calibri" w:hAnsi="Times New Roman" w:cs="Times New Roman"/>
          <w:i/>
          <w:kern w:val="2"/>
          <w:sz w:val="24"/>
          <w:szCs w:val="24"/>
          <w:lang w:val="en-US"/>
          <w14:ligatures w14:val="standardContextual"/>
          <w:rPrChange w:id="135" w:author="Кристина" w:date="2025-03-25T14:55:00Z">
            <w:rPr>
              <w:rFonts w:ascii="Times New Roman" w:eastAsia="Calibri" w:hAnsi="Times New Roman" w:cs="Times New Roman"/>
              <w:kern w:val="2"/>
              <w:sz w:val="24"/>
              <w:szCs w:val="24"/>
              <w:lang w:val="en-US"/>
              <w14:ligatures w14:val="standardContextual"/>
            </w:rPr>
          </w:rPrChange>
        </w:rPr>
        <w:t>L</w:t>
      </w:r>
      <w:ins w:id="136" w:author="Кристина" w:date="2025-03-25T14:54:00Z">
        <w:r w:rsidR="000A6655" w:rsidRPr="000A6655">
          <w:rPr>
            <w:rFonts w:ascii="Times New Roman" w:eastAsia="Calibri" w:hAnsi="Times New Roman" w:cs="Times New Roman"/>
            <w:i/>
            <w:kern w:val="2"/>
            <w:sz w:val="24"/>
            <w:szCs w:val="24"/>
            <w:lang w:val="en-US"/>
            <w14:ligatures w14:val="standardContextual"/>
            <w:rPrChange w:id="137" w:author="Кристина" w:date="2025-03-25T14:55:00Z">
              <w:rPr>
                <w:rFonts w:ascii="Times New Roman" w:eastAsia="Calibri" w:hAnsi="Times New Roman" w:cs="Times New Roman"/>
                <w:kern w:val="2"/>
                <w:sz w:val="24"/>
                <w:szCs w:val="24"/>
                <w:lang w:val="en-US"/>
                <w14:ligatures w14:val="standardContextual"/>
              </w:rPr>
            </w:rPrChange>
          </w:rPr>
          <w:t>.</w:t>
        </w:r>
      </w:ins>
      <w:del w:id="138" w:author="Кристина" w:date="2025-03-25T14:54:00Z">
        <w:r w:rsidRPr="000A6655" w:rsidDel="000A6655">
          <w:rPr>
            <w:rFonts w:ascii="Times New Roman" w:eastAsia="Calibri" w:hAnsi="Times New Roman" w:cs="Times New Roman"/>
            <w:i/>
            <w:kern w:val="2"/>
            <w:sz w:val="24"/>
            <w:szCs w:val="24"/>
            <w:lang w:val="en-US"/>
            <w14:ligatures w14:val="standardContextual"/>
            <w:rPrChange w:id="139" w:author="Кристина" w:date="2025-03-25T14:55:00Z">
              <w:rPr>
                <w:rFonts w:ascii="Times New Roman" w:eastAsia="Calibri" w:hAnsi="Times New Roman" w:cs="Times New Roman"/>
                <w:kern w:val="2"/>
                <w:sz w:val="24"/>
                <w:szCs w:val="24"/>
                <w:lang w:val="en-US"/>
                <w14:ligatures w14:val="standardContextual"/>
              </w:rPr>
            </w:rPrChange>
          </w:rPr>
          <w:delText>arix</w:delText>
        </w:r>
      </w:del>
      <w:r w:rsidRPr="000A6655">
        <w:rPr>
          <w:rFonts w:ascii="Times New Roman" w:eastAsia="Calibri" w:hAnsi="Times New Roman" w:cs="Times New Roman"/>
          <w:i/>
          <w:kern w:val="2"/>
          <w:sz w:val="24"/>
          <w:szCs w:val="24"/>
          <w:lang w:val="en-US"/>
          <w14:ligatures w14:val="standardContextual"/>
          <w:rPrChange w:id="140" w:author="Кристина" w:date="2025-03-25T14:55:00Z">
            <w:rPr>
              <w:rFonts w:ascii="Times New Roman" w:eastAsia="Calibri" w:hAnsi="Times New Roman" w:cs="Times New Roman"/>
              <w:kern w:val="2"/>
              <w:sz w:val="24"/>
              <w:szCs w:val="24"/>
              <w:lang w:val="en-US"/>
              <w14:ligatures w14:val="standardContextual"/>
            </w:rPr>
          </w:rPrChange>
        </w:rPr>
        <w:t xml:space="preserve"> cajanderi</w:t>
      </w:r>
      <w:del w:id="141" w:author="Кристина" w:date="2025-03-25T14:48:00Z">
        <w:r w:rsidRPr="00B67ADD" w:rsidDel="000A6655">
          <w:rPr>
            <w:rFonts w:ascii="Times New Roman" w:eastAsia="Calibri" w:hAnsi="Times New Roman" w:cs="Times New Roman"/>
            <w:kern w:val="2"/>
            <w:sz w:val="24"/>
            <w:szCs w:val="24"/>
            <w:lang w:val="en-US"/>
            <w14:ligatures w14:val="standardContextual"/>
          </w:rPr>
          <w:delText xml:space="preserve"> Mayr. (Cajander larch)</w:delText>
        </w:r>
      </w:del>
      <w:r w:rsidRPr="00B67ADD">
        <w:rPr>
          <w:rFonts w:ascii="Times New Roman" w:eastAsia="Calibri" w:hAnsi="Times New Roman" w:cs="Times New Roman"/>
          <w:kern w:val="2"/>
          <w:sz w:val="24"/>
          <w:szCs w:val="24"/>
          <w:lang w:val="en-US"/>
          <w14:ligatures w14:val="standardContextual"/>
        </w:rPr>
        <w:t>. Sampling targeted co-dominant trees at the following sites: Finland (</w:t>
      </w:r>
      <w:r w:rsidRPr="0024463D">
        <w:rPr>
          <w:rFonts w:ascii="Times New Roman" w:eastAsia="Calibri" w:hAnsi="Times New Roman" w:cs="Times New Roman"/>
          <w:b/>
          <w:kern w:val="2"/>
          <w:sz w:val="24"/>
          <w:szCs w:val="24"/>
          <w:lang w:val="en-US"/>
          <w14:ligatures w14:val="standardContextual"/>
          <w:rPrChange w:id="142" w:author="Кристина" w:date="2025-03-25T15:09:00Z">
            <w:rPr>
              <w:rFonts w:ascii="Times New Roman" w:eastAsia="Calibri" w:hAnsi="Times New Roman" w:cs="Times New Roman"/>
              <w:kern w:val="2"/>
              <w:sz w:val="24"/>
              <w:szCs w:val="24"/>
              <w:lang w:val="en-US"/>
              <w14:ligatures w14:val="standardContextual"/>
            </w:rPr>
          </w:rPrChange>
        </w:rPr>
        <w:t>FIN</w:t>
      </w:r>
      <w:r w:rsidRPr="00B67ADD">
        <w:rPr>
          <w:rFonts w:ascii="Times New Roman" w:eastAsia="Calibri" w:hAnsi="Times New Roman" w:cs="Times New Roman"/>
          <w:kern w:val="2"/>
          <w:sz w:val="24"/>
          <w:szCs w:val="24"/>
          <w:lang w:val="en-US"/>
          <w14:ligatures w14:val="standardContextual"/>
        </w:rPr>
        <w:t>; 68°77′N, 27°15′E; 179 m a.s.l.) and Apatity on the Kola Peninsula (</w:t>
      </w:r>
      <w:r w:rsidRPr="0024463D">
        <w:rPr>
          <w:rFonts w:ascii="Times New Roman" w:eastAsia="Calibri" w:hAnsi="Times New Roman" w:cs="Times New Roman"/>
          <w:b/>
          <w:kern w:val="2"/>
          <w:sz w:val="24"/>
          <w:szCs w:val="24"/>
          <w:lang w:val="en-US"/>
          <w14:ligatures w14:val="standardContextual"/>
          <w:rPrChange w:id="143" w:author="Кристина" w:date="2025-03-25T15:12:00Z">
            <w:rPr>
              <w:rFonts w:ascii="Times New Roman" w:eastAsia="Calibri" w:hAnsi="Times New Roman" w:cs="Times New Roman"/>
              <w:kern w:val="2"/>
              <w:sz w:val="24"/>
              <w:szCs w:val="24"/>
              <w:lang w:val="en-US"/>
              <w14:ligatures w14:val="standardContextual"/>
            </w:rPr>
          </w:rPrChange>
        </w:rPr>
        <w:t>APA</w:t>
      </w:r>
      <w:r w:rsidRPr="00B67ADD">
        <w:rPr>
          <w:rFonts w:ascii="Times New Roman" w:eastAsia="Calibri" w:hAnsi="Times New Roman" w:cs="Times New Roman"/>
          <w:kern w:val="2"/>
          <w:sz w:val="24"/>
          <w:szCs w:val="24"/>
          <w:lang w:val="en-US"/>
          <w14:ligatures w14:val="standardContextual"/>
        </w:rPr>
        <w:t xml:space="preserve">; 67°36′N, 33°2′E; 127 m a.s.l.) for </w:t>
      </w:r>
      <w:r w:rsidRPr="000A6655">
        <w:rPr>
          <w:rFonts w:ascii="Times New Roman" w:eastAsia="Calibri" w:hAnsi="Times New Roman" w:cs="Times New Roman"/>
          <w:i/>
          <w:kern w:val="2"/>
          <w:sz w:val="24"/>
          <w:szCs w:val="24"/>
          <w:lang w:val="en-US"/>
          <w14:ligatures w14:val="standardContextual"/>
          <w:rPrChange w:id="144" w:author="Кристина" w:date="2025-03-25T14:50:00Z">
            <w:rPr>
              <w:rFonts w:ascii="Times New Roman" w:eastAsia="Calibri" w:hAnsi="Times New Roman" w:cs="Times New Roman"/>
              <w:kern w:val="2"/>
              <w:sz w:val="24"/>
              <w:szCs w:val="24"/>
              <w:lang w:val="en-US"/>
              <w14:ligatures w14:val="standardContextual"/>
            </w:rPr>
          </w:rPrChange>
        </w:rPr>
        <w:t>P. sylvestris</w:t>
      </w:r>
      <w:r w:rsidRPr="00B67ADD">
        <w:rPr>
          <w:rFonts w:ascii="Times New Roman" w:eastAsia="Calibri" w:hAnsi="Times New Roman" w:cs="Times New Roman"/>
          <w:kern w:val="2"/>
          <w:sz w:val="24"/>
          <w:szCs w:val="24"/>
          <w:lang w:val="en-US"/>
          <w14:ligatures w14:val="standardContextual"/>
        </w:rPr>
        <w:t>; Polar Urals (</w:t>
      </w:r>
      <w:r w:rsidRPr="0024463D">
        <w:rPr>
          <w:rFonts w:ascii="Times New Roman" w:eastAsia="Calibri" w:hAnsi="Times New Roman" w:cs="Times New Roman"/>
          <w:b/>
          <w:kern w:val="2"/>
          <w:sz w:val="24"/>
          <w:szCs w:val="24"/>
          <w:lang w:val="en-US"/>
          <w14:ligatures w14:val="standardContextual"/>
          <w:rPrChange w:id="145" w:author="Кристина" w:date="2025-03-25T15:14:00Z">
            <w:rPr>
              <w:rFonts w:ascii="Times New Roman" w:eastAsia="Calibri" w:hAnsi="Times New Roman" w:cs="Times New Roman"/>
              <w:kern w:val="2"/>
              <w:sz w:val="24"/>
              <w:szCs w:val="24"/>
              <w:lang w:val="en-US"/>
              <w14:ligatures w14:val="standardContextual"/>
            </w:rPr>
          </w:rPrChange>
        </w:rPr>
        <w:t>PUR</w:t>
      </w:r>
      <w:r w:rsidRPr="00B67ADD">
        <w:rPr>
          <w:rFonts w:ascii="Times New Roman" w:eastAsia="Calibri" w:hAnsi="Times New Roman" w:cs="Times New Roman"/>
          <w:kern w:val="2"/>
          <w:sz w:val="24"/>
          <w:szCs w:val="24"/>
          <w:lang w:val="en-US"/>
          <w14:ligatures w14:val="standardContextual"/>
        </w:rPr>
        <w:t xml:space="preserve">; 66°54′N, 65°45′E; 125 m a.s.l.) for </w:t>
      </w:r>
      <w:r w:rsidRPr="00263310">
        <w:rPr>
          <w:rFonts w:ascii="Times New Roman" w:eastAsia="Calibri" w:hAnsi="Times New Roman" w:cs="Times New Roman"/>
          <w:i/>
          <w:kern w:val="2"/>
          <w:sz w:val="24"/>
          <w:szCs w:val="24"/>
          <w:lang w:val="en-US"/>
          <w14:ligatures w14:val="standardContextual"/>
          <w:rPrChange w:id="146" w:author="Кристина" w:date="2025-03-25T14:57:00Z">
            <w:rPr>
              <w:rFonts w:ascii="Times New Roman" w:eastAsia="Calibri" w:hAnsi="Times New Roman" w:cs="Times New Roman"/>
              <w:kern w:val="2"/>
              <w:sz w:val="24"/>
              <w:szCs w:val="24"/>
              <w:lang w:val="en-US"/>
              <w14:ligatures w14:val="standardContextual"/>
            </w:rPr>
          </w:rPrChange>
        </w:rPr>
        <w:t>L. sibirica</w:t>
      </w:r>
      <w:r w:rsidRPr="00B67ADD">
        <w:rPr>
          <w:rFonts w:ascii="Times New Roman" w:eastAsia="Calibri" w:hAnsi="Times New Roman" w:cs="Times New Roman"/>
          <w:kern w:val="2"/>
          <w:sz w:val="24"/>
          <w:szCs w:val="24"/>
          <w:lang w:val="en-US"/>
          <w14:ligatures w14:val="standardContextual"/>
        </w:rPr>
        <w:t>; Khatanga (</w:t>
      </w:r>
      <w:r w:rsidRPr="0084700E">
        <w:rPr>
          <w:rFonts w:ascii="Times New Roman" w:eastAsia="Calibri" w:hAnsi="Times New Roman" w:cs="Times New Roman"/>
          <w:b/>
          <w:kern w:val="2"/>
          <w:sz w:val="24"/>
          <w:szCs w:val="24"/>
          <w:lang w:val="en-US"/>
          <w14:ligatures w14:val="standardContextual"/>
          <w:rPrChange w:id="147" w:author="Кристина" w:date="2025-03-25T15:18:00Z">
            <w:rPr>
              <w:rFonts w:ascii="Times New Roman" w:eastAsia="Calibri" w:hAnsi="Times New Roman" w:cs="Times New Roman"/>
              <w:kern w:val="2"/>
              <w:sz w:val="24"/>
              <w:szCs w:val="24"/>
              <w:lang w:val="en-US"/>
              <w14:ligatures w14:val="standardContextual"/>
            </w:rPr>
          </w:rPrChange>
        </w:rPr>
        <w:t>KHA</w:t>
      </w:r>
      <w:r w:rsidRPr="00B67ADD">
        <w:rPr>
          <w:rFonts w:ascii="Times New Roman" w:eastAsia="Calibri" w:hAnsi="Times New Roman" w:cs="Times New Roman"/>
          <w:kern w:val="2"/>
          <w:sz w:val="24"/>
          <w:szCs w:val="24"/>
          <w:lang w:val="en-US"/>
          <w14:ligatures w14:val="standardContextual"/>
        </w:rPr>
        <w:t xml:space="preserve">; 71°57′N, 102°40′E; 35 m a.s.l.) for </w:t>
      </w:r>
      <w:r w:rsidRPr="000A6655">
        <w:rPr>
          <w:rFonts w:ascii="Times New Roman" w:eastAsia="Calibri" w:hAnsi="Times New Roman" w:cs="Times New Roman"/>
          <w:i/>
          <w:kern w:val="2"/>
          <w:sz w:val="24"/>
          <w:szCs w:val="24"/>
          <w:lang w:val="en-US"/>
          <w14:ligatures w14:val="standardContextual"/>
          <w:rPrChange w:id="148" w:author="Кристина" w:date="2025-03-25T14:56:00Z">
            <w:rPr>
              <w:rFonts w:ascii="Times New Roman" w:eastAsia="Calibri" w:hAnsi="Times New Roman" w:cs="Times New Roman"/>
              <w:kern w:val="2"/>
              <w:sz w:val="24"/>
              <w:szCs w:val="24"/>
              <w:lang w:val="en-US"/>
              <w14:ligatures w14:val="standardContextual"/>
            </w:rPr>
          </w:rPrChange>
        </w:rPr>
        <w:t>L. gmelinii</w:t>
      </w:r>
      <w:r w:rsidRPr="00B67ADD">
        <w:rPr>
          <w:rFonts w:ascii="Times New Roman" w:eastAsia="Calibri" w:hAnsi="Times New Roman" w:cs="Times New Roman"/>
          <w:kern w:val="2"/>
          <w:sz w:val="24"/>
          <w:szCs w:val="24"/>
          <w:lang w:val="en-US"/>
          <w14:ligatures w14:val="standardContextual"/>
        </w:rPr>
        <w:t>; and Chokurdakh (</w:t>
      </w:r>
      <w:r w:rsidRPr="0084700E">
        <w:rPr>
          <w:rFonts w:ascii="Times New Roman" w:eastAsia="Calibri" w:hAnsi="Times New Roman" w:cs="Times New Roman"/>
          <w:b/>
          <w:kern w:val="2"/>
          <w:sz w:val="24"/>
          <w:szCs w:val="24"/>
          <w:lang w:val="en-US"/>
          <w14:ligatures w14:val="standardContextual"/>
          <w:rPrChange w:id="149" w:author="Кристина" w:date="2025-03-25T15:19:00Z">
            <w:rPr>
              <w:rFonts w:ascii="Times New Roman" w:eastAsia="Calibri" w:hAnsi="Times New Roman" w:cs="Times New Roman"/>
              <w:kern w:val="2"/>
              <w:sz w:val="24"/>
              <w:szCs w:val="24"/>
              <w:lang w:val="en-US"/>
              <w14:ligatures w14:val="standardContextual"/>
            </w:rPr>
          </w:rPrChange>
        </w:rPr>
        <w:t>CHO</w:t>
      </w:r>
      <w:r w:rsidRPr="00B67ADD">
        <w:rPr>
          <w:rFonts w:ascii="Times New Roman" w:eastAsia="Calibri" w:hAnsi="Times New Roman" w:cs="Times New Roman"/>
          <w:kern w:val="2"/>
          <w:sz w:val="24"/>
          <w:szCs w:val="24"/>
          <w:lang w:val="en-US"/>
          <w14:ligatures w14:val="standardContextual"/>
        </w:rPr>
        <w:t>; 70°30′N, 147°10′E; 7</w:t>
      </w:r>
      <w:ins w:id="150" w:author="Кристина" w:date="2025-03-26T14:36:00Z">
        <w:r w:rsidR="00EC596F">
          <w:rPr>
            <w:rFonts w:ascii="Times New Roman" w:eastAsia="Calibri" w:hAnsi="Times New Roman" w:cs="Times New Roman"/>
            <w:kern w:val="2"/>
            <w:sz w:val="24"/>
            <w:szCs w:val="24"/>
            <w:lang w:val="en-US"/>
            <w14:ligatures w14:val="standardContextual"/>
          </w:rPr>
          <w:t>1</w:t>
        </w:r>
      </w:ins>
      <w:r w:rsidRPr="00B67ADD">
        <w:rPr>
          <w:rFonts w:ascii="Times New Roman" w:eastAsia="Calibri" w:hAnsi="Times New Roman" w:cs="Times New Roman"/>
          <w:kern w:val="2"/>
          <w:sz w:val="24"/>
          <w:szCs w:val="24"/>
          <w:lang w:val="en-US"/>
          <w14:ligatures w14:val="standardContextual"/>
        </w:rPr>
        <w:t xml:space="preserve"> m a.s.l.) and Bilibino (</w:t>
      </w:r>
      <w:r w:rsidRPr="0084700E">
        <w:rPr>
          <w:rFonts w:ascii="Times New Roman" w:eastAsia="Calibri" w:hAnsi="Times New Roman" w:cs="Times New Roman"/>
          <w:b/>
          <w:kern w:val="2"/>
          <w:sz w:val="24"/>
          <w:szCs w:val="24"/>
          <w:lang w:val="en-US"/>
          <w14:ligatures w14:val="standardContextual"/>
          <w:rPrChange w:id="151" w:author="Кристина" w:date="2025-03-25T15:21:00Z">
            <w:rPr>
              <w:rFonts w:ascii="Times New Roman" w:eastAsia="Calibri" w:hAnsi="Times New Roman" w:cs="Times New Roman"/>
              <w:kern w:val="2"/>
              <w:sz w:val="24"/>
              <w:szCs w:val="24"/>
              <w:lang w:val="en-US"/>
              <w14:ligatures w14:val="standardContextual"/>
            </w:rPr>
          </w:rPrChange>
        </w:rPr>
        <w:t>BIL</w:t>
      </w:r>
      <w:r w:rsidRPr="00B67ADD">
        <w:rPr>
          <w:rFonts w:ascii="Times New Roman" w:eastAsia="Calibri" w:hAnsi="Times New Roman" w:cs="Times New Roman"/>
          <w:kern w:val="2"/>
          <w:sz w:val="24"/>
          <w:szCs w:val="24"/>
          <w:lang w:val="en-US"/>
          <w14:ligatures w14:val="standardContextual"/>
        </w:rPr>
        <w:t xml:space="preserve">; 68°02′N, 166°40′E; 468 m a.s.l.) for </w:t>
      </w:r>
      <w:r w:rsidRPr="000A6655">
        <w:rPr>
          <w:rFonts w:ascii="Times New Roman" w:eastAsia="Calibri" w:hAnsi="Times New Roman" w:cs="Times New Roman"/>
          <w:i/>
          <w:kern w:val="2"/>
          <w:sz w:val="24"/>
          <w:szCs w:val="24"/>
          <w:lang w:val="en-US"/>
          <w14:ligatures w14:val="standardContextual"/>
          <w:rPrChange w:id="152" w:author="Кристина" w:date="2025-03-25T14:56:00Z">
            <w:rPr>
              <w:rFonts w:ascii="Times New Roman" w:eastAsia="Calibri" w:hAnsi="Times New Roman" w:cs="Times New Roman"/>
              <w:kern w:val="2"/>
              <w:sz w:val="24"/>
              <w:szCs w:val="24"/>
              <w:lang w:val="en-US"/>
              <w14:ligatures w14:val="standardContextual"/>
            </w:rPr>
          </w:rPrChange>
        </w:rPr>
        <w:t>L. cajanderi</w:t>
      </w:r>
      <w:r w:rsidRPr="00B67ADD">
        <w:rPr>
          <w:rFonts w:ascii="Times New Roman" w:eastAsia="Calibri" w:hAnsi="Times New Roman" w:cs="Times New Roman"/>
          <w:kern w:val="2"/>
          <w:sz w:val="24"/>
          <w:szCs w:val="24"/>
          <w:lang w:val="en-US"/>
          <w14:ligatures w14:val="standardContextual"/>
        </w:rPr>
        <w:t>. Between 18 and 35 trees were sampled per site (total n = 137) during the summers of</w:t>
      </w:r>
      <w:del w:id="153" w:author="Кристина" w:date="2025-03-25T14:57:00Z">
        <w:r w:rsidRPr="00B67ADD" w:rsidDel="00263310">
          <w:rPr>
            <w:rFonts w:ascii="Times New Roman" w:eastAsia="Calibri" w:hAnsi="Times New Roman" w:cs="Times New Roman"/>
            <w:kern w:val="2"/>
            <w:sz w:val="24"/>
            <w:szCs w:val="24"/>
            <w:lang w:val="en-US"/>
            <w14:ligatures w14:val="standardContextual"/>
          </w:rPr>
          <w:delText xml:space="preserve"> [insert year(s) of sampling]</w:delText>
        </w:r>
      </w:del>
      <w:r w:rsidRPr="00B67ADD">
        <w:rPr>
          <w:rFonts w:ascii="Times New Roman" w:eastAsia="Calibri" w:hAnsi="Times New Roman" w:cs="Times New Roman"/>
          <w:kern w:val="2"/>
          <w:sz w:val="24"/>
          <w:szCs w:val="24"/>
          <w:lang w:val="en-US"/>
          <w14:ligatures w14:val="standardContextual"/>
        </w:rPr>
        <w:t xml:space="preserve"> using a 5-mm increment borer powered by an electric drill. Cores were collected at breast height (1.3 m), and tree height and diameter at breast height (dbh) were measured for sampled trees where data were available (</w:t>
      </w:r>
      <w:r w:rsidRPr="00A049C9">
        <w:rPr>
          <w:rFonts w:ascii="Times New Roman" w:eastAsia="Calibri" w:hAnsi="Times New Roman" w:cs="Times New Roman"/>
          <w:color w:val="FF0000"/>
          <w:kern w:val="2"/>
          <w:sz w:val="24"/>
          <w:szCs w:val="24"/>
          <w:lang w:val="en-US"/>
          <w14:ligatures w14:val="standardContextual"/>
          <w:rPrChange w:id="154" w:author="Кристина" w:date="2025-03-26T11:57:00Z">
            <w:rPr>
              <w:rFonts w:ascii="Times New Roman" w:eastAsia="Calibri" w:hAnsi="Times New Roman" w:cs="Times New Roman"/>
              <w:kern w:val="2"/>
              <w:sz w:val="24"/>
              <w:szCs w:val="24"/>
              <w:lang w:val="en-US"/>
              <w14:ligatures w14:val="standardContextual"/>
            </w:rPr>
          </w:rPrChange>
        </w:rPr>
        <w:t>Table S1</w:t>
      </w:r>
      <w:r w:rsidRPr="00B67ADD">
        <w:rPr>
          <w:rFonts w:ascii="Times New Roman" w:eastAsia="Calibri" w:hAnsi="Times New Roman" w:cs="Times New Roman"/>
          <w:kern w:val="2"/>
          <w:sz w:val="24"/>
          <w:szCs w:val="24"/>
          <w:lang w:val="en-US"/>
          <w14:ligatures w14:val="standardContextual"/>
        </w:rPr>
        <w:t xml:space="preserve">). Tree characteristics varied across sites, with mean dbh ranging from 13.7 ± 5.2 cm in </w:t>
      </w:r>
      <w:r w:rsidRPr="0084700E">
        <w:rPr>
          <w:rFonts w:ascii="Times New Roman" w:eastAsia="Calibri" w:hAnsi="Times New Roman" w:cs="Times New Roman"/>
          <w:b/>
          <w:kern w:val="2"/>
          <w:sz w:val="24"/>
          <w:szCs w:val="24"/>
          <w:lang w:val="en-US"/>
          <w14:ligatures w14:val="standardContextual"/>
          <w:rPrChange w:id="155" w:author="Кристина" w:date="2025-03-25T15:18:00Z">
            <w:rPr>
              <w:rFonts w:ascii="Times New Roman" w:eastAsia="Calibri" w:hAnsi="Times New Roman" w:cs="Times New Roman"/>
              <w:kern w:val="2"/>
              <w:sz w:val="24"/>
              <w:szCs w:val="24"/>
              <w:lang w:val="en-US"/>
              <w14:ligatures w14:val="standardContextual"/>
            </w:rPr>
          </w:rPrChange>
        </w:rPr>
        <w:t>KHA</w:t>
      </w:r>
      <w:r w:rsidRPr="00B67ADD">
        <w:rPr>
          <w:rFonts w:ascii="Times New Roman" w:eastAsia="Calibri" w:hAnsi="Times New Roman" w:cs="Times New Roman"/>
          <w:kern w:val="2"/>
          <w:sz w:val="24"/>
          <w:szCs w:val="24"/>
          <w:lang w:val="en-US"/>
          <w14:ligatures w14:val="standardContextual"/>
        </w:rPr>
        <w:t xml:space="preserve"> to 36.6 ± 4.8 cm in </w:t>
      </w:r>
      <w:r w:rsidRPr="0024463D">
        <w:rPr>
          <w:rFonts w:ascii="Times New Roman" w:eastAsia="Calibri" w:hAnsi="Times New Roman" w:cs="Times New Roman"/>
          <w:b/>
          <w:kern w:val="2"/>
          <w:sz w:val="24"/>
          <w:szCs w:val="24"/>
          <w:lang w:val="en-US"/>
          <w14:ligatures w14:val="standardContextual"/>
          <w:rPrChange w:id="156" w:author="Кристина" w:date="2025-03-25T15:12:00Z">
            <w:rPr>
              <w:rFonts w:ascii="Times New Roman" w:eastAsia="Calibri" w:hAnsi="Times New Roman" w:cs="Times New Roman"/>
              <w:kern w:val="2"/>
              <w:sz w:val="24"/>
              <w:szCs w:val="24"/>
              <w:lang w:val="en-US"/>
              <w14:ligatures w14:val="standardContextual"/>
            </w:rPr>
          </w:rPrChange>
        </w:rPr>
        <w:t>APA</w:t>
      </w:r>
      <w:r w:rsidRPr="00B67ADD">
        <w:rPr>
          <w:rFonts w:ascii="Times New Roman" w:eastAsia="Calibri" w:hAnsi="Times New Roman" w:cs="Times New Roman"/>
          <w:kern w:val="2"/>
          <w:sz w:val="24"/>
          <w:szCs w:val="24"/>
          <w:lang w:val="en-US"/>
          <w14:ligatures w14:val="standardContextual"/>
        </w:rPr>
        <w:t xml:space="preserve">, and mean height from 5.4 ± 1.2 m in </w:t>
      </w:r>
      <w:r w:rsidRPr="0084700E">
        <w:rPr>
          <w:rFonts w:ascii="Times New Roman" w:eastAsia="Calibri" w:hAnsi="Times New Roman" w:cs="Times New Roman"/>
          <w:b/>
          <w:kern w:val="2"/>
          <w:sz w:val="24"/>
          <w:szCs w:val="24"/>
          <w:lang w:val="en-US"/>
          <w14:ligatures w14:val="standardContextual"/>
          <w:rPrChange w:id="157" w:author="Кристина" w:date="2025-03-25T15:18:00Z">
            <w:rPr>
              <w:rFonts w:ascii="Times New Roman" w:eastAsia="Calibri" w:hAnsi="Times New Roman" w:cs="Times New Roman"/>
              <w:kern w:val="2"/>
              <w:sz w:val="24"/>
              <w:szCs w:val="24"/>
              <w:lang w:val="en-US"/>
              <w14:ligatures w14:val="standardContextual"/>
            </w:rPr>
          </w:rPrChange>
        </w:rPr>
        <w:t>KHA</w:t>
      </w:r>
      <w:r w:rsidRPr="00B67ADD">
        <w:rPr>
          <w:rFonts w:ascii="Times New Roman" w:eastAsia="Calibri" w:hAnsi="Times New Roman" w:cs="Times New Roman"/>
          <w:kern w:val="2"/>
          <w:sz w:val="24"/>
          <w:szCs w:val="24"/>
          <w:lang w:val="en-US"/>
          <w14:ligatures w14:val="standardContextual"/>
        </w:rPr>
        <w:t xml:space="preserve"> to 14.5 ± 1.7 m in </w:t>
      </w:r>
      <w:r w:rsidRPr="0024463D">
        <w:rPr>
          <w:rFonts w:ascii="Times New Roman" w:eastAsia="Calibri" w:hAnsi="Times New Roman" w:cs="Times New Roman"/>
          <w:b/>
          <w:kern w:val="2"/>
          <w:sz w:val="24"/>
          <w:szCs w:val="24"/>
          <w:lang w:val="en-US"/>
          <w14:ligatures w14:val="standardContextual"/>
          <w:rPrChange w:id="158" w:author="Кристина" w:date="2025-03-25T15:13:00Z">
            <w:rPr>
              <w:rFonts w:ascii="Times New Roman" w:eastAsia="Calibri" w:hAnsi="Times New Roman" w:cs="Times New Roman"/>
              <w:kern w:val="2"/>
              <w:sz w:val="24"/>
              <w:szCs w:val="24"/>
              <w:lang w:val="en-US"/>
              <w14:ligatures w14:val="standardContextual"/>
            </w:rPr>
          </w:rPrChange>
        </w:rPr>
        <w:t>APA</w:t>
      </w:r>
      <w:del w:id="159" w:author="Кристина" w:date="2025-03-26T14:46:00Z">
        <w:r w:rsidRPr="00B67ADD" w:rsidDel="00EC596F">
          <w:rPr>
            <w:rFonts w:ascii="Times New Roman" w:eastAsia="Calibri" w:hAnsi="Times New Roman" w:cs="Times New Roman"/>
            <w:kern w:val="2"/>
            <w:sz w:val="24"/>
            <w:szCs w:val="24"/>
            <w:lang w:val="en-US"/>
            <w14:ligatures w14:val="standardContextual"/>
          </w:rPr>
          <w:delText xml:space="preserve"> (</w:delText>
        </w:r>
        <w:r w:rsidRPr="00A049C9" w:rsidDel="00EC596F">
          <w:rPr>
            <w:rFonts w:ascii="Times New Roman" w:eastAsia="Calibri" w:hAnsi="Times New Roman" w:cs="Times New Roman"/>
            <w:color w:val="FF0000"/>
            <w:kern w:val="2"/>
            <w:sz w:val="24"/>
            <w:szCs w:val="24"/>
            <w:lang w:val="en-US"/>
            <w14:ligatures w14:val="standardContextual"/>
            <w:rPrChange w:id="160" w:author="Кристина" w:date="2025-03-26T11:57:00Z">
              <w:rPr>
                <w:rFonts w:ascii="Times New Roman" w:eastAsia="Calibri" w:hAnsi="Times New Roman" w:cs="Times New Roman"/>
                <w:kern w:val="2"/>
                <w:sz w:val="24"/>
                <w:szCs w:val="24"/>
                <w:lang w:val="en-US"/>
                <w14:ligatures w14:val="standardContextual"/>
              </w:rPr>
            </w:rPrChange>
          </w:rPr>
          <w:delText>Table S1</w:delText>
        </w:r>
        <w:r w:rsidRPr="00B67ADD" w:rsidDel="00EC596F">
          <w:rPr>
            <w:rFonts w:ascii="Times New Roman" w:eastAsia="Calibri" w:hAnsi="Times New Roman" w:cs="Times New Roman"/>
            <w:kern w:val="2"/>
            <w:sz w:val="24"/>
            <w:szCs w:val="24"/>
            <w:lang w:val="en-US"/>
            <w14:ligatures w14:val="standardContextual"/>
          </w:rPr>
          <w:delText>)</w:delText>
        </w:r>
      </w:del>
      <w:r w:rsidRPr="00B67ADD">
        <w:rPr>
          <w:rFonts w:ascii="Times New Roman" w:eastAsia="Calibri" w:hAnsi="Times New Roman" w:cs="Times New Roman"/>
          <w:kern w:val="2"/>
          <w:sz w:val="24"/>
          <w:szCs w:val="24"/>
          <w:lang w:val="en-US"/>
          <w14:ligatures w14:val="standardContextual"/>
        </w:rPr>
        <w:t xml:space="preserve">. No dbh or height data were recorded for </w:t>
      </w:r>
      <w:r w:rsidRPr="0024463D">
        <w:rPr>
          <w:rFonts w:ascii="Times New Roman" w:eastAsia="Calibri" w:hAnsi="Times New Roman" w:cs="Times New Roman"/>
          <w:b/>
          <w:kern w:val="2"/>
          <w:sz w:val="24"/>
          <w:szCs w:val="24"/>
          <w:lang w:val="en-US"/>
          <w14:ligatures w14:val="standardContextual"/>
          <w:rPrChange w:id="161" w:author="Кристина" w:date="2025-03-25T15:10:00Z">
            <w:rPr>
              <w:rFonts w:ascii="Times New Roman" w:eastAsia="Calibri" w:hAnsi="Times New Roman" w:cs="Times New Roman"/>
              <w:kern w:val="2"/>
              <w:sz w:val="24"/>
              <w:szCs w:val="24"/>
              <w:lang w:val="en-US"/>
              <w14:ligatures w14:val="standardContextual"/>
            </w:rPr>
          </w:rPrChange>
        </w:rPr>
        <w:t>FIN</w:t>
      </w:r>
      <w:r w:rsidRPr="00B67ADD">
        <w:rPr>
          <w:rFonts w:ascii="Times New Roman" w:eastAsia="Calibri" w:hAnsi="Times New Roman" w:cs="Times New Roman"/>
          <w:kern w:val="2"/>
          <w:sz w:val="24"/>
          <w:szCs w:val="24"/>
          <w:lang w:val="en-US"/>
          <w14:ligatures w14:val="standardContextual"/>
        </w:rPr>
        <w:t xml:space="preserve">. Average tree age ranged </w:t>
      </w:r>
      <w:r w:rsidRPr="00B67ADD">
        <w:rPr>
          <w:rFonts w:ascii="Times New Roman" w:eastAsia="Calibri" w:hAnsi="Times New Roman" w:cs="Times New Roman"/>
          <w:kern w:val="2"/>
          <w:sz w:val="24"/>
          <w:szCs w:val="24"/>
          <w:lang w:val="en-US"/>
          <w14:ligatures w14:val="standardContextual"/>
        </w:rPr>
        <w:lastRenderedPageBreak/>
        <w:t xml:space="preserve">from 133 ± 35.9 years in </w:t>
      </w:r>
      <w:r w:rsidRPr="0024463D">
        <w:rPr>
          <w:rFonts w:ascii="Times New Roman" w:eastAsia="Calibri" w:hAnsi="Times New Roman" w:cs="Times New Roman"/>
          <w:b/>
          <w:kern w:val="2"/>
          <w:sz w:val="24"/>
          <w:szCs w:val="24"/>
          <w:lang w:val="en-US"/>
          <w14:ligatures w14:val="standardContextual"/>
          <w:rPrChange w:id="162" w:author="Кристина" w:date="2025-03-25T15:14:00Z">
            <w:rPr>
              <w:rFonts w:ascii="Times New Roman" w:eastAsia="Calibri" w:hAnsi="Times New Roman" w:cs="Times New Roman"/>
              <w:kern w:val="2"/>
              <w:sz w:val="24"/>
              <w:szCs w:val="24"/>
              <w:lang w:val="en-US"/>
              <w14:ligatures w14:val="standardContextual"/>
            </w:rPr>
          </w:rPrChange>
        </w:rPr>
        <w:t>PUR</w:t>
      </w:r>
      <w:r w:rsidRPr="00B67ADD">
        <w:rPr>
          <w:rFonts w:ascii="Times New Roman" w:eastAsia="Calibri" w:hAnsi="Times New Roman" w:cs="Times New Roman"/>
          <w:kern w:val="2"/>
          <w:sz w:val="24"/>
          <w:szCs w:val="24"/>
          <w:lang w:val="en-US"/>
          <w14:ligatures w14:val="standardContextual"/>
        </w:rPr>
        <w:t xml:space="preserve"> to 331.4 ± 118 years in </w:t>
      </w:r>
      <w:r w:rsidRPr="0084700E">
        <w:rPr>
          <w:rFonts w:ascii="Times New Roman" w:eastAsia="Calibri" w:hAnsi="Times New Roman" w:cs="Times New Roman"/>
          <w:b/>
          <w:kern w:val="2"/>
          <w:sz w:val="24"/>
          <w:szCs w:val="24"/>
          <w:lang w:val="en-US"/>
          <w14:ligatures w14:val="standardContextual"/>
          <w:rPrChange w:id="163" w:author="Кристина" w:date="2025-03-25T15:19:00Z">
            <w:rPr>
              <w:rFonts w:ascii="Times New Roman" w:eastAsia="Calibri" w:hAnsi="Times New Roman" w:cs="Times New Roman"/>
              <w:kern w:val="2"/>
              <w:sz w:val="24"/>
              <w:szCs w:val="24"/>
              <w:lang w:val="en-US"/>
              <w14:ligatures w14:val="standardContextual"/>
            </w:rPr>
          </w:rPrChange>
        </w:rPr>
        <w:t>CHO</w:t>
      </w:r>
      <w:r w:rsidRPr="00B67ADD">
        <w:rPr>
          <w:rFonts w:ascii="Times New Roman" w:eastAsia="Calibri" w:hAnsi="Times New Roman" w:cs="Times New Roman"/>
          <w:kern w:val="2"/>
          <w:sz w:val="24"/>
          <w:szCs w:val="24"/>
          <w:lang w:val="en-US"/>
          <w14:ligatures w14:val="standardContextual"/>
        </w:rPr>
        <w:t>, reflecting differences in growth rates and site conditions</w:t>
      </w:r>
      <w:ins w:id="164" w:author="Кристина" w:date="2025-03-26T14:46:00Z">
        <w:r w:rsidR="00EC596F">
          <w:rPr>
            <w:rFonts w:ascii="Times New Roman" w:eastAsia="Calibri" w:hAnsi="Times New Roman" w:cs="Times New Roman"/>
            <w:kern w:val="2"/>
            <w:sz w:val="24"/>
            <w:szCs w:val="24"/>
            <w:lang w:val="en-US"/>
            <w14:ligatures w14:val="standardContextual"/>
          </w:rPr>
          <w:t xml:space="preserve"> </w:t>
        </w:r>
        <w:r w:rsidR="00EC596F" w:rsidRPr="00B67ADD">
          <w:rPr>
            <w:rFonts w:ascii="Times New Roman" w:eastAsia="Calibri" w:hAnsi="Times New Roman" w:cs="Times New Roman"/>
            <w:kern w:val="2"/>
            <w:sz w:val="24"/>
            <w:szCs w:val="24"/>
            <w:lang w:val="en-US"/>
            <w14:ligatures w14:val="standardContextual"/>
          </w:rPr>
          <w:t>(</w:t>
        </w:r>
        <w:r w:rsidR="00EC596F" w:rsidRPr="009E44FD">
          <w:rPr>
            <w:rFonts w:ascii="Times New Roman" w:eastAsia="Calibri" w:hAnsi="Times New Roman" w:cs="Times New Roman"/>
            <w:color w:val="FF0000"/>
            <w:kern w:val="2"/>
            <w:sz w:val="24"/>
            <w:szCs w:val="24"/>
            <w:lang w:val="en-US"/>
            <w14:ligatures w14:val="standardContextual"/>
          </w:rPr>
          <w:t>Table S1</w:t>
        </w:r>
        <w:r w:rsidR="00EC596F" w:rsidRPr="00B67ADD">
          <w:rPr>
            <w:rFonts w:ascii="Times New Roman" w:eastAsia="Calibri" w:hAnsi="Times New Roman" w:cs="Times New Roman"/>
            <w:kern w:val="2"/>
            <w:sz w:val="24"/>
            <w:szCs w:val="24"/>
            <w:lang w:val="en-US"/>
            <w14:ligatures w14:val="standardContextual"/>
          </w:rPr>
          <w:t>)</w:t>
        </w:r>
      </w:ins>
      <w:r w:rsidRPr="00B67ADD">
        <w:rPr>
          <w:rFonts w:ascii="Times New Roman" w:eastAsia="Calibri" w:hAnsi="Times New Roman" w:cs="Times New Roman"/>
          <w:kern w:val="2"/>
          <w:sz w:val="24"/>
          <w:szCs w:val="24"/>
          <w:lang w:val="en-US"/>
          <w14:ligatures w14:val="standardContextual"/>
        </w:rPr>
        <w:t>.</w:t>
      </w:r>
    </w:p>
    <w:p w14:paraId="1AA91989" w14:textId="77777777" w:rsidR="00DC12DA" w:rsidRPr="00B67ADD" w:rsidRDefault="00DC12DA" w:rsidP="00381094">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424B66CF" w14:textId="142388CB" w:rsidR="00381094" w:rsidRDefault="00381094" w:rsidP="00381094">
      <w:pPr>
        <w:spacing w:after="0" w:line="480" w:lineRule="auto"/>
        <w:contextualSpacing/>
        <w:jc w:val="both"/>
        <w:rPr>
          <w:ins w:id="165" w:author="Кристина" w:date="2025-03-26T12:00:00Z"/>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kern w:val="2"/>
          <w:sz w:val="24"/>
          <w:szCs w:val="24"/>
          <w:lang w:val="en-US"/>
          <w14:ligatures w14:val="standardContextual"/>
        </w:rPr>
        <w:t>The study transect encompasses a broad climatic and ecological gradient within the forest-tundra ecotone, characterized by short growing seasons, low temperatures, and variable permafrost conditions. The westernmost sites (</w:t>
      </w:r>
      <w:r w:rsidRPr="0024463D">
        <w:rPr>
          <w:rFonts w:ascii="Times New Roman" w:eastAsia="Calibri" w:hAnsi="Times New Roman" w:cs="Times New Roman"/>
          <w:b/>
          <w:kern w:val="2"/>
          <w:sz w:val="24"/>
          <w:szCs w:val="24"/>
          <w:lang w:val="en-US"/>
          <w14:ligatures w14:val="standardContextual"/>
          <w:rPrChange w:id="166" w:author="Кристина" w:date="2025-03-25T15:10:00Z">
            <w:rPr>
              <w:rFonts w:ascii="Times New Roman" w:eastAsia="Calibri" w:hAnsi="Times New Roman" w:cs="Times New Roman"/>
              <w:kern w:val="2"/>
              <w:sz w:val="24"/>
              <w:szCs w:val="24"/>
              <w:lang w:val="en-US"/>
              <w14:ligatures w14:val="standardContextual"/>
            </w:rPr>
          </w:rPrChange>
        </w:rPr>
        <w:t>FIN</w:t>
      </w:r>
      <w:r w:rsidRPr="00B67ADD">
        <w:rPr>
          <w:rFonts w:ascii="Times New Roman" w:eastAsia="Calibri" w:hAnsi="Times New Roman" w:cs="Times New Roman"/>
          <w:kern w:val="2"/>
          <w:sz w:val="24"/>
          <w:szCs w:val="24"/>
          <w:lang w:val="en-US"/>
          <w14:ligatures w14:val="standardContextual"/>
        </w:rPr>
        <w:t xml:space="preserve"> and </w:t>
      </w:r>
      <w:r w:rsidRPr="0024463D">
        <w:rPr>
          <w:rFonts w:ascii="Times New Roman" w:eastAsia="Calibri" w:hAnsi="Times New Roman" w:cs="Times New Roman"/>
          <w:b/>
          <w:kern w:val="2"/>
          <w:sz w:val="24"/>
          <w:szCs w:val="24"/>
          <w:lang w:val="en-US"/>
          <w14:ligatures w14:val="standardContextual"/>
          <w:rPrChange w:id="167" w:author="Кристина" w:date="2025-03-25T15:13:00Z">
            <w:rPr>
              <w:rFonts w:ascii="Times New Roman" w:eastAsia="Calibri" w:hAnsi="Times New Roman" w:cs="Times New Roman"/>
              <w:kern w:val="2"/>
              <w:sz w:val="24"/>
              <w:szCs w:val="24"/>
              <w:lang w:val="en-US"/>
              <w14:ligatures w14:val="standardContextual"/>
            </w:rPr>
          </w:rPrChange>
        </w:rPr>
        <w:t>APA</w:t>
      </w:r>
      <w:r w:rsidRPr="00B67ADD">
        <w:rPr>
          <w:rFonts w:ascii="Times New Roman" w:eastAsia="Calibri" w:hAnsi="Times New Roman" w:cs="Times New Roman"/>
          <w:kern w:val="2"/>
          <w:sz w:val="24"/>
          <w:szCs w:val="24"/>
          <w:lang w:val="en-US"/>
          <w14:ligatures w14:val="standardContextual"/>
        </w:rPr>
        <w:t xml:space="preserve">) lie near the upper limit of </w:t>
      </w:r>
      <w:r w:rsidRPr="00140886">
        <w:rPr>
          <w:rFonts w:ascii="Times New Roman" w:eastAsia="Calibri" w:hAnsi="Times New Roman" w:cs="Times New Roman"/>
          <w:i/>
          <w:kern w:val="2"/>
          <w:sz w:val="24"/>
          <w:szCs w:val="24"/>
          <w:lang w:val="en-US"/>
          <w14:ligatures w14:val="standardContextual"/>
          <w:rPrChange w:id="168" w:author="Кристина" w:date="2025-03-26T11:10:00Z">
            <w:rPr>
              <w:rFonts w:ascii="Times New Roman" w:eastAsia="Calibri" w:hAnsi="Times New Roman" w:cs="Times New Roman"/>
              <w:kern w:val="2"/>
              <w:sz w:val="24"/>
              <w:szCs w:val="24"/>
              <w:lang w:val="en-US"/>
              <w14:ligatures w14:val="standardContextual"/>
            </w:rPr>
          </w:rPrChange>
        </w:rPr>
        <w:t>P. sylvestris</w:t>
      </w:r>
      <w:r w:rsidRPr="00B67ADD">
        <w:rPr>
          <w:rFonts w:ascii="Times New Roman" w:eastAsia="Calibri" w:hAnsi="Times New Roman" w:cs="Times New Roman"/>
          <w:kern w:val="2"/>
          <w:sz w:val="24"/>
          <w:szCs w:val="24"/>
          <w:lang w:val="en-US"/>
          <w14:ligatures w14:val="standardContextual"/>
        </w:rPr>
        <w:t xml:space="preserve"> distribution, featuring podzolic and peat-podzolic soils with high organic content and either absent or insular permafrost (active layer depth: 1</w:t>
      </w:r>
      <w:del w:id="169" w:author="Кристина" w:date="2025-03-25T15:01:00Z">
        <w:r w:rsidRPr="00B67ADD" w:rsidDel="00750911">
          <w:rPr>
            <w:rFonts w:ascii="Times New Roman" w:eastAsia="Calibri" w:hAnsi="Times New Roman" w:cs="Times New Roman"/>
            <w:kern w:val="2"/>
            <w:sz w:val="24"/>
            <w:szCs w:val="24"/>
            <w:lang w:val="en-US"/>
            <w14:ligatures w14:val="standardContextual"/>
          </w:rPr>
          <w:delText>–</w:delText>
        </w:r>
      </w:del>
      <w:ins w:id="170"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B67ADD">
        <w:rPr>
          <w:rFonts w:ascii="Times New Roman" w:eastAsia="Calibri" w:hAnsi="Times New Roman" w:cs="Times New Roman"/>
          <w:kern w:val="2"/>
          <w:sz w:val="24"/>
          <w:szCs w:val="24"/>
          <w:lang w:val="en-US"/>
          <w14:ligatures w14:val="standardContextual"/>
        </w:rPr>
        <w:t>2 m). Central sites (</w:t>
      </w:r>
      <w:r w:rsidRPr="0024463D">
        <w:rPr>
          <w:rFonts w:ascii="Times New Roman" w:eastAsia="Calibri" w:hAnsi="Times New Roman" w:cs="Times New Roman"/>
          <w:b/>
          <w:kern w:val="2"/>
          <w:sz w:val="24"/>
          <w:szCs w:val="24"/>
          <w:lang w:val="en-US"/>
          <w14:ligatures w14:val="standardContextual"/>
          <w:rPrChange w:id="171" w:author="Кристина" w:date="2025-03-25T15:14:00Z">
            <w:rPr>
              <w:rFonts w:ascii="Times New Roman" w:eastAsia="Calibri" w:hAnsi="Times New Roman" w:cs="Times New Roman"/>
              <w:kern w:val="2"/>
              <w:sz w:val="24"/>
              <w:szCs w:val="24"/>
              <w:lang w:val="en-US"/>
              <w14:ligatures w14:val="standardContextual"/>
            </w:rPr>
          </w:rPrChange>
        </w:rPr>
        <w:t>PUR</w:t>
      </w:r>
      <w:r w:rsidRPr="00B67ADD">
        <w:rPr>
          <w:rFonts w:ascii="Times New Roman" w:eastAsia="Calibri" w:hAnsi="Times New Roman" w:cs="Times New Roman"/>
          <w:kern w:val="2"/>
          <w:sz w:val="24"/>
          <w:szCs w:val="24"/>
          <w:lang w:val="en-US"/>
          <w14:ligatures w14:val="standardContextual"/>
        </w:rPr>
        <w:t xml:space="preserve"> and </w:t>
      </w:r>
      <w:r w:rsidRPr="0084700E">
        <w:rPr>
          <w:rFonts w:ascii="Times New Roman" w:eastAsia="Calibri" w:hAnsi="Times New Roman" w:cs="Times New Roman"/>
          <w:b/>
          <w:kern w:val="2"/>
          <w:sz w:val="24"/>
          <w:szCs w:val="24"/>
          <w:lang w:val="en-US"/>
          <w14:ligatures w14:val="standardContextual"/>
          <w:rPrChange w:id="172" w:author="Кристина" w:date="2025-03-25T15:18:00Z">
            <w:rPr>
              <w:rFonts w:ascii="Times New Roman" w:eastAsia="Calibri" w:hAnsi="Times New Roman" w:cs="Times New Roman"/>
              <w:kern w:val="2"/>
              <w:sz w:val="24"/>
              <w:szCs w:val="24"/>
              <w:lang w:val="en-US"/>
              <w14:ligatures w14:val="standardContextual"/>
            </w:rPr>
          </w:rPrChange>
        </w:rPr>
        <w:t>KHA</w:t>
      </w:r>
      <w:r w:rsidRPr="00B67ADD">
        <w:rPr>
          <w:rFonts w:ascii="Times New Roman" w:eastAsia="Calibri" w:hAnsi="Times New Roman" w:cs="Times New Roman"/>
          <w:kern w:val="2"/>
          <w:sz w:val="24"/>
          <w:szCs w:val="24"/>
          <w:lang w:val="en-US"/>
          <w14:ligatures w14:val="standardContextual"/>
        </w:rPr>
        <w:t>) transition to discontinuous permafrost (active layer: 50</w:t>
      </w:r>
      <w:del w:id="173" w:author="Кристина" w:date="2025-03-25T15:01:00Z">
        <w:r w:rsidRPr="00B67ADD" w:rsidDel="00750911">
          <w:rPr>
            <w:rFonts w:ascii="Times New Roman" w:eastAsia="Calibri" w:hAnsi="Times New Roman" w:cs="Times New Roman"/>
            <w:kern w:val="2"/>
            <w:sz w:val="24"/>
            <w:szCs w:val="24"/>
            <w:lang w:val="en-US"/>
            <w14:ligatures w14:val="standardContextual"/>
          </w:rPr>
          <w:delText>–</w:delText>
        </w:r>
      </w:del>
      <w:ins w:id="174"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B67ADD">
        <w:rPr>
          <w:rFonts w:ascii="Times New Roman" w:eastAsia="Calibri" w:hAnsi="Times New Roman" w:cs="Times New Roman"/>
          <w:kern w:val="2"/>
          <w:sz w:val="24"/>
          <w:szCs w:val="24"/>
          <w:lang w:val="en-US"/>
          <w14:ligatures w14:val="standardContextual"/>
        </w:rPr>
        <w:t>100 cm), with mountain-tundra and tundra-gley soils. Eastern sites (</w:t>
      </w:r>
      <w:r w:rsidRPr="0084700E">
        <w:rPr>
          <w:rFonts w:ascii="Times New Roman" w:eastAsia="Calibri" w:hAnsi="Times New Roman" w:cs="Times New Roman"/>
          <w:b/>
          <w:kern w:val="2"/>
          <w:sz w:val="24"/>
          <w:szCs w:val="24"/>
          <w:lang w:val="en-US"/>
          <w14:ligatures w14:val="standardContextual"/>
          <w:rPrChange w:id="175" w:author="Кристина" w:date="2025-03-25T15:19:00Z">
            <w:rPr>
              <w:rFonts w:ascii="Times New Roman" w:eastAsia="Calibri" w:hAnsi="Times New Roman" w:cs="Times New Roman"/>
              <w:kern w:val="2"/>
              <w:sz w:val="24"/>
              <w:szCs w:val="24"/>
              <w:lang w:val="en-US"/>
              <w14:ligatures w14:val="standardContextual"/>
            </w:rPr>
          </w:rPrChange>
        </w:rPr>
        <w:t>CHO</w:t>
      </w:r>
      <w:r w:rsidRPr="00B67ADD">
        <w:rPr>
          <w:rFonts w:ascii="Times New Roman" w:eastAsia="Calibri" w:hAnsi="Times New Roman" w:cs="Times New Roman"/>
          <w:kern w:val="2"/>
          <w:sz w:val="24"/>
          <w:szCs w:val="24"/>
          <w:lang w:val="en-US"/>
          <w14:ligatures w14:val="standardContextual"/>
        </w:rPr>
        <w:t xml:space="preserve"> and </w:t>
      </w:r>
      <w:r w:rsidRPr="0084700E">
        <w:rPr>
          <w:rFonts w:ascii="Times New Roman" w:eastAsia="Calibri" w:hAnsi="Times New Roman" w:cs="Times New Roman"/>
          <w:b/>
          <w:kern w:val="2"/>
          <w:sz w:val="24"/>
          <w:szCs w:val="24"/>
          <w:lang w:val="en-US"/>
          <w14:ligatures w14:val="standardContextual"/>
          <w:rPrChange w:id="176" w:author="Кристина" w:date="2025-03-25T15:21:00Z">
            <w:rPr>
              <w:rFonts w:ascii="Times New Roman" w:eastAsia="Calibri" w:hAnsi="Times New Roman" w:cs="Times New Roman"/>
              <w:kern w:val="2"/>
              <w:sz w:val="24"/>
              <w:szCs w:val="24"/>
              <w:lang w:val="en-US"/>
              <w14:ligatures w14:val="standardContextual"/>
            </w:rPr>
          </w:rPrChange>
        </w:rPr>
        <w:t>BIL</w:t>
      </w:r>
      <w:r w:rsidRPr="00B67ADD">
        <w:rPr>
          <w:rFonts w:ascii="Times New Roman" w:eastAsia="Calibri" w:hAnsi="Times New Roman" w:cs="Times New Roman"/>
          <w:kern w:val="2"/>
          <w:sz w:val="24"/>
          <w:szCs w:val="24"/>
          <w:lang w:val="en-US"/>
          <w14:ligatures w14:val="standardContextual"/>
        </w:rPr>
        <w:t>) are dominated by continuous permafrost (active layer: 30</w:t>
      </w:r>
      <w:del w:id="177" w:author="Кристина" w:date="2025-03-25T15:01:00Z">
        <w:r w:rsidRPr="00B67ADD" w:rsidDel="00750911">
          <w:rPr>
            <w:rFonts w:ascii="Times New Roman" w:eastAsia="Calibri" w:hAnsi="Times New Roman" w:cs="Times New Roman"/>
            <w:kern w:val="2"/>
            <w:sz w:val="24"/>
            <w:szCs w:val="24"/>
            <w:lang w:val="en-US"/>
            <w14:ligatures w14:val="standardContextual"/>
          </w:rPr>
          <w:delText>–</w:delText>
        </w:r>
      </w:del>
      <w:ins w:id="178"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B67ADD">
        <w:rPr>
          <w:rFonts w:ascii="Times New Roman" w:eastAsia="Calibri" w:hAnsi="Times New Roman" w:cs="Times New Roman"/>
          <w:kern w:val="2"/>
          <w:sz w:val="24"/>
          <w:szCs w:val="24"/>
          <w:lang w:val="en-US"/>
          <w14:ligatures w14:val="standardContextual"/>
        </w:rPr>
        <w:t>60 cm), cryozems, and tundra-gley soils with low organic matter and limited microbiological activity. These soil and permafrost dynamics, coupled with rapid spring snowmelt and summer temperature variability, strongly influence water availability and tree growth across the transect.</w:t>
      </w:r>
    </w:p>
    <w:p w14:paraId="32438619" w14:textId="77777777" w:rsidR="00DC12DA" w:rsidRPr="00B67ADD" w:rsidRDefault="00DC12DA" w:rsidP="00381094">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61B3F62E" w14:textId="4071B690" w:rsidR="00381094" w:rsidRDefault="00381094" w:rsidP="00381094">
      <w:pPr>
        <w:spacing w:after="0" w:line="480" w:lineRule="auto"/>
        <w:contextualSpacing/>
        <w:jc w:val="both"/>
        <w:rPr>
          <w:ins w:id="179" w:author="Кристина" w:date="2025-03-26T12:00:00Z"/>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kern w:val="2"/>
          <w:sz w:val="24"/>
          <w:szCs w:val="24"/>
          <w:lang w:val="en-US"/>
          <w14:ligatures w14:val="standardContextual"/>
        </w:rPr>
        <w:t xml:space="preserve">Meteorological data were obtained from the nearest weather stations to each sampling site: Sodankyla (52 km from </w:t>
      </w:r>
      <w:r w:rsidRPr="0024463D">
        <w:rPr>
          <w:rFonts w:ascii="Times New Roman" w:eastAsia="Calibri" w:hAnsi="Times New Roman" w:cs="Times New Roman"/>
          <w:b/>
          <w:kern w:val="2"/>
          <w:sz w:val="24"/>
          <w:szCs w:val="24"/>
          <w:lang w:val="en-US"/>
          <w14:ligatures w14:val="standardContextual"/>
          <w:rPrChange w:id="180" w:author="Кристина" w:date="2025-03-25T15:10:00Z">
            <w:rPr>
              <w:rFonts w:ascii="Times New Roman" w:eastAsia="Calibri" w:hAnsi="Times New Roman" w:cs="Times New Roman"/>
              <w:kern w:val="2"/>
              <w:sz w:val="24"/>
              <w:szCs w:val="24"/>
              <w:lang w:val="en-US"/>
              <w14:ligatures w14:val="standardContextual"/>
            </w:rPr>
          </w:rPrChange>
        </w:rPr>
        <w:t>FIN</w:t>
      </w:r>
      <w:r w:rsidRPr="00B67ADD">
        <w:rPr>
          <w:rFonts w:ascii="Times New Roman" w:eastAsia="Calibri" w:hAnsi="Times New Roman" w:cs="Times New Roman"/>
          <w:kern w:val="2"/>
          <w:sz w:val="24"/>
          <w:szCs w:val="24"/>
          <w:lang w:val="en-US"/>
          <w14:ligatures w14:val="standardContextual"/>
        </w:rPr>
        <w:t xml:space="preserve">), Kandalaksha (62 km from </w:t>
      </w:r>
      <w:r w:rsidRPr="0024463D">
        <w:rPr>
          <w:rFonts w:ascii="Times New Roman" w:eastAsia="Calibri" w:hAnsi="Times New Roman" w:cs="Times New Roman"/>
          <w:b/>
          <w:kern w:val="2"/>
          <w:sz w:val="24"/>
          <w:szCs w:val="24"/>
          <w:lang w:val="en-US"/>
          <w14:ligatures w14:val="standardContextual"/>
          <w:rPrChange w:id="181" w:author="Кристина" w:date="2025-03-25T15:13:00Z">
            <w:rPr>
              <w:rFonts w:ascii="Times New Roman" w:eastAsia="Calibri" w:hAnsi="Times New Roman" w:cs="Times New Roman"/>
              <w:kern w:val="2"/>
              <w:sz w:val="24"/>
              <w:szCs w:val="24"/>
              <w:lang w:val="en-US"/>
              <w14:ligatures w14:val="standardContextual"/>
            </w:rPr>
          </w:rPrChange>
        </w:rPr>
        <w:t>APA</w:t>
      </w:r>
      <w:r w:rsidRPr="00B67ADD">
        <w:rPr>
          <w:rFonts w:ascii="Times New Roman" w:eastAsia="Calibri" w:hAnsi="Times New Roman" w:cs="Times New Roman"/>
          <w:kern w:val="2"/>
          <w:sz w:val="24"/>
          <w:szCs w:val="24"/>
          <w:lang w:val="en-US"/>
          <w14:ligatures w14:val="standardContextual"/>
        </w:rPr>
        <w:t xml:space="preserve">), Salekhard (58 km from </w:t>
      </w:r>
      <w:r w:rsidRPr="0024463D">
        <w:rPr>
          <w:rFonts w:ascii="Times New Roman" w:eastAsia="Calibri" w:hAnsi="Times New Roman" w:cs="Times New Roman"/>
          <w:b/>
          <w:kern w:val="2"/>
          <w:sz w:val="24"/>
          <w:szCs w:val="24"/>
          <w:lang w:val="en-US"/>
          <w14:ligatures w14:val="standardContextual"/>
          <w:rPrChange w:id="182" w:author="Кристина" w:date="2025-03-25T15:14:00Z">
            <w:rPr>
              <w:rFonts w:ascii="Times New Roman" w:eastAsia="Calibri" w:hAnsi="Times New Roman" w:cs="Times New Roman"/>
              <w:kern w:val="2"/>
              <w:sz w:val="24"/>
              <w:szCs w:val="24"/>
              <w:lang w:val="en-US"/>
              <w14:ligatures w14:val="standardContextual"/>
            </w:rPr>
          </w:rPrChange>
        </w:rPr>
        <w:t>PUR</w:t>
      </w:r>
      <w:r w:rsidRPr="00B67ADD">
        <w:rPr>
          <w:rFonts w:ascii="Times New Roman" w:eastAsia="Calibri" w:hAnsi="Times New Roman" w:cs="Times New Roman"/>
          <w:kern w:val="2"/>
          <w:sz w:val="24"/>
          <w:szCs w:val="24"/>
          <w:lang w:val="en-US"/>
          <w14:ligatures w14:val="standardContextual"/>
        </w:rPr>
        <w:t xml:space="preserve">), Khatanga (7 km from </w:t>
      </w:r>
      <w:r w:rsidRPr="0084700E">
        <w:rPr>
          <w:rFonts w:ascii="Times New Roman" w:eastAsia="Calibri" w:hAnsi="Times New Roman" w:cs="Times New Roman"/>
          <w:b/>
          <w:kern w:val="2"/>
          <w:sz w:val="24"/>
          <w:szCs w:val="24"/>
          <w:lang w:val="en-US"/>
          <w14:ligatures w14:val="standardContextual"/>
          <w:rPrChange w:id="183" w:author="Кристина" w:date="2025-03-25T15:18:00Z">
            <w:rPr>
              <w:rFonts w:ascii="Times New Roman" w:eastAsia="Calibri" w:hAnsi="Times New Roman" w:cs="Times New Roman"/>
              <w:kern w:val="2"/>
              <w:sz w:val="24"/>
              <w:szCs w:val="24"/>
              <w:lang w:val="en-US"/>
              <w14:ligatures w14:val="standardContextual"/>
            </w:rPr>
          </w:rPrChange>
        </w:rPr>
        <w:t>KHA</w:t>
      </w:r>
      <w:r w:rsidRPr="00B67ADD">
        <w:rPr>
          <w:rFonts w:ascii="Times New Roman" w:eastAsia="Calibri" w:hAnsi="Times New Roman" w:cs="Times New Roman"/>
          <w:kern w:val="2"/>
          <w:sz w:val="24"/>
          <w:szCs w:val="24"/>
          <w:lang w:val="en-US"/>
          <w14:ligatures w14:val="standardContextual"/>
        </w:rPr>
        <w:t xml:space="preserve">), Chokurdakh (2 km from </w:t>
      </w:r>
      <w:r w:rsidRPr="0084700E">
        <w:rPr>
          <w:rFonts w:ascii="Times New Roman" w:eastAsia="Calibri" w:hAnsi="Times New Roman" w:cs="Times New Roman"/>
          <w:b/>
          <w:kern w:val="2"/>
          <w:sz w:val="24"/>
          <w:szCs w:val="24"/>
          <w:lang w:val="en-US"/>
          <w14:ligatures w14:val="standardContextual"/>
          <w:rPrChange w:id="184" w:author="Кристина" w:date="2025-03-25T15:19:00Z">
            <w:rPr>
              <w:rFonts w:ascii="Times New Roman" w:eastAsia="Calibri" w:hAnsi="Times New Roman" w:cs="Times New Roman"/>
              <w:kern w:val="2"/>
              <w:sz w:val="24"/>
              <w:szCs w:val="24"/>
              <w:lang w:val="en-US"/>
              <w14:ligatures w14:val="standardContextual"/>
            </w:rPr>
          </w:rPrChange>
        </w:rPr>
        <w:t>CHO</w:t>
      </w:r>
      <w:r w:rsidRPr="00B67ADD">
        <w:rPr>
          <w:rFonts w:ascii="Times New Roman" w:eastAsia="Calibri" w:hAnsi="Times New Roman" w:cs="Times New Roman"/>
          <w:kern w:val="2"/>
          <w:sz w:val="24"/>
          <w:szCs w:val="24"/>
          <w:lang w:val="en-US"/>
          <w14:ligatures w14:val="standardContextual"/>
        </w:rPr>
        <w:t xml:space="preserve">), and Ostrovnoye (48 km from </w:t>
      </w:r>
      <w:r w:rsidRPr="0084700E">
        <w:rPr>
          <w:rFonts w:ascii="Times New Roman" w:eastAsia="Calibri" w:hAnsi="Times New Roman" w:cs="Times New Roman"/>
          <w:b/>
          <w:kern w:val="2"/>
          <w:sz w:val="24"/>
          <w:szCs w:val="24"/>
          <w:lang w:val="en-US"/>
          <w14:ligatures w14:val="standardContextual"/>
          <w:rPrChange w:id="185" w:author="Кристина" w:date="2025-03-25T15:21:00Z">
            <w:rPr>
              <w:rFonts w:ascii="Times New Roman" w:eastAsia="Calibri" w:hAnsi="Times New Roman" w:cs="Times New Roman"/>
              <w:kern w:val="2"/>
              <w:sz w:val="24"/>
              <w:szCs w:val="24"/>
              <w:lang w:val="en-US"/>
              <w14:ligatures w14:val="standardContextual"/>
            </w:rPr>
          </w:rPrChange>
        </w:rPr>
        <w:t>BIL</w:t>
      </w:r>
      <w:r w:rsidRPr="00B67ADD">
        <w:rPr>
          <w:rFonts w:ascii="Times New Roman" w:eastAsia="Calibri" w:hAnsi="Times New Roman" w:cs="Times New Roman"/>
          <w:kern w:val="2"/>
          <w:sz w:val="24"/>
          <w:szCs w:val="24"/>
          <w:lang w:val="en-US"/>
          <w14:ligatures w14:val="standardContextual"/>
        </w:rPr>
        <w:t>). Data were sourced from climexp.knmi.nl (</w:t>
      </w:r>
      <w:r w:rsidRPr="0024463D">
        <w:rPr>
          <w:rFonts w:ascii="Times New Roman" w:eastAsia="Calibri" w:hAnsi="Times New Roman" w:cs="Times New Roman"/>
          <w:b/>
          <w:kern w:val="2"/>
          <w:sz w:val="24"/>
          <w:szCs w:val="24"/>
          <w:lang w:val="en-US"/>
          <w14:ligatures w14:val="standardContextual"/>
          <w:rPrChange w:id="186" w:author="Кристина" w:date="2025-03-25T15:10:00Z">
            <w:rPr>
              <w:rFonts w:ascii="Times New Roman" w:eastAsia="Calibri" w:hAnsi="Times New Roman" w:cs="Times New Roman"/>
              <w:kern w:val="2"/>
              <w:sz w:val="24"/>
              <w:szCs w:val="24"/>
              <w:lang w:val="en-US"/>
              <w14:ligatures w14:val="standardContextual"/>
            </w:rPr>
          </w:rPrChange>
        </w:rPr>
        <w:t>FIN</w:t>
      </w:r>
      <w:r w:rsidRPr="00B67ADD">
        <w:rPr>
          <w:rFonts w:ascii="Times New Roman" w:eastAsia="Calibri" w:hAnsi="Times New Roman" w:cs="Times New Roman"/>
          <w:kern w:val="2"/>
          <w:sz w:val="24"/>
          <w:szCs w:val="24"/>
          <w:lang w:val="en-US"/>
          <w14:ligatures w14:val="standardContextual"/>
        </w:rPr>
        <w:t xml:space="preserve">) and </w:t>
      </w:r>
      <w:r w:rsidR="00140886">
        <w:fldChar w:fldCharType="begin"/>
      </w:r>
      <w:r w:rsidR="00140886" w:rsidRPr="00140886">
        <w:rPr>
          <w:lang w:val="en-US"/>
          <w:rPrChange w:id="187" w:author="Кристина" w:date="2025-03-26T11:07:00Z">
            <w:rPr/>
          </w:rPrChange>
        </w:rPr>
        <w:instrText xml:space="preserve"> HYPERLINK "http://www.meteo.ru" \t "_blank" </w:instrText>
      </w:r>
      <w:r w:rsidR="00140886">
        <w:fldChar w:fldCharType="separate"/>
      </w:r>
      <w:r w:rsidRPr="00B67ADD">
        <w:rPr>
          <w:rStyle w:val="ab"/>
          <w:rFonts w:ascii="Times New Roman" w:eastAsia="Calibri" w:hAnsi="Times New Roman" w:cs="Times New Roman"/>
          <w:kern w:val="2"/>
          <w:sz w:val="24"/>
          <w:szCs w:val="24"/>
          <w:lang w:val="en-US"/>
          <w14:ligatures w14:val="standardContextual"/>
        </w:rPr>
        <w:t>www.meteo.ru</w:t>
      </w:r>
      <w:r w:rsidR="00140886">
        <w:rPr>
          <w:rStyle w:val="ab"/>
          <w:rFonts w:ascii="Times New Roman" w:eastAsia="Calibri" w:hAnsi="Times New Roman" w:cs="Times New Roman"/>
          <w:kern w:val="2"/>
          <w:sz w:val="24"/>
          <w:szCs w:val="24"/>
          <w:lang w:val="en-US"/>
          <w14:ligatures w14:val="standardContextual"/>
        </w:rPr>
        <w:fldChar w:fldCharType="end"/>
      </w:r>
      <w:r w:rsidRPr="00B67ADD">
        <w:rPr>
          <w:rFonts w:ascii="Times New Roman" w:eastAsia="Calibri" w:hAnsi="Times New Roman" w:cs="Times New Roman"/>
          <w:kern w:val="2"/>
          <w:sz w:val="24"/>
          <w:szCs w:val="24"/>
          <w:lang w:val="en-US"/>
          <w14:ligatures w14:val="standardContextual"/>
        </w:rPr>
        <w:t xml:space="preserve"> (Russian sites) for the period 1966</w:t>
      </w:r>
      <w:del w:id="188" w:author="Кристина" w:date="2025-03-25T15:01:00Z">
        <w:r w:rsidRPr="00B67ADD" w:rsidDel="00750911">
          <w:rPr>
            <w:rFonts w:ascii="Times New Roman" w:eastAsia="Calibri" w:hAnsi="Times New Roman" w:cs="Times New Roman"/>
            <w:kern w:val="2"/>
            <w:sz w:val="24"/>
            <w:szCs w:val="24"/>
            <w:lang w:val="en-US"/>
            <w14:ligatures w14:val="standardContextual"/>
          </w:rPr>
          <w:delText>–</w:delText>
        </w:r>
      </w:del>
      <w:ins w:id="189"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B67ADD">
        <w:rPr>
          <w:rFonts w:ascii="Times New Roman" w:eastAsia="Calibri" w:hAnsi="Times New Roman" w:cs="Times New Roman"/>
          <w:kern w:val="2"/>
          <w:sz w:val="24"/>
          <w:szCs w:val="24"/>
          <w:lang w:val="en-US"/>
          <w14:ligatures w14:val="standardContextual"/>
        </w:rPr>
        <w:t>2021. Mean annual temperatures ranged from -0.48°C (</w:t>
      </w:r>
      <w:r w:rsidRPr="0024463D">
        <w:rPr>
          <w:rFonts w:ascii="Times New Roman" w:eastAsia="Calibri" w:hAnsi="Times New Roman" w:cs="Times New Roman"/>
          <w:b/>
          <w:kern w:val="2"/>
          <w:sz w:val="24"/>
          <w:szCs w:val="24"/>
          <w:lang w:val="en-US"/>
          <w14:ligatures w14:val="standardContextual"/>
          <w:rPrChange w:id="190" w:author="Кристина" w:date="2025-03-25T15:13:00Z">
            <w:rPr>
              <w:rFonts w:ascii="Times New Roman" w:eastAsia="Calibri" w:hAnsi="Times New Roman" w:cs="Times New Roman"/>
              <w:kern w:val="2"/>
              <w:sz w:val="24"/>
              <w:szCs w:val="24"/>
              <w:lang w:val="en-US"/>
              <w14:ligatures w14:val="standardContextual"/>
            </w:rPr>
          </w:rPrChange>
        </w:rPr>
        <w:t>APA</w:t>
      </w:r>
      <w:r w:rsidRPr="00B67ADD">
        <w:rPr>
          <w:rFonts w:ascii="Times New Roman" w:eastAsia="Calibri" w:hAnsi="Times New Roman" w:cs="Times New Roman"/>
          <w:kern w:val="2"/>
          <w:sz w:val="24"/>
          <w:szCs w:val="24"/>
          <w:lang w:val="en-US"/>
          <w14:ligatures w14:val="standardContextual"/>
        </w:rPr>
        <w:t>) to -13.28°C (</w:t>
      </w:r>
      <w:r w:rsidRPr="0084700E">
        <w:rPr>
          <w:rFonts w:ascii="Times New Roman" w:eastAsia="Calibri" w:hAnsi="Times New Roman" w:cs="Times New Roman"/>
          <w:b/>
          <w:kern w:val="2"/>
          <w:sz w:val="24"/>
          <w:szCs w:val="24"/>
          <w:lang w:val="en-US"/>
          <w14:ligatures w14:val="standardContextual"/>
          <w:rPrChange w:id="191" w:author="Кристина" w:date="2025-03-25T15:19:00Z">
            <w:rPr>
              <w:rFonts w:ascii="Times New Roman" w:eastAsia="Calibri" w:hAnsi="Times New Roman" w:cs="Times New Roman"/>
              <w:kern w:val="2"/>
              <w:sz w:val="24"/>
              <w:szCs w:val="24"/>
              <w:lang w:val="en-US"/>
              <w14:ligatures w14:val="standardContextual"/>
            </w:rPr>
          </w:rPrChange>
        </w:rPr>
        <w:t>CHO</w:t>
      </w:r>
      <w:r w:rsidRPr="00B67ADD">
        <w:rPr>
          <w:rFonts w:ascii="Times New Roman" w:eastAsia="Calibri" w:hAnsi="Times New Roman" w:cs="Times New Roman"/>
          <w:kern w:val="2"/>
          <w:sz w:val="24"/>
          <w:szCs w:val="24"/>
          <w:lang w:val="en-US"/>
          <w14:ligatures w14:val="standardContextual"/>
        </w:rPr>
        <w:t>), with June</w:t>
      </w:r>
      <w:del w:id="192" w:author="Кристина" w:date="2025-03-25T15:01:00Z">
        <w:r w:rsidRPr="00B67ADD" w:rsidDel="00750911">
          <w:rPr>
            <w:rFonts w:ascii="Times New Roman" w:eastAsia="Calibri" w:hAnsi="Times New Roman" w:cs="Times New Roman"/>
            <w:kern w:val="2"/>
            <w:sz w:val="24"/>
            <w:szCs w:val="24"/>
            <w:lang w:val="en-US"/>
            <w14:ligatures w14:val="standardContextual"/>
          </w:rPr>
          <w:delText>–</w:delText>
        </w:r>
      </w:del>
      <w:ins w:id="193"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B67ADD">
        <w:rPr>
          <w:rFonts w:ascii="Times New Roman" w:eastAsia="Calibri" w:hAnsi="Times New Roman" w:cs="Times New Roman"/>
          <w:kern w:val="2"/>
          <w:sz w:val="24"/>
          <w:szCs w:val="24"/>
          <w:lang w:val="en-US"/>
          <w14:ligatures w14:val="standardContextual"/>
        </w:rPr>
        <w:t>July temperatures varying from 8.31°C (</w:t>
      </w:r>
      <w:r w:rsidRPr="0084700E">
        <w:rPr>
          <w:rFonts w:ascii="Times New Roman" w:eastAsia="Calibri" w:hAnsi="Times New Roman" w:cs="Times New Roman"/>
          <w:b/>
          <w:kern w:val="2"/>
          <w:sz w:val="24"/>
          <w:szCs w:val="24"/>
          <w:lang w:val="en-US"/>
          <w14:ligatures w14:val="standardContextual"/>
          <w:rPrChange w:id="194" w:author="Кристина" w:date="2025-03-25T15:19:00Z">
            <w:rPr>
              <w:rFonts w:ascii="Times New Roman" w:eastAsia="Calibri" w:hAnsi="Times New Roman" w:cs="Times New Roman"/>
              <w:kern w:val="2"/>
              <w:sz w:val="24"/>
              <w:szCs w:val="24"/>
              <w:lang w:val="en-US"/>
              <w14:ligatures w14:val="standardContextual"/>
            </w:rPr>
          </w:rPrChange>
        </w:rPr>
        <w:t>CHO</w:t>
      </w:r>
      <w:r w:rsidRPr="00B67ADD">
        <w:rPr>
          <w:rFonts w:ascii="Times New Roman" w:eastAsia="Calibri" w:hAnsi="Times New Roman" w:cs="Times New Roman"/>
          <w:kern w:val="2"/>
          <w:sz w:val="24"/>
          <w:szCs w:val="24"/>
          <w:lang w:val="en-US"/>
          <w14:ligatures w14:val="standardContextual"/>
        </w:rPr>
        <w:t>) to 13.09°C (</w:t>
      </w:r>
      <w:r w:rsidRPr="0024463D">
        <w:rPr>
          <w:rFonts w:ascii="Times New Roman" w:eastAsia="Calibri" w:hAnsi="Times New Roman" w:cs="Times New Roman"/>
          <w:b/>
          <w:kern w:val="2"/>
          <w:sz w:val="24"/>
          <w:szCs w:val="24"/>
          <w:lang w:val="en-US"/>
          <w14:ligatures w14:val="standardContextual"/>
          <w:rPrChange w:id="195" w:author="Кристина" w:date="2025-03-25T15:10:00Z">
            <w:rPr>
              <w:rFonts w:ascii="Times New Roman" w:eastAsia="Calibri" w:hAnsi="Times New Roman" w:cs="Times New Roman"/>
              <w:kern w:val="2"/>
              <w:sz w:val="24"/>
              <w:szCs w:val="24"/>
              <w:lang w:val="en-US"/>
              <w14:ligatures w14:val="standardContextual"/>
            </w:rPr>
          </w:rPrChange>
        </w:rPr>
        <w:t>FIN</w:t>
      </w:r>
      <w:r w:rsidRPr="00B67ADD">
        <w:rPr>
          <w:rFonts w:ascii="Times New Roman" w:eastAsia="Calibri" w:hAnsi="Times New Roman" w:cs="Times New Roman"/>
          <w:kern w:val="2"/>
          <w:sz w:val="24"/>
          <w:szCs w:val="24"/>
          <w:lang w:val="en-US"/>
          <w14:ligatures w14:val="standardContextual"/>
        </w:rPr>
        <w:t>) and annual precipitation decreasing from 547.48 mm (</w:t>
      </w:r>
      <w:r w:rsidRPr="0024463D">
        <w:rPr>
          <w:rFonts w:ascii="Times New Roman" w:eastAsia="Calibri" w:hAnsi="Times New Roman" w:cs="Times New Roman"/>
          <w:b/>
          <w:kern w:val="2"/>
          <w:sz w:val="24"/>
          <w:szCs w:val="24"/>
          <w:lang w:val="en-US"/>
          <w14:ligatures w14:val="standardContextual"/>
          <w:rPrChange w:id="196" w:author="Кристина" w:date="2025-03-25T15:13:00Z">
            <w:rPr>
              <w:rFonts w:ascii="Times New Roman" w:eastAsia="Calibri" w:hAnsi="Times New Roman" w:cs="Times New Roman"/>
              <w:kern w:val="2"/>
              <w:sz w:val="24"/>
              <w:szCs w:val="24"/>
              <w:lang w:val="en-US"/>
              <w14:ligatures w14:val="standardContextual"/>
            </w:rPr>
          </w:rPrChange>
        </w:rPr>
        <w:t>APA</w:t>
      </w:r>
      <w:r w:rsidRPr="00B67ADD">
        <w:rPr>
          <w:rFonts w:ascii="Times New Roman" w:eastAsia="Calibri" w:hAnsi="Times New Roman" w:cs="Times New Roman"/>
          <w:kern w:val="2"/>
          <w:sz w:val="24"/>
          <w:szCs w:val="24"/>
          <w:lang w:val="en-US"/>
          <w14:ligatures w14:val="standardContextual"/>
        </w:rPr>
        <w:t>) to 210.40 mm (</w:t>
      </w:r>
      <w:r w:rsidRPr="0084700E">
        <w:rPr>
          <w:rFonts w:ascii="Times New Roman" w:eastAsia="Calibri" w:hAnsi="Times New Roman" w:cs="Times New Roman"/>
          <w:b/>
          <w:kern w:val="2"/>
          <w:sz w:val="24"/>
          <w:szCs w:val="24"/>
          <w:lang w:val="en-US"/>
          <w14:ligatures w14:val="standardContextual"/>
          <w:rPrChange w:id="197" w:author="Кристина" w:date="2025-03-25T15:20:00Z">
            <w:rPr>
              <w:rFonts w:ascii="Times New Roman" w:eastAsia="Calibri" w:hAnsi="Times New Roman" w:cs="Times New Roman"/>
              <w:kern w:val="2"/>
              <w:sz w:val="24"/>
              <w:szCs w:val="24"/>
              <w:lang w:val="en-US"/>
              <w14:ligatures w14:val="standardContextual"/>
            </w:rPr>
          </w:rPrChange>
        </w:rPr>
        <w:t>CHO</w:t>
      </w:r>
      <w:r w:rsidRPr="00B67ADD">
        <w:rPr>
          <w:rFonts w:ascii="Times New Roman" w:eastAsia="Calibri" w:hAnsi="Times New Roman" w:cs="Times New Roman"/>
          <w:kern w:val="2"/>
          <w:sz w:val="24"/>
          <w:szCs w:val="24"/>
          <w:lang w:val="en-US"/>
          <w14:ligatures w14:val="standardContextual"/>
        </w:rPr>
        <w:t>) along the transect (</w:t>
      </w:r>
      <w:r w:rsidRPr="00991957">
        <w:rPr>
          <w:rFonts w:ascii="Times New Roman" w:eastAsia="Calibri" w:hAnsi="Times New Roman" w:cs="Times New Roman"/>
          <w:color w:val="FF0000"/>
          <w:kern w:val="2"/>
          <w:sz w:val="24"/>
          <w:szCs w:val="24"/>
          <w:lang w:val="en-US"/>
          <w14:ligatures w14:val="standardContextual"/>
          <w:rPrChange w:id="198" w:author="Кристина" w:date="2025-03-26T11:38:00Z">
            <w:rPr>
              <w:rFonts w:ascii="Times New Roman" w:eastAsia="Calibri" w:hAnsi="Times New Roman" w:cs="Times New Roman"/>
              <w:kern w:val="2"/>
              <w:sz w:val="24"/>
              <w:szCs w:val="24"/>
              <w:lang w:val="en-US"/>
              <w14:ligatures w14:val="standardContextual"/>
            </w:rPr>
          </w:rPrChange>
        </w:rPr>
        <w:t>Fig. 1B</w:t>
      </w:r>
      <w:r w:rsidRPr="00B67ADD">
        <w:rPr>
          <w:rFonts w:ascii="Times New Roman" w:eastAsia="Calibri" w:hAnsi="Times New Roman" w:cs="Times New Roman"/>
          <w:kern w:val="2"/>
          <w:sz w:val="24"/>
          <w:szCs w:val="24"/>
          <w:lang w:val="en-US"/>
          <w14:ligatures w14:val="standardContextual"/>
        </w:rPr>
        <w:t>). Over the study period, mean annual temperatures exhibited a significant upward trend (</w:t>
      </w:r>
      <w:r w:rsidRPr="00991957">
        <w:rPr>
          <w:rFonts w:ascii="Times New Roman" w:eastAsia="Calibri" w:hAnsi="Times New Roman" w:cs="Times New Roman"/>
          <w:i/>
          <w:kern w:val="2"/>
          <w:sz w:val="24"/>
          <w:szCs w:val="24"/>
          <w:lang w:val="en-US"/>
          <w14:ligatures w14:val="standardContextual"/>
          <w:rPrChange w:id="199" w:author="Кристина" w:date="2025-03-26T11:46:00Z">
            <w:rPr>
              <w:rFonts w:ascii="Times New Roman" w:eastAsia="Calibri" w:hAnsi="Times New Roman" w:cs="Times New Roman"/>
              <w:kern w:val="2"/>
              <w:sz w:val="24"/>
              <w:szCs w:val="24"/>
              <w:lang w:val="en-US"/>
              <w14:ligatures w14:val="standardContextual"/>
            </w:rPr>
          </w:rPrChange>
        </w:rPr>
        <w:t>p &lt;</w:t>
      </w:r>
      <w:r w:rsidRPr="00B67ADD">
        <w:rPr>
          <w:rFonts w:ascii="Times New Roman" w:eastAsia="Calibri" w:hAnsi="Times New Roman" w:cs="Times New Roman"/>
          <w:kern w:val="2"/>
          <w:sz w:val="24"/>
          <w:szCs w:val="24"/>
          <w:lang w:val="en-US"/>
          <w14:ligatures w14:val="standardContextual"/>
        </w:rPr>
        <w:t xml:space="preserve"> 0.01) across all sites, with increases ranging from</w:t>
      </w:r>
      <w:del w:id="200" w:author="Кристина" w:date="2025-03-25T15:00:00Z">
        <w:r w:rsidRPr="00B67ADD" w:rsidDel="00263310">
          <w:rPr>
            <w:rFonts w:ascii="Times New Roman" w:eastAsia="Calibri" w:hAnsi="Times New Roman" w:cs="Times New Roman"/>
            <w:kern w:val="2"/>
            <w:sz w:val="24"/>
            <w:szCs w:val="24"/>
            <w:lang w:val="en-US"/>
            <w14:ligatures w14:val="standardContextual"/>
          </w:rPr>
          <w:delText xml:space="preserve"> [insert specific trend if calculated, e.g., 0.2–0.4°C per decade]</w:delText>
        </w:r>
      </w:del>
      <w:r w:rsidRPr="00B67ADD">
        <w:rPr>
          <w:rFonts w:ascii="Times New Roman" w:eastAsia="Calibri" w:hAnsi="Times New Roman" w:cs="Times New Roman"/>
          <w:kern w:val="2"/>
          <w:sz w:val="24"/>
          <w:szCs w:val="24"/>
          <w:lang w:val="en-US"/>
          <w14:ligatures w14:val="standardContextual"/>
        </w:rPr>
        <w:t>; June</w:t>
      </w:r>
      <w:del w:id="201" w:author="Кристина" w:date="2025-03-25T15:01:00Z">
        <w:r w:rsidRPr="00B67ADD" w:rsidDel="00750911">
          <w:rPr>
            <w:rFonts w:ascii="Times New Roman" w:eastAsia="Calibri" w:hAnsi="Times New Roman" w:cs="Times New Roman"/>
            <w:kern w:val="2"/>
            <w:sz w:val="24"/>
            <w:szCs w:val="24"/>
            <w:lang w:val="en-US"/>
            <w14:ligatures w14:val="standardContextual"/>
          </w:rPr>
          <w:delText>–</w:delText>
        </w:r>
      </w:del>
      <w:ins w:id="202"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B67ADD">
        <w:rPr>
          <w:rFonts w:ascii="Times New Roman" w:eastAsia="Calibri" w:hAnsi="Times New Roman" w:cs="Times New Roman"/>
          <w:kern w:val="2"/>
          <w:sz w:val="24"/>
          <w:szCs w:val="24"/>
          <w:lang w:val="en-US"/>
          <w14:ligatures w14:val="standardContextual"/>
        </w:rPr>
        <w:t>September temperatures followed a similar pattern (</w:t>
      </w:r>
      <w:r w:rsidRPr="00991957">
        <w:rPr>
          <w:rFonts w:ascii="Times New Roman" w:eastAsia="Calibri" w:hAnsi="Times New Roman" w:cs="Times New Roman"/>
          <w:color w:val="FF0000"/>
          <w:kern w:val="2"/>
          <w:sz w:val="24"/>
          <w:szCs w:val="24"/>
          <w:lang w:val="en-US"/>
          <w14:ligatures w14:val="standardContextual"/>
          <w:rPrChange w:id="203" w:author="Кристина" w:date="2025-03-26T11:46:00Z">
            <w:rPr>
              <w:rFonts w:ascii="Times New Roman" w:eastAsia="Calibri" w:hAnsi="Times New Roman" w:cs="Times New Roman"/>
              <w:kern w:val="2"/>
              <w:sz w:val="24"/>
              <w:szCs w:val="24"/>
              <w:lang w:val="en-US"/>
              <w14:ligatures w14:val="standardContextual"/>
            </w:rPr>
          </w:rPrChange>
        </w:rPr>
        <w:t>Fig. 1C</w:t>
      </w:r>
      <w:ins w:id="204" w:author="Кристина" w:date="2025-03-26T15:50:00Z">
        <w:r w:rsidR="0075507F">
          <w:rPr>
            <w:rFonts w:ascii="Times New Roman" w:eastAsia="Calibri" w:hAnsi="Times New Roman" w:cs="Times New Roman"/>
            <w:color w:val="FF0000"/>
            <w:kern w:val="2"/>
            <w:sz w:val="24"/>
            <w:szCs w:val="24"/>
            <w:lang w:val="en-US"/>
            <w14:ligatures w14:val="standardContextual"/>
          </w:rPr>
          <w:t>-D</w:t>
        </w:r>
      </w:ins>
      <w:del w:id="205" w:author="Кристина" w:date="2025-03-25T15:01:00Z">
        <w:r w:rsidRPr="00991957" w:rsidDel="00750911">
          <w:rPr>
            <w:rFonts w:ascii="Times New Roman" w:eastAsia="Calibri" w:hAnsi="Times New Roman" w:cs="Times New Roman"/>
            <w:color w:val="FF0000"/>
            <w:kern w:val="2"/>
            <w:sz w:val="24"/>
            <w:szCs w:val="24"/>
            <w:lang w:val="en-US"/>
            <w14:ligatures w14:val="standardContextual"/>
            <w:rPrChange w:id="206" w:author="Кристина" w:date="2025-03-26T11:46:00Z">
              <w:rPr>
                <w:rFonts w:ascii="Times New Roman" w:eastAsia="Calibri" w:hAnsi="Times New Roman" w:cs="Times New Roman"/>
                <w:kern w:val="2"/>
                <w:sz w:val="24"/>
                <w:szCs w:val="24"/>
                <w:lang w:val="en-US"/>
                <w14:ligatures w14:val="standardContextual"/>
              </w:rPr>
            </w:rPrChange>
          </w:rPr>
          <w:delText>–</w:delText>
        </w:r>
      </w:del>
      <w:del w:id="207" w:author="Кристина" w:date="2025-03-26T15:06:00Z">
        <w:r w:rsidRPr="00991957" w:rsidDel="005D15ED">
          <w:rPr>
            <w:rFonts w:ascii="Times New Roman" w:eastAsia="Calibri" w:hAnsi="Times New Roman" w:cs="Times New Roman"/>
            <w:color w:val="FF0000"/>
            <w:kern w:val="2"/>
            <w:sz w:val="24"/>
            <w:szCs w:val="24"/>
            <w:lang w:val="en-US"/>
            <w14:ligatures w14:val="standardContextual"/>
            <w:rPrChange w:id="208" w:author="Кристина" w:date="2025-03-26T11:46:00Z">
              <w:rPr>
                <w:rFonts w:ascii="Times New Roman" w:eastAsia="Calibri" w:hAnsi="Times New Roman" w:cs="Times New Roman"/>
                <w:kern w:val="2"/>
                <w:sz w:val="24"/>
                <w:szCs w:val="24"/>
                <w:lang w:val="en-US"/>
                <w14:ligatures w14:val="standardContextual"/>
              </w:rPr>
            </w:rPrChange>
          </w:rPr>
          <w:delText>D</w:delText>
        </w:r>
      </w:del>
      <w:r w:rsidRPr="00B67ADD">
        <w:rPr>
          <w:rFonts w:ascii="Times New Roman" w:eastAsia="Calibri" w:hAnsi="Times New Roman" w:cs="Times New Roman"/>
          <w:kern w:val="2"/>
          <w:sz w:val="24"/>
          <w:szCs w:val="24"/>
          <w:lang w:val="en-US"/>
          <w14:ligatures w14:val="standardContextual"/>
        </w:rPr>
        <w:t xml:space="preserve">). The number of days with temperatures ≥5°C, marking the growing season, averaged 133 days in </w:t>
      </w:r>
      <w:r w:rsidRPr="0024463D">
        <w:rPr>
          <w:rFonts w:ascii="Times New Roman" w:eastAsia="Calibri" w:hAnsi="Times New Roman" w:cs="Times New Roman"/>
          <w:b/>
          <w:kern w:val="2"/>
          <w:sz w:val="24"/>
          <w:szCs w:val="24"/>
          <w:lang w:val="en-US"/>
          <w14:ligatures w14:val="standardContextual"/>
          <w:rPrChange w:id="209" w:author="Кристина" w:date="2025-03-25T15:13:00Z">
            <w:rPr>
              <w:rFonts w:ascii="Times New Roman" w:eastAsia="Calibri" w:hAnsi="Times New Roman" w:cs="Times New Roman"/>
              <w:kern w:val="2"/>
              <w:sz w:val="24"/>
              <w:szCs w:val="24"/>
              <w:lang w:val="en-US"/>
              <w14:ligatures w14:val="standardContextual"/>
            </w:rPr>
          </w:rPrChange>
        </w:rPr>
        <w:t>APA</w:t>
      </w:r>
      <w:r w:rsidRPr="00B67ADD">
        <w:rPr>
          <w:rFonts w:ascii="Times New Roman" w:eastAsia="Calibri" w:hAnsi="Times New Roman" w:cs="Times New Roman"/>
          <w:kern w:val="2"/>
          <w:sz w:val="24"/>
          <w:szCs w:val="24"/>
          <w:lang w:val="en-US"/>
          <w14:ligatures w14:val="standardContextual"/>
        </w:rPr>
        <w:t xml:space="preserve"> and 70 days in </w:t>
      </w:r>
      <w:r w:rsidRPr="0084700E">
        <w:rPr>
          <w:rFonts w:ascii="Times New Roman" w:eastAsia="Calibri" w:hAnsi="Times New Roman" w:cs="Times New Roman"/>
          <w:b/>
          <w:kern w:val="2"/>
          <w:sz w:val="24"/>
          <w:szCs w:val="24"/>
          <w:lang w:val="en-US"/>
          <w14:ligatures w14:val="standardContextual"/>
          <w:rPrChange w:id="210" w:author="Кристина" w:date="2025-03-25T15:20:00Z">
            <w:rPr>
              <w:rFonts w:ascii="Times New Roman" w:eastAsia="Calibri" w:hAnsi="Times New Roman" w:cs="Times New Roman"/>
              <w:kern w:val="2"/>
              <w:sz w:val="24"/>
              <w:szCs w:val="24"/>
              <w:lang w:val="en-US"/>
              <w14:ligatures w14:val="standardContextual"/>
            </w:rPr>
          </w:rPrChange>
        </w:rPr>
        <w:t>CHO</w:t>
      </w:r>
      <w:r w:rsidRPr="00B67ADD">
        <w:rPr>
          <w:rFonts w:ascii="Times New Roman" w:eastAsia="Calibri" w:hAnsi="Times New Roman" w:cs="Times New Roman"/>
          <w:kern w:val="2"/>
          <w:sz w:val="24"/>
          <w:szCs w:val="24"/>
          <w:lang w:val="en-US"/>
          <w14:ligatures w14:val="standardContextual"/>
        </w:rPr>
        <w:t>, with significant increases of 44</w:t>
      </w:r>
      <w:del w:id="211" w:author="Кристина" w:date="2025-03-25T15:01:00Z">
        <w:r w:rsidRPr="00B67ADD" w:rsidDel="00750911">
          <w:rPr>
            <w:rFonts w:ascii="Times New Roman" w:eastAsia="Calibri" w:hAnsi="Times New Roman" w:cs="Times New Roman"/>
            <w:kern w:val="2"/>
            <w:sz w:val="24"/>
            <w:szCs w:val="24"/>
            <w:lang w:val="en-US"/>
            <w14:ligatures w14:val="standardContextual"/>
          </w:rPr>
          <w:delText>–</w:delText>
        </w:r>
      </w:del>
      <w:ins w:id="212"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B67ADD">
        <w:rPr>
          <w:rFonts w:ascii="Times New Roman" w:eastAsia="Calibri" w:hAnsi="Times New Roman" w:cs="Times New Roman"/>
          <w:kern w:val="2"/>
          <w:sz w:val="24"/>
          <w:szCs w:val="24"/>
          <w:lang w:val="en-US"/>
          <w14:ligatures w14:val="standardContextual"/>
        </w:rPr>
        <w:t xml:space="preserve">52 days per decade in western </w:t>
      </w:r>
      <w:r w:rsidRPr="00B67ADD">
        <w:rPr>
          <w:rFonts w:ascii="Times New Roman" w:eastAsia="Calibri" w:hAnsi="Times New Roman" w:cs="Times New Roman"/>
          <w:kern w:val="2"/>
          <w:sz w:val="24"/>
          <w:szCs w:val="24"/>
          <w:lang w:val="en-US"/>
          <w14:ligatures w14:val="standardContextual"/>
        </w:rPr>
        <w:lastRenderedPageBreak/>
        <w:t>and central sites (</w:t>
      </w:r>
      <w:r w:rsidRPr="0024463D">
        <w:rPr>
          <w:rFonts w:ascii="Times New Roman" w:eastAsia="Calibri" w:hAnsi="Times New Roman" w:cs="Times New Roman"/>
          <w:b/>
          <w:kern w:val="2"/>
          <w:sz w:val="24"/>
          <w:szCs w:val="24"/>
          <w:lang w:val="en-US"/>
          <w14:ligatures w14:val="standardContextual"/>
          <w:rPrChange w:id="213" w:author="Кристина" w:date="2025-03-25T15:10:00Z">
            <w:rPr>
              <w:rFonts w:ascii="Times New Roman" w:eastAsia="Calibri" w:hAnsi="Times New Roman" w:cs="Times New Roman"/>
              <w:kern w:val="2"/>
              <w:sz w:val="24"/>
              <w:szCs w:val="24"/>
              <w:lang w:val="en-US"/>
              <w14:ligatures w14:val="standardContextual"/>
            </w:rPr>
          </w:rPrChange>
        </w:rPr>
        <w:t>FIN</w:t>
      </w:r>
      <w:r w:rsidRPr="00B67ADD">
        <w:rPr>
          <w:rFonts w:ascii="Times New Roman" w:eastAsia="Calibri" w:hAnsi="Times New Roman" w:cs="Times New Roman"/>
          <w:kern w:val="2"/>
          <w:sz w:val="24"/>
          <w:szCs w:val="24"/>
          <w:lang w:val="en-US"/>
          <w14:ligatures w14:val="standardContextual"/>
        </w:rPr>
        <w:t xml:space="preserve">, </w:t>
      </w:r>
      <w:r w:rsidRPr="0024463D">
        <w:rPr>
          <w:rFonts w:ascii="Times New Roman" w:eastAsia="Calibri" w:hAnsi="Times New Roman" w:cs="Times New Roman"/>
          <w:b/>
          <w:kern w:val="2"/>
          <w:sz w:val="24"/>
          <w:szCs w:val="24"/>
          <w:lang w:val="en-US"/>
          <w14:ligatures w14:val="standardContextual"/>
          <w:rPrChange w:id="214" w:author="Кристина" w:date="2025-03-25T15:13:00Z">
            <w:rPr>
              <w:rFonts w:ascii="Times New Roman" w:eastAsia="Calibri" w:hAnsi="Times New Roman" w:cs="Times New Roman"/>
              <w:kern w:val="2"/>
              <w:sz w:val="24"/>
              <w:szCs w:val="24"/>
              <w:lang w:val="en-US"/>
              <w14:ligatures w14:val="standardContextual"/>
            </w:rPr>
          </w:rPrChange>
        </w:rPr>
        <w:t>APA</w:t>
      </w:r>
      <w:r w:rsidRPr="00B67ADD">
        <w:rPr>
          <w:rFonts w:ascii="Times New Roman" w:eastAsia="Calibri" w:hAnsi="Times New Roman" w:cs="Times New Roman"/>
          <w:kern w:val="2"/>
          <w:sz w:val="24"/>
          <w:szCs w:val="24"/>
          <w:lang w:val="en-US"/>
          <w14:ligatures w14:val="standardContextual"/>
        </w:rPr>
        <w:t xml:space="preserve">, </w:t>
      </w:r>
      <w:r w:rsidRPr="0024463D">
        <w:rPr>
          <w:rFonts w:ascii="Times New Roman" w:eastAsia="Calibri" w:hAnsi="Times New Roman" w:cs="Times New Roman"/>
          <w:b/>
          <w:kern w:val="2"/>
          <w:sz w:val="24"/>
          <w:szCs w:val="24"/>
          <w:lang w:val="en-US"/>
          <w14:ligatures w14:val="standardContextual"/>
          <w:rPrChange w:id="215" w:author="Кристина" w:date="2025-03-25T15:14:00Z">
            <w:rPr>
              <w:rFonts w:ascii="Times New Roman" w:eastAsia="Calibri" w:hAnsi="Times New Roman" w:cs="Times New Roman"/>
              <w:kern w:val="2"/>
              <w:sz w:val="24"/>
              <w:szCs w:val="24"/>
              <w:lang w:val="en-US"/>
              <w14:ligatures w14:val="standardContextual"/>
            </w:rPr>
          </w:rPrChange>
        </w:rPr>
        <w:t>PUR</w:t>
      </w:r>
      <w:r w:rsidRPr="00B67ADD">
        <w:rPr>
          <w:rFonts w:ascii="Times New Roman" w:eastAsia="Calibri" w:hAnsi="Times New Roman" w:cs="Times New Roman"/>
          <w:kern w:val="2"/>
          <w:sz w:val="24"/>
          <w:szCs w:val="24"/>
          <w:lang w:val="en-US"/>
          <w14:ligatures w14:val="standardContextual"/>
        </w:rPr>
        <w:t xml:space="preserve">, </w:t>
      </w:r>
      <w:r w:rsidRPr="0084700E">
        <w:rPr>
          <w:rFonts w:ascii="Times New Roman" w:eastAsia="Calibri" w:hAnsi="Times New Roman" w:cs="Times New Roman"/>
          <w:b/>
          <w:kern w:val="2"/>
          <w:sz w:val="24"/>
          <w:szCs w:val="24"/>
          <w:lang w:val="en-US"/>
          <w14:ligatures w14:val="standardContextual"/>
          <w:rPrChange w:id="216" w:author="Кристина" w:date="2025-03-25T15:18:00Z">
            <w:rPr>
              <w:rFonts w:ascii="Times New Roman" w:eastAsia="Calibri" w:hAnsi="Times New Roman" w:cs="Times New Roman"/>
              <w:kern w:val="2"/>
              <w:sz w:val="24"/>
              <w:szCs w:val="24"/>
              <w:lang w:val="en-US"/>
              <w14:ligatures w14:val="standardContextual"/>
            </w:rPr>
          </w:rPrChange>
        </w:rPr>
        <w:t>KHA</w:t>
      </w:r>
      <w:del w:id="217" w:author="Кристина" w:date="2025-03-26T14:59:00Z">
        <w:r w:rsidRPr="00B67ADD" w:rsidDel="005D15ED">
          <w:rPr>
            <w:rFonts w:ascii="Times New Roman" w:eastAsia="Calibri" w:hAnsi="Times New Roman" w:cs="Times New Roman"/>
            <w:kern w:val="2"/>
            <w:sz w:val="24"/>
            <w:szCs w:val="24"/>
            <w:lang w:val="en-US"/>
            <w14:ligatures w14:val="standardContextual"/>
          </w:rPr>
          <w:delText>;</w:delText>
        </w:r>
        <w:r w:rsidRPr="00AB29A4" w:rsidDel="005D15ED">
          <w:rPr>
            <w:rFonts w:ascii="Times New Roman" w:eastAsia="Calibri" w:hAnsi="Times New Roman" w:cs="Times New Roman"/>
            <w:i/>
            <w:kern w:val="2"/>
            <w:sz w:val="24"/>
            <w:szCs w:val="24"/>
            <w:lang w:val="en-US"/>
            <w14:ligatures w14:val="standardContextual"/>
            <w:rPrChange w:id="218" w:author="Кристина" w:date="2025-03-26T11:19:00Z">
              <w:rPr>
                <w:rFonts w:ascii="Times New Roman" w:eastAsia="Calibri" w:hAnsi="Times New Roman" w:cs="Times New Roman"/>
                <w:kern w:val="2"/>
                <w:sz w:val="24"/>
                <w:szCs w:val="24"/>
                <w:lang w:val="en-US"/>
                <w14:ligatures w14:val="standardContextual"/>
              </w:rPr>
            </w:rPrChange>
          </w:rPr>
          <w:delText xml:space="preserve"> p &lt;</w:delText>
        </w:r>
        <w:r w:rsidRPr="00B67ADD" w:rsidDel="005D15ED">
          <w:rPr>
            <w:rFonts w:ascii="Times New Roman" w:eastAsia="Calibri" w:hAnsi="Times New Roman" w:cs="Times New Roman"/>
            <w:kern w:val="2"/>
            <w:sz w:val="24"/>
            <w:szCs w:val="24"/>
            <w:lang w:val="en-US"/>
            <w14:ligatures w14:val="standardContextual"/>
          </w:rPr>
          <w:delText xml:space="preserve"> 0.01</w:delText>
        </w:r>
      </w:del>
      <w:r w:rsidRPr="00B67ADD">
        <w:rPr>
          <w:rFonts w:ascii="Times New Roman" w:eastAsia="Calibri" w:hAnsi="Times New Roman" w:cs="Times New Roman"/>
          <w:kern w:val="2"/>
          <w:sz w:val="24"/>
          <w:szCs w:val="24"/>
          <w:lang w:val="en-US"/>
          <w14:ligatures w14:val="standardContextual"/>
        </w:rPr>
        <w:t>) and 11</w:t>
      </w:r>
      <w:del w:id="219" w:author="Кристина" w:date="2025-03-25T15:01:00Z">
        <w:r w:rsidRPr="00B67ADD" w:rsidDel="00750911">
          <w:rPr>
            <w:rFonts w:ascii="Times New Roman" w:eastAsia="Calibri" w:hAnsi="Times New Roman" w:cs="Times New Roman"/>
            <w:kern w:val="2"/>
            <w:sz w:val="24"/>
            <w:szCs w:val="24"/>
            <w:lang w:val="en-US"/>
            <w14:ligatures w14:val="standardContextual"/>
          </w:rPr>
          <w:delText>–</w:delText>
        </w:r>
      </w:del>
      <w:ins w:id="220"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B67ADD">
        <w:rPr>
          <w:rFonts w:ascii="Times New Roman" w:eastAsia="Calibri" w:hAnsi="Times New Roman" w:cs="Times New Roman"/>
          <w:kern w:val="2"/>
          <w:sz w:val="24"/>
          <w:szCs w:val="24"/>
          <w:lang w:val="en-US"/>
          <w14:ligatures w14:val="standardContextual"/>
        </w:rPr>
        <w:t>29 days per decade in eastern sites (</w:t>
      </w:r>
      <w:r w:rsidRPr="0084700E">
        <w:rPr>
          <w:rFonts w:ascii="Times New Roman" w:eastAsia="Calibri" w:hAnsi="Times New Roman" w:cs="Times New Roman"/>
          <w:b/>
          <w:kern w:val="2"/>
          <w:sz w:val="24"/>
          <w:szCs w:val="24"/>
          <w:lang w:val="en-US"/>
          <w14:ligatures w14:val="standardContextual"/>
          <w:rPrChange w:id="221" w:author="Кристина" w:date="2025-03-25T15:20:00Z">
            <w:rPr>
              <w:rFonts w:ascii="Times New Roman" w:eastAsia="Calibri" w:hAnsi="Times New Roman" w:cs="Times New Roman"/>
              <w:kern w:val="2"/>
              <w:sz w:val="24"/>
              <w:szCs w:val="24"/>
              <w:lang w:val="en-US"/>
              <w14:ligatures w14:val="standardContextual"/>
            </w:rPr>
          </w:rPrChange>
        </w:rPr>
        <w:t>CHO</w:t>
      </w:r>
      <w:r w:rsidRPr="00B67ADD">
        <w:rPr>
          <w:rFonts w:ascii="Times New Roman" w:eastAsia="Calibri" w:hAnsi="Times New Roman" w:cs="Times New Roman"/>
          <w:kern w:val="2"/>
          <w:sz w:val="24"/>
          <w:szCs w:val="24"/>
          <w:lang w:val="en-US"/>
          <w14:ligatures w14:val="standardContextual"/>
        </w:rPr>
        <w:t xml:space="preserve">, </w:t>
      </w:r>
      <w:r w:rsidRPr="0084700E">
        <w:rPr>
          <w:rFonts w:ascii="Times New Roman" w:eastAsia="Calibri" w:hAnsi="Times New Roman" w:cs="Times New Roman"/>
          <w:b/>
          <w:kern w:val="2"/>
          <w:sz w:val="24"/>
          <w:szCs w:val="24"/>
          <w:lang w:val="en-US"/>
          <w14:ligatures w14:val="standardContextual"/>
          <w:rPrChange w:id="222" w:author="Кристина" w:date="2025-03-25T15:21:00Z">
            <w:rPr>
              <w:rFonts w:ascii="Times New Roman" w:eastAsia="Calibri" w:hAnsi="Times New Roman" w:cs="Times New Roman"/>
              <w:kern w:val="2"/>
              <w:sz w:val="24"/>
              <w:szCs w:val="24"/>
              <w:lang w:val="en-US"/>
              <w14:ligatures w14:val="standardContextual"/>
            </w:rPr>
          </w:rPrChange>
        </w:rPr>
        <w:t>BIL</w:t>
      </w:r>
      <w:del w:id="223" w:author="Кристина" w:date="2025-03-26T14:59:00Z">
        <w:r w:rsidRPr="00B67ADD" w:rsidDel="005D15ED">
          <w:rPr>
            <w:rFonts w:ascii="Times New Roman" w:eastAsia="Calibri" w:hAnsi="Times New Roman" w:cs="Times New Roman"/>
            <w:kern w:val="2"/>
            <w:sz w:val="24"/>
            <w:szCs w:val="24"/>
            <w:lang w:val="en-US"/>
            <w14:ligatures w14:val="standardContextual"/>
          </w:rPr>
          <w:delText>;</w:delText>
        </w:r>
        <w:r w:rsidRPr="00AB29A4" w:rsidDel="005D15ED">
          <w:rPr>
            <w:rFonts w:ascii="Times New Roman" w:eastAsia="Calibri" w:hAnsi="Times New Roman" w:cs="Times New Roman"/>
            <w:i/>
            <w:kern w:val="2"/>
            <w:sz w:val="24"/>
            <w:szCs w:val="24"/>
            <w:lang w:val="en-US"/>
            <w14:ligatures w14:val="standardContextual"/>
            <w:rPrChange w:id="224" w:author="Кристина" w:date="2025-03-26T11:19:00Z">
              <w:rPr>
                <w:rFonts w:ascii="Times New Roman" w:eastAsia="Calibri" w:hAnsi="Times New Roman" w:cs="Times New Roman"/>
                <w:kern w:val="2"/>
                <w:sz w:val="24"/>
                <w:szCs w:val="24"/>
                <w:lang w:val="en-US"/>
                <w14:ligatures w14:val="standardContextual"/>
              </w:rPr>
            </w:rPrChange>
          </w:rPr>
          <w:delText xml:space="preserve"> p &lt;</w:delText>
        </w:r>
        <w:r w:rsidRPr="00B67ADD" w:rsidDel="005D15ED">
          <w:rPr>
            <w:rFonts w:ascii="Times New Roman" w:eastAsia="Calibri" w:hAnsi="Times New Roman" w:cs="Times New Roman"/>
            <w:kern w:val="2"/>
            <w:sz w:val="24"/>
            <w:szCs w:val="24"/>
            <w:lang w:val="en-US"/>
            <w14:ligatures w14:val="standardContextual"/>
          </w:rPr>
          <w:delText xml:space="preserve"> 0.01</w:delText>
        </w:r>
      </w:del>
      <w:r w:rsidRPr="00B67ADD">
        <w:rPr>
          <w:rFonts w:ascii="Times New Roman" w:eastAsia="Calibri" w:hAnsi="Times New Roman" w:cs="Times New Roman"/>
          <w:kern w:val="2"/>
          <w:sz w:val="24"/>
          <w:szCs w:val="24"/>
          <w:lang w:val="en-US"/>
          <w14:ligatures w14:val="standardContextual"/>
        </w:rPr>
        <w:t>) (</w:t>
      </w:r>
      <w:r w:rsidRPr="00991957">
        <w:rPr>
          <w:rFonts w:ascii="Times New Roman" w:eastAsia="Calibri" w:hAnsi="Times New Roman" w:cs="Times New Roman"/>
          <w:color w:val="FF0000"/>
          <w:kern w:val="2"/>
          <w:sz w:val="24"/>
          <w:szCs w:val="24"/>
          <w:lang w:val="en-US"/>
          <w14:ligatures w14:val="standardContextual"/>
          <w:rPrChange w:id="225" w:author="Кристина" w:date="2025-03-26T11:47:00Z">
            <w:rPr>
              <w:rFonts w:ascii="Times New Roman" w:eastAsia="Calibri" w:hAnsi="Times New Roman" w:cs="Times New Roman"/>
              <w:kern w:val="2"/>
              <w:sz w:val="24"/>
              <w:szCs w:val="24"/>
              <w:lang w:val="en-US"/>
              <w14:ligatures w14:val="standardContextual"/>
            </w:rPr>
          </w:rPrChange>
        </w:rPr>
        <w:t>Fig.</w:t>
      </w:r>
      <w:ins w:id="226" w:author="Кристина" w:date="2025-03-26T15:50:00Z">
        <w:r w:rsidR="0075507F">
          <w:rPr>
            <w:rFonts w:ascii="Times New Roman" w:eastAsia="Calibri" w:hAnsi="Times New Roman" w:cs="Times New Roman"/>
            <w:color w:val="FF0000"/>
            <w:kern w:val="2"/>
            <w:sz w:val="24"/>
            <w:szCs w:val="24"/>
            <w:lang w:val="en-US"/>
            <w14:ligatures w14:val="standardContextual"/>
          </w:rPr>
          <w:t>S</w:t>
        </w:r>
      </w:ins>
      <w:del w:id="227" w:author="Кристина" w:date="2025-03-26T14:59:00Z">
        <w:r w:rsidRPr="00991957" w:rsidDel="005D15ED">
          <w:rPr>
            <w:rFonts w:ascii="Times New Roman" w:eastAsia="Calibri" w:hAnsi="Times New Roman" w:cs="Times New Roman"/>
            <w:color w:val="FF0000"/>
            <w:kern w:val="2"/>
            <w:sz w:val="24"/>
            <w:szCs w:val="24"/>
            <w:lang w:val="en-US"/>
            <w14:ligatures w14:val="standardContextual"/>
            <w:rPrChange w:id="228" w:author="Кристина" w:date="2025-03-26T11:47:00Z">
              <w:rPr>
                <w:rFonts w:ascii="Times New Roman" w:eastAsia="Calibri" w:hAnsi="Times New Roman" w:cs="Times New Roman"/>
                <w:kern w:val="2"/>
                <w:sz w:val="24"/>
                <w:szCs w:val="24"/>
                <w:lang w:val="en-US"/>
                <w14:ligatures w14:val="standardContextual"/>
              </w:rPr>
            </w:rPrChange>
          </w:rPr>
          <w:delText xml:space="preserve"> S</w:delText>
        </w:r>
      </w:del>
      <w:r w:rsidRPr="00991957">
        <w:rPr>
          <w:rFonts w:ascii="Times New Roman" w:eastAsia="Calibri" w:hAnsi="Times New Roman" w:cs="Times New Roman"/>
          <w:color w:val="FF0000"/>
          <w:kern w:val="2"/>
          <w:sz w:val="24"/>
          <w:szCs w:val="24"/>
          <w:lang w:val="en-US"/>
          <w14:ligatures w14:val="standardContextual"/>
          <w:rPrChange w:id="229" w:author="Кристина" w:date="2025-03-26T11:47:00Z">
            <w:rPr>
              <w:rFonts w:ascii="Times New Roman" w:eastAsia="Calibri" w:hAnsi="Times New Roman" w:cs="Times New Roman"/>
              <w:kern w:val="2"/>
              <w:sz w:val="24"/>
              <w:szCs w:val="24"/>
              <w:lang w:val="en-US"/>
              <w14:ligatures w14:val="standardContextual"/>
            </w:rPr>
          </w:rPrChange>
        </w:rPr>
        <w:t>1</w:t>
      </w:r>
      <w:del w:id="230" w:author="Кристина" w:date="2025-03-26T14:59:00Z">
        <w:r w:rsidRPr="00991957" w:rsidDel="005D15ED">
          <w:rPr>
            <w:rFonts w:ascii="Times New Roman" w:eastAsia="Calibri" w:hAnsi="Times New Roman" w:cs="Times New Roman"/>
            <w:color w:val="FF0000"/>
            <w:kern w:val="2"/>
            <w:sz w:val="24"/>
            <w:szCs w:val="24"/>
            <w:lang w:val="en-US"/>
            <w14:ligatures w14:val="standardContextual"/>
            <w:rPrChange w:id="231" w:author="Кристина" w:date="2025-03-26T11:47:00Z">
              <w:rPr>
                <w:rFonts w:ascii="Times New Roman" w:eastAsia="Calibri" w:hAnsi="Times New Roman" w:cs="Times New Roman"/>
                <w:kern w:val="2"/>
                <w:sz w:val="24"/>
                <w:szCs w:val="24"/>
                <w:lang w:val="en-US"/>
                <w14:ligatures w14:val="standardContextual"/>
              </w:rPr>
            </w:rPrChange>
          </w:rPr>
          <w:delText>A</w:delText>
        </w:r>
      </w:del>
      <w:r w:rsidRPr="00B67ADD">
        <w:rPr>
          <w:rFonts w:ascii="Times New Roman" w:eastAsia="Calibri" w:hAnsi="Times New Roman" w:cs="Times New Roman"/>
          <w:kern w:val="2"/>
          <w:sz w:val="24"/>
          <w:szCs w:val="24"/>
          <w:lang w:val="en-US"/>
          <w14:ligatures w14:val="standardContextual"/>
        </w:rPr>
        <w:t>).</w:t>
      </w:r>
    </w:p>
    <w:p w14:paraId="36EC1FB0" w14:textId="77777777" w:rsidR="00DC12DA" w:rsidRPr="00B67ADD" w:rsidRDefault="00DC12DA" w:rsidP="00381094">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7797356B" w14:textId="7D789B80" w:rsidR="008C0494" w:rsidRPr="00B67ADD" w:rsidRDefault="00381094" w:rsidP="00334EC6">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kern w:val="2"/>
          <w:sz w:val="24"/>
          <w:szCs w:val="24"/>
          <w:lang w:val="en-US"/>
          <w14:ligatures w14:val="standardContextual"/>
        </w:rPr>
        <w:t>The vegetation period across all sites is short (70</w:t>
      </w:r>
      <w:del w:id="232" w:author="Кристина" w:date="2025-03-25T15:01:00Z">
        <w:r w:rsidRPr="00B67ADD" w:rsidDel="00750911">
          <w:rPr>
            <w:rFonts w:ascii="Times New Roman" w:eastAsia="Calibri" w:hAnsi="Times New Roman" w:cs="Times New Roman"/>
            <w:kern w:val="2"/>
            <w:sz w:val="24"/>
            <w:szCs w:val="24"/>
            <w:lang w:val="en-US"/>
            <w14:ligatures w14:val="standardContextual"/>
          </w:rPr>
          <w:delText>–</w:delText>
        </w:r>
      </w:del>
      <w:ins w:id="233"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B67ADD">
        <w:rPr>
          <w:rFonts w:ascii="Times New Roman" w:eastAsia="Calibri" w:hAnsi="Times New Roman" w:cs="Times New Roman"/>
          <w:kern w:val="2"/>
          <w:sz w:val="24"/>
          <w:szCs w:val="24"/>
          <w:lang w:val="en-US"/>
          <w14:ligatures w14:val="standardContextual"/>
        </w:rPr>
        <w:t xml:space="preserve">133 days), with </w:t>
      </w:r>
      <w:r w:rsidRPr="00140886">
        <w:rPr>
          <w:rFonts w:ascii="Times New Roman" w:eastAsia="Calibri" w:hAnsi="Times New Roman" w:cs="Times New Roman"/>
          <w:i/>
          <w:kern w:val="2"/>
          <w:sz w:val="24"/>
          <w:szCs w:val="24"/>
          <w:lang w:val="en-US"/>
          <w14:ligatures w14:val="standardContextual"/>
          <w:rPrChange w:id="234" w:author="Кристина" w:date="2025-03-26T11:10:00Z">
            <w:rPr>
              <w:rFonts w:ascii="Times New Roman" w:eastAsia="Calibri" w:hAnsi="Times New Roman" w:cs="Times New Roman"/>
              <w:kern w:val="2"/>
              <w:sz w:val="24"/>
              <w:szCs w:val="24"/>
              <w:lang w:val="en-US"/>
              <w14:ligatures w14:val="standardContextual"/>
            </w:rPr>
          </w:rPrChange>
        </w:rPr>
        <w:t>P. sylvestris</w:t>
      </w:r>
      <w:r w:rsidRPr="00B67ADD">
        <w:rPr>
          <w:rFonts w:ascii="Times New Roman" w:eastAsia="Calibri" w:hAnsi="Times New Roman" w:cs="Times New Roman"/>
          <w:kern w:val="2"/>
          <w:sz w:val="24"/>
          <w:szCs w:val="24"/>
          <w:lang w:val="en-US"/>
          <w14:ligatures w14:val="standardContextual"/>
        </w:rPr>
        <w:t xml:space="preserve"> benefiting from persistent needles that enable photosynthesis during early spring warming, while the deciduous larches (L. sibirica, </w:t>
      </w:r>
      <w:r w:rsidRPr="00140886">
        <w:rPr>
          <w:rFonts w:ascii="Times New Roman" w:eastAsia="Calibri" w:hAnsi="Times New Roman" w:cs="Times New Roman"/>
          <w:i/>
          <w:kern w:val="2"/>
          <w:sz w:val="24"/>
          <w:szCs w:val="24"/>
          <w:lang w:val="en-US"/>
          <w14:ligatures w14:val="standardContextual"/>
          <w:rPrChange w:id="235" w:author="Кристина" w:date="2025-03-26T11:13:00Z">
            <w:rPr>
              <w:rFonts w:ascii="Times New Roman" w:eastAsia="Calibri" w:hAnsi="Times New Roman" w:cs="Times New Roman"/>
              <w:kern w:val="2"/>
              <w:sz w:val="24"/>
              <w:szCs w:val="24"/>
              <w:lang w:val="en-US"/>
              <w14:ligatures w14:val="standardContextual"/>
            </w:rPr>
          </w:rPrChange>
        </w:rPr>
        <w:t>L. gmelinii</w:t>
      </w:r>
      <w:r w:rsidRPr="00B67ADD">
        <w:rPr>
          <w:rFonts w:ascii="Times New Roman" w:eastAsia="Calibri" w:hAnsi="Times New Roman" w:cs="Times New Roman"/>
          <w:kern w:val="2"/>
          <w:sz w:val="24"/>
          <w:szCs w:val="24"/>
          <w:lang w:val="en-US"/>
          <w14:ligatures w14:val="standardContextual"/>
        </w:rPr>
        <w:t xml:space="preserve">, </w:t>
      </w:r>
      <w:r w:rsidRPr="00AB29A4">
        <w:rPr>
          <w:rFonts w:ascii="Times New Roman" w:eastAsia="Calibri" w:hAnsi="Times New Roman" w:cs="Times New Roman"/>
          <w:i/>
          <w:kern w:val="2"/>
          <w:sz w:val="24"/>
          <w:szCs w:val="24"/>
          <w:lang w:val="en-US"/>
          <w14:ligatures w14:val="standardContextual"/>
          <w:rPrChange w:id="236" w:author="Кристина" w:date="2025-03-26T11:19:00Z">
            <w:rPr>
              <w:rFonts w:ascii="Times New Roman" w:eastAsia="Calibri" w:hAnsi="Times New Roman" w:cs="Times New Roman"/>
              <w:kern w:val="2"/>
              <w:sz w:val="24"/>
              <w:szCs w:val="24"/>
              <w:lang w:val="en-US"/>
              <w14:ligatures w14:val="standardContextual"/>
            </w:rPr>
          </w:rPrChange>
        </w:rPr>
        <w:t>L. cajanderi</w:t>
      </w:r>
      <w:r w:rsidRPr="00B67ADD">
        <w:rPr>
          <w:rFonts w:ascii="Times New Roman" w:eastAsia="Calibri" w:hAnsi="Times New Roman" w:cs="Times New Roman"/>
          <w:kern w:val="2"/>
          <w:sz w:val="24"/>
          <w:szCs w:val="24"/>
          <w:lang w:val="en-US"/>
          <w14:ligatures w14:val="standardContextual"/>
        </w:rPr>
        <w:t>) rely heavily on summer conditions for needle formation and growth. In western sites, the longer growing season and deeper active layer support greater moisture availability, whereas in eastern sites, delayed soil thawing and extreme cold constrain growth to a brief, intensive period.</w:t>
      </w:r>
    </w:p>
    <w:p w14:paraId="144972A2" w14:textId="2467FFAE" w:rsidR="00D30C17" w:rsidRPr="00B67ADD" w:rsidRDefault="00D30C17" w:rsidP="00334EC6">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B67ADD">
        <w:rPr>
          <w:rFonts w:ascii="Times New Roman" w:hAnsi="Times New Roman" w:cs="Times New Roman"/>
          <w:noProof/>
          <w:sz w:val="24"/>
          <w:szCs w:val="24"/>
          <w:lang w:eastAsia="ru-RU"/>
        </w:rPr>
        <w:drawing>
          <wp:inline distT="0" distB="0" distL="0" distR="0" wp14:anchorId="6CFB85C4" wp14:editId="08D5E8E1">
            <wp:extent cx="6043486" cy="4641273"/>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7653" cy="4644473"/>
                    </a:xfrm>
                    <a:prstGeom prst="rect">
                      <a:avLst/>
                    </a:prstGeom>
                    <a:noFill/>
                    <a:ln>
                      <a:noFill/>
                    </a:ln>
                  </pic:spPr>
                </pic:pic>
              </a:graphicData>
            </a:graphic>
          </wp:inline>
        </w:drawing>
      </w:r>
    </w:p>
    <w:p w14:paraId="4A6D7572" w14:textId="4850ADBA" w:rsidR="00670F95" w:rsidRPr="00B67ADD" w:rsidRDefault="00697562" w:rsidP="00334EC6">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b/>
          <w:bCs/>
          <w:kern w:val="2"/>
          <w:sz w:val="24"/>
          <w:szCs w:val="24"/>
          <w:lang w:val="en-US"/>
          <w14:ligatures w14:val="standardContextual"/>
        </w:rPr>
        <w:t>Figure 1.</w:t>
      </w:r>
      <w:r w:rsidRPr="00B67ADD">
        <w:rPr>
          <w:rFonts w:ascii="Times New Roman" w:eastAsia="Calibri" w:hAnsi="Times New Roman" w:cs="Times New Roman"/>
          <w:kern w:val="2"/>
          <w:sz w:val="24"/>
          <w:szCs w:val="24"/>
          <w:lang w:val="en-US"/>
          <w14:ligatures w14:val="standardContextual"/>
        </w:rPr>
        <w:t xml:space="preserve"> Location and climate of the study area: (A) white dots show the location of sampling sites (</w:t>
      </w:r>
      <w:r w:rsidR="00AE68F8" w:rsidRPr="0024463D">
        <w:rPr>
          <w:rFonts w:ascii="Times New Roman" w:eastAsia="Calibri" w:hAnsi="Times New Roman" w:cs="Times New Roman"/>
          <w:b/>
          <w:kern w:val="2"/>
          <w:sz w:val="24"/>
          <w:szCs w:val="24"/>
          <w:lang w:val="en-US"/>
          <w14:ligatures w14:val="standardContextual"/>
          <w:rPrChange w:id="237" w:author="Кристина" w:date="2025-03-25T15:11:00Z">
            <w:rPr>
              <w:rFonts w:ascii="Times New Roman" w:eastAsia="Calibri" w:hAnsi="Times New Roman" w:cs="Times New Roman"/>
              <w:kern w:val="2"/>
              <w:sz w:val="24"/>
              <w:szCs w:val="24"/>
              <w:lang w:val="en-US"/>
              <w14:ligatures w14:val="standardContextual"/>
            </w:rPr>
          </w:rPrChange>
        </w:rPr>
        <w:t>FIN</w:t>
      </w:r>
      <w:r w:rsidR="00AE68F8" w:rsidRPr="00B67ADD">
        <w:rPr>
          <w:rFonts w:ascii="Times New Roman" w:eastAsia="Calibri" w:hAnsi="Times New Roman" w:cs="Times New Roman"/>
          <w:kern w:val="2"/>
          <w:sz w:val="24"/>
          <w:szCs w:val="24"/>
          <w:lang w:val="en-US"/>
          <w14:ligatures w14:val="standardContextual"/>
        </w:rPr>
        <w:t>,</w:t>
      </w:r>
      <w:r w:rsidR="00AE68F8" w:rsidRPr="00B67ADD">
        <w:rPr>
          <w:rFonts w:ascii="Times New Roman" w:hAnsi="Times New Roman" w:cs="Times New Roman"/>
          <w:sz w:val="24"/>
          <w:szCs w:val="24"/>
          <w:lang w:val="en-US"/>
        </w:rPr>
        <w:t xml:space="preserve"> </w:t>
      </w:r>
      <w:r w:rsidR="00AE68F8" w:rsidRPr="00B67ADD">
        <w:rPr>
          <w:rFonts w:ascii="Times New Roman" w:eastAsia="Calibri" w:hAnsi="Times New Roman" w:cs="Times New Roman"/>
          <w:kern w:val="2"/>
          <w:sz w:val="24"/>
          <w:szCs w:val="24"/>
          <w:lang w:val="en-US"/>
          <w14:ligatures w14:val="standardContextual"/>
        </w:rPr>
        <w:t xml:space="preserve">Finland, </w:t>
      </w:r>
      <w:r w:rsidRPr="0024463D">
        <w:rPr>
          <w:rFonts w:ascii="Times New Roman" w:eastAsia="Calibri" w:hAnsi="Times New Roman" w:cs="Times New Roman"/>
          <w:b/>
          <w:kern w:val="2"/>
          <w:sz w:val="24"/>
          <w:szCs w:val="24"/>
          <w:lang w:val="en-US"/>
          <w14:ligatures w14:val="standardContextual"/>
          <w:rPrChange w:id="238" w:author="Кристина" w:date="2025-03-25T15:13:00Z">
            <w:rPr>
              <w:rFonts w:ascii="Times New Roman" w:eastAsia="Calibri" w:hAnsi="Times New Roman" w:cs="Times New Roman"/>
              <w:kern w:val="2"/>
              <w:sz w:val="24"/>
              <w:szCs w:val="24"/>
              <w:lang w:val="en-US"/>
              <w14:ligatures w14:val="standardContextual"/>
            </w:rPr>
          </w:rPrChange>
        </w:rPr>
        <w:t>APA</w:t>
      </w:r>
      <w:r w:rsidRPr="00B67ADD">
        <w:rPr>
          <w:rFonts w:ascii="Times New Roman" w:eastAsia="Calibri" w:hAnsi="Times New Roman" w:cs="Times New Roman"/>
          <w:kern w:val="2"/>
          <w:sz w:val="24"/>
          <w:szCs w:val="24"/>
          <w:lang w:val="en-US"/>
          <w14:ligatures w14:val="standardContextual"/>
        </w:rPr>
        <w:t xml:space="preserve">, Apatity; </w:t>
      </w:r>
      <w:r w:rsidRPr="0024463D">
        <w:rPr>
          <w:rFonts w:ascii="Times New Roman" w:eastAsia="Calibri" w:hAnsi="Times New Roman" w:cs="Times New Roman"/>
          <w:b/>
          <w:kern w:val="2"/>
          <w:sz w:val="24"/>
          <w:szCs w:val="24"/>
          <w:lang w:val="en-US"/>
          <w14:ligatures w14:val="standardContextual"/>
          <w:rPrChange w:id="239" w:author="Кристина" w:date="2025-03-25T15:14:00Z">
            <w:rPr>
              <w:rFonts w:ascii="Times New Roman" w:eastAsia="Calibri" w:hAnsi="Times New Roman" w:cs="Times New Roman"/>
              <w:kern w:val="2"/>
              <w:sz w:val="24"/>
              <w:szCs w:val="24"/>
              <w:lang w:val="en-US"/>
              <w14:ligatures w14:val="standardContextual"/>
            </w:rPr>
          </w:rPrChange>
        </w:rPr>
        <w:t>PUR</w:t>
      </w:r>
      <w:r w:rsidRPr="00B67ADD">
        <w:rPr>
          <w:rFonts w:ascii="Times New Roman" w:eastAsia="Calibri" w:hAnsi="Times New Roman" w:cs="Times New Roman"/>
          <w:kern w:val="2"/>
          <w:sz w:val="24"/>
          <w:szCs w:val="24"/>
          <w:lang w:val="en-US"/>
          <w14:ligatures w14:val="standardContextual"/>
        </w:rPr>
        <w:t xml:space="preserve">, Polar Ural; </w:t>
      </w:r>
      <w:r w:rsidR="00EF3804" w:rsidRPr="0084700E">
        <w:rPr>
          <w:rFonts w:ascii="Times New Roman" w:eastAsia="Calibri" w:hAnsi="Times New Roman" w:cs="Times New Roman"/>
          <w:b/>
          <w:kern w:val="2"/>
          <w:sz w:val="24"/>
          <w:szCs w:val="24"/>
          <w:lang w:val="en-US"/>
          <w14:ligatures w14:val="standardContextual"/>
          <w:rPrChange w:id="240" w:author="Кристина" w:date="2025-03-25T15:18:00Z">
            <w:rPr>
              <w:rFonts w:ascii="Times New Roman" w:eastAsia="Calibri" w:hAnsi="Times New Roman" w:cs="Times New Roman"/>
              <w:kern w:val="2"/>
              <w:sz w:val="24"/>
              <w:szCs w:val="24"/>
              <w:lang w:val="en-US"/>
              <w14:ligatures w14:val="standardContextual"/>
            </w:rPr>
          </w:rPrChange>
        </w:rPr>
        <w:t>KHA</w:t>
      </w:r>
      <w:r w:rsidRPr="00B67ADD">
        <w:rPr>
          <w:rFonts w:ascii="Times New Roman" w:eastAsia="Calibri" w:hAnsi="Times New Roman" w:cs="Times New Roman"/>
          <w:kern w:val="2"/>
          <w:sz w:val="24"/>
          <w:szCs w:val="24"/>
          <w:lang w:val="en-US"/>
          <w14:ligatures w14:val="standardContextual"/>
        </w:rPr>
        <w:t>,</w:t>
      </w:r>
      <w:r w:rsidR="00AE68F8" w:rsidRPr="00B67ADD">
        <w:rPr>
          <w:rFonts w:ascii="Times New Roman" w:eastAsia="Calibri" w:hAnsi="Times New Roman" w:cs="Times New Roman"/>
          <w:kern w:val="2"/>
          <w:sz w:val="24"/>
          <w:szCs w:val="24"/>
          <w:lang w:val="en-US"/>
          <w14:ligatures w14:val="standardContextual"/>
        </w:rPr>
        <w:t xml:space="preserve"> </w:t>
      </w:r>
      <w:r w:rsidR="00EF3804" w:rsidRPr="00B67ADD">
        <w:rPr>
          <w:rFonts w:ascii="Times New Roman" w:eastAsia="Calibri" w:hAnsi="Times New Roman" w:cs="Times New Roman"/>
          <w:kern w:val="2"/>
          <w:sz w:val="24"/>
          <w:szCs w:val="24"/>
          <w:lang w:val="en-US"/>
          <w14:ligatures w14:val="standardContextual"/>
        </w:rPr>
        <w:t>Khatanga</w:t>
      </w:r>
      <w:r w:rsidRPr="00B67ADD">
        <w:rPr>
          <w:rFonts w:ascii="Times New Roman" w:eastAsia="Calibri" w:hAnsi="Times New Roman" w:cs="Times New Roman"/>
          <w:kern w:val="2"/>
          <w:sz w:val="24"/>
          <w:szCs w:val="24"/>
          <w:lang w:val="en-US"/>
          <w14:ligatures w14:val="standardContextual"/>
        </w:rPr>
        <w:t xml:space="preserve">; </w:t>
      </w:r>
      <w:r w:rsidRPr="0084700E">
        <w:rPr>
          <w:rFonts w:ascii="Times New Roman" w:eastAsia="Calibri" w:hAnsi="Times New Roman" w:cs="Times New Roman"/>
          <w:b/>
          <w:kern w:val="2"/>
          <w:sz w:val="24"/>
          <w:szCs w:val="24"/>
          <w:lang w:val="en-US"/>
          <w14:ligatures w14:val="standardContextual"/>
          <w:rPrChange w:id="241" w:author="Кристина" w:date="2025-03-25T15:20:00Z">
            <w:rPr>
              <w:rFonts w:ascii="Times New Roman" w:eastAsia="Calibri" w:hAnsi="Times New Roman" w:cs="Times New Roman"/>
              <w:kern w:val="2"/>
              <w:sz w:val="24"/>
              <w:szCs w:val="24"/>
              <w:lang w:val="en-US"/>
              <w14:ligatures w14:val="standardContextual"/>
            </w:rPr>
          </w:rPrChange>
        </w:rPr>
        <w:t>CHO</w:t>
      </w:r>
      <w:r w:rsidRPr="00B67ADD">
        <w:rPr>
          <w:rFonts w:ascii="Times New Roman" w:eastAsia="Calibri" w:hAnsi="Times New Roman" w:cs="Times New Roman"/>
          <w:kern w:val="2"/>
          <w:sz w:val="24"/>
          <w:szCs w:val="24"/>
          <w:lang w:val="en-US"/>
          <w14:ligatures w14:val="standardContextual"/>
        </w:rPr>
        <w:t xml:space="preserve">, Chokurdakh; </w:t>
      </w:r>
      <w:r w:rsidRPr="0084700E">
        <w:rPr>
          <w:rFonts w:ascii="Times New Roman" w:eastAsia="Calibri" w:hAnsi="Times New Roman" w:cs="Times New Roman"/>
          <w:b/>
          <w:kern w:val="2"/>
          <w:sz w:val="24"/>
          <w:szCs w:val="24"/>
          <w:lang w:val="en-US"/>
          <w14:ligatures w14:val="standardContextual"/>
          <w:rPrChange w:id="242" w:author="Кристина" w:date="2025-03-25T15:22:00Z">
            <w:rPr>
              <w:rFonts w:ascii="Times New Roman" w:eastAsia="Calibri" w:hAnsi="Times New Roman" w:cs="Times New Roman"/>
              <w:kern w:val="2"/>
              <w:sz w:val="24"/>
              <w:szCs w:val="24"/>
              <w:lang w:val="en-US"/>
              <w14:ligatures w14:val="standardContextual"/>
            </w:rPr>
          </w:rPrChange>
        </w:rPr>
        <w:t>BIL</w:t>
      </w:r>
      <w:r w:rsidRPr="00B67ADD">
        <w:rPr>
          <w:rFonts w:ascii="Times New Roman" w:eastAsia="Calibri" w:hAnsi="Times New Roman" w:cs="Times New Roman"/>
          <w:kern w:val="2"/>
          <w:sz w:val="24"/>
          <w:szCs w:val="24"/>
          <w:lang w:val="en-US"/>
          <w14:ligatures w14:val="standardContextual"/>
        </w:rPr>
        <w:t>, Bilibino)</w:t>
      </w:r>
      <w:r w:rsidR="00F279EC" w:rsidRPr="00B67ADD">
        <w:rPr>
          <w:rFonts w:ascii="Times New Roman" w:eastAsia="Calibri" w:hAnsi="Times New Roman" w:cs="Times New Roman"/>
          <w:kern w:val="2"/>
          <w:sz w:val="24"/>
          <w:szCs w:val="24"/>
          <w:lang w:val="en-US"/>
          <w14:ligatures w14:val="standardContextual"/>
        </w:rPr>
        <w:t xml:space="preserve">. </w:t>
      </w:r>
      <w:r w:rsidRPr="00B67ADD">
        <w:rPr>
          <w:rFonts w:ascii="Times New Roman" w:eastAsia="Calibri" w:hAnsi="Times New Roman" w:cs="Times New Roman"/>
          <w:kern w:val="2"/>
          <w:sz w:val="24"/>
          <w:szCs w:val="24"/>
          <w:lang w:val="en-US"/>
          <w14:ligatures w14:val="standardContextual"/>
        </w:rPr>
        <w:t>(B) Climate diagram for</w:t>
      </w:r>
      <w:r w:rsidR="00AE68F8" w:rsidRPr="00B67ADD">
        <w:rPr>
          <w:rFonts w:ascii="Times New Roman" w:eastAsia="Calibri" w:hAnsi="Times New Roman" w:cs="Times New Roman"/>
          <w:kern w:val="2"/>
          <w:sz w:val="24"/>
          <w:szCs w:val="24"/>
          <w:lang w:val="en-US"/>
          <w14:ligatures w14:val="standardContextual"/>
        </w:rPr>
        <w:t xml:space="preserve"> Sodankyla weather stations, </w:t>
      </w:r>
      <w:r w:rsidRPr="00B67ADD">
        <w:rPr>
          <w:rFonts w:ascii="Times New Roman" w:eastAsia="Calibri" w:hAnsi="Times New Roman" w:cs="Times New Roman"/>
          <w:kern w:val="2"/>
          <w:sz w:val="24"/>
          <w:szCs w:val="24"/>
          <w:lang w:val="en-US"/>
          <w14:ligatures w14:val="standardContextual"/>
        </w:rPr>
        <w:t xml:space="preserve">Kandalaksha, Salekhard, </w:t>
      </w:r>
      <w:r w:rsidR="00EF3804" w:rsidRPr="00B67ADD">
        <w:rPr>
          <w:rFonts w:ascii="Times New Roman" w:eastAsia="Calibri" w:hAnsi="Times New Roman" w:cs="Times New Roman"/>
          <w:kern w:val="2"/>
          <w:sz w:val="24"/>
          <w:szCs w:val="24"/>
          <w:lang w:val="en-US"/>
          <w14:ligatures w14:val="standardContextual"/>
        </w:rPr>
        <w:t>Khatanga</w:t>
      </w:r>
      <w:r w:rsidRPr="00B67ADD">
        <w:rPr>
          <w:rFonts w:ascii="Times New Roman" w:eastAsia="Calibri" w:hAnsi="Times New Roman" w:cs="Times New Roman"/>
          <w:kern w:val="2"/>
          <w:sz w:val="24"/>
          <w:szCs w:val="24"/>
          <w:lang w:val="en-US"/>
          <w14:ligatures w14:val="standardContextual"/>
        </w:rPr>
        <w:t xml:space="preserve">, Chokurdakh, </w:t>
      </w:r>
      <w:r w:rsidR="00E84316" w:rsidRPr="00B67ADD">
        <w:rPr>
          <w:rFonts w:ascii="Times New Roman" w:eastAsia="Calibri" w:hAnsi="Times New Roman" w:cs="Times New Roman"/>
          <w:kern w:val="2"/>
          <w:sz w:val="24"/>
          <w:szCs w:val="24"/>
          <w:lang w:val="en-US"/>
          <w14:ligatures w14:val="standardContextual"/>
        </w:rPr>
        <w:t>Ostrovno</w:t>
      </w:r>
      <w:r w:rsidR="00D75257" w:rsidRPr="00B67ADD">
        <w:rPr>
          <w:rFonts w:ascii="Times New Roman" w:eastAsia="Calibri" w:hAnsi="Times New Roman" w:cs="Times New Roman"/>
          <w:kern w:val="2"/>
          <w:sz w:val="24"/>
          <w:szCs w:val="24"/>
          <w:lang w:val="en-US"/>
          <w14:ligatures w14:val="standardContextual"/>
        </w:rPr>
        <w:t>y</w:t>
      </w:r>
      <w:r w:rsidR="00E84316" w:rsidRPr="00B67ADD">
        <w:rPr>
          <w:rFonts w:ascii="Times New Roman" w:eastAsia="Calibri" w:hAnsi="Times New Roman" w:cs="Times New Roman"/>
          <w:kern w:val="2"/>
          <w:sz w:val="24"/>
          <w:szCs w:val="24"/>
          <w:lang w:val="en-US"/>
          <w14:ligatures w14:val="standardContextual"/>
        </w:rPr>
        <w:t>e</w:t>
      </w:r>
      <w:r w:rsidRPr="00B67ADD">
        <w:rPr>
          <w:rFonts w:ascii="Times New Roman" w:eastAsia="Calibri" w:hAnsi="Times New Roman" w:cs="Times New Roman"/>
          <w:kern w:val="2"/>
          <w:sz w:val="24"/>
          <w:szCs w:val="24"/>
          <w:lang w:val="en-US"/>
          <w14:ligatures w14:val="standardContextual"/>
        </w:rPr>
        <w:t xml:space="preserve"> for 1966</w:t>
      </w:r>
      <w:r w:rsidR="00B8004D" w:rsidRPr="00B67ADD">
        <w:rPr>
          <w:rFonts w:ascii="Times New Roman" w:eastAsia="Calibri" w:hAnsi="Times New Roman" w:cs="Times New Roman"/>
          <w:kern w:val="2"/>
          <w:sz w:val="24"/>
          <w:szCs w:val="24"/>
          <w:lang w:val="en-US"/>
          <w14:ligatures w14:val="standardContextual"/>
        </w:rPr>
        <w:t xml:space="preserve"> - </w:t>
      </w:r>
      <w:r w:rsidRPr="00B67ADD">
        <w:rPr>
          <w:rFonts w:ascii="Times New Roman" w:eastAsia="Calibri" w:hAnsi="Times New Roman" w:cs="Times New Roman"/>
          <w:kern w:val="2"/>
          <w:sz w:val="24"/>
          <w:szCs w:val="24"/>
          <w:lang w:val="en-US"/>
          <w14:ligatures w14:val="standardContextual"/>
        </w:rPr>
        <w:t xml:space="preserve">2021 period. (C) Average annual temperature </w:t>
      </w:r>
      <w:r w:rsidRPr="00B67ADD">
        <w:rPr>
          <w:rFonts w:ascii="Times New Roman" w:eastAsia="Calibri" w:hAnsi="Times New Roman" w:cs="Times New Roman"/>
          <w:kern w:val="2"/>
          <w:sz w:val="24"/>
          <w:szCs w:val="24"/>
          <w:lang w:val="en-US"/>
          <w14:ligatures w14:val="standardContextual"/>
        </w:rPr>
        <w:lastRenderedPageBreak/>
        <w:t>trends for the periods 1966</w:t>
      </w:r>
      <w:r w:rsidR="00526B24" w:rsidRPr="00B67ADD">
        <w:rPr>
          <w:rFonts w:ascii="Times New Roman" w:eastAsia="Calibri" w:hAnsi="Times New Roman" w:cs="Times New Roman"/>
          <w:kern w:val="2"/>
          <w:sz w:val="24"/>
          <w:szCs w:val="24"/>
          <w:lang w:val="en-US"/>
          <w14:ligatures w14:val="standardContextual"/>
        </w:rPr>
        <w:t xml:space="preserve"> - </w:t>
      </w:r>
      <w:r w:rsidRPr="00B67ADD">
        <w:rPr>
          <w:rFonts w:ascii="Times New Roman" w:eastAsia="Calibri" w:hAnsi="Times New Roman" w:cs="Times New Roman"/>
          <w:kern w:val="2"/>
          <w:sz w:val="24"/>
          <w:szCs w:val="24"/>
          <w:lang w:val="en-US"/>
          <w14:ligatures w14:val="standardContextual"/>
        </w:rPr>
        <w:t xml:space="preserve">2021 in the study areas. (D) </w:t>
      </w:r>
      <w:r w:rsidR="00BE6FBC" w:rsidRPr="00B67ADD">
        <w:rPr>
          <w:rFonts w:ascii="Times New Roman" w:eastAsia="Calibri" w:hAnsi="Times New Roman" w:cs="Times New Roman"/>
          <w:kern w:val="2"/>
          <w:sz w:val="24"/>
          <w:szCs w:val="24"/>
          <w:lang w:val="en-US"/>
          <w14:ligatures w14:val="standardContextual"/>
        </w:rPr>
        <w:t>Trends in average monthly temperature June-September for the period 1966</w:t>
      </w:r>
      <w:r w:rsidR="00526B24" w:rsidRPr="00B67ADD">
        <w:rPr>
          <w:rFonts w:ascii="Times New Roman" w:eastAsia="Calibri" w:hAnsi="Times New Roman" w:cs="Times New Roman"/>
          <w:kern w:val="2"/>
          <w:sz w:val="24"/>
          <w:szCs w:val="24"/>
          <w:lang w:val="en-US"/>
          <w14:ligatures w14:val="standardContextual"/>
        </w:rPr>
        <w:t xml:space="preserve"> - </w:t>
      </w:r>
      <w:r w:rsidR="00BE6FBC" w:rsidRPr="00B67ADD">
        <w:rPr>
          <w:rFonts w:ascii="Times New Roman" w:eastAsia="Calibri" w:hAnsi="Times New Roman" w:cs="Times New Roman"/>
          <w:kern w:val="2"/>
          <w:sz w:val="24"/>
          <w:szCs w:val="24"/>
          <w:lang w:val="en-US"/>
          <w14:ligatures w14:val="standardContextual"/>
        </w:rPr>
        <w:t>2021 in the study areas.</w:t>
      </w:r>
    </w:p>
    <w:p w14:paraId="10D5F02B" w14:textId="77777777" w:rsidR="008C0494" w:rsidRPr="00B67ADD" w:rsidRDefault="008C0494" w:rsidP="00AE68F8">
      <w:pPr>
        <w:spacing w:after="0" w:line="480" w:lineRule="auto"/>
        <w:ind w:firstLine="709"/>
        <w:contextualSpacing/>
        <w:jc w:val="both"/>
        <w:rPr>
          <w:rFonts w:ascii="Times New Roman" w:eastAsia="Calibri" w:hAnsi="Times New Roman" w:cs="Times New Roman"/>
          <w:kern w:val="2"/>
          <w:sz w:val="24"/>
          <w:szCs w:val="24"/>
          <w:lang w:val="en-US"/>
          <w14:ligatures w14:val="standardContextual"/>
        </w:rPr>
      </w:pPr>
    </w:p>
    <w:p w14:paraId="74268130" w14:textId="77777777" w:rsidR="008C0494" w:rsidRPr="00B67ADD" w:rsidRDefault="008C0494" w:rsidP="008C0494">
      <w:pPr>
        <w:spacing w:after="0" w:line="480" w:lineRule="auto"/>
        <w:contextualSpacing/>
        <w:jc w:val="both"/>
        <w:rPr>
          <w:rFonts w:ascii="Times New Roman" w:eastAsia="Calibri" w:hAnsi="Times New Roman" w:cs="Times New Roman"/>
          <w:bCs/>
          <w:i/>
          <w:iCs/>
          <w:kern w:val="2"/>
          <w:sz w:val="24"/>
          <w:szCs w:val="24"/>
          <w:lang w:val="en-US"/>
          <w14:ligatures w14:val="standardContextual"/>
        </w:rPr>
      </w:pPr>
      <w:r w:rsidRPr="00B67ADD">
        <w:rPr>
          <w:rFonts w:ascii="Times New Roman" w:eastAsia="Calibri" w:hAnsi="Times New Roman" w:cs="Times New Roman"/>
          <w:bCs/>
          <w:i/>
          <w:iCs/>
          <w:kern w:val="2"/>
          <w:sz w:val="24"/>
          <w:szCs w:val="24"/>
          <w:lang w:val="en-US"/>
          <w14:ligatures w14:val="standardContextual"/>
        </w:rPr>
        <w:t>2.2. Description of tree species</w:t>
      </w:r>
    </w:p>
    <w:p w14:paraId="0436F6E4" w14:textId="77777777" w:rsidR="008C0494" w:rsidRPr="00B67ADD"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4BAA4465" w14:textId="77777777" w:rsidR="008C0494" w:rsidRPr="00B67ADD" w:rsidRDefault="008C0494" w:rsidP="008C0494">
      <w:pPr>
        <w:spacing w:after="0" w:line="480" w:lineRule="auto"/>
        <w:contextualSpacing/>
        <w:jc w:val="both"/>
        <w:rPr>
          <w:rFonts w:ascii="Times New Roman" w:eastAsia="Calibri" w:hAnsi="Times New Roman" w:cs="Times New Roman"/>
          <w:bCs/>
          <w:i/>
          <w:kern w:val="2"/>
          <w:sz w:val="24"/>
          <w:szCs w:val="24"/>
          <w:lang w:val="en-US"/>
          <w14:ligatures w14:val="standardContextual"/>
        </w:rPr>
      </w:pPr>
      <w:r w:rsidRPr="00B67ADD">
        <w:rPr>
          <w:rFonts w:ascii="Times New Roman" w:eastAsia="Calibri" w:hAnsi="Times New Roman" w:cs="Times New Roman"/>
          <w:bCs/>
          <w:i/>
          <w:kern w:val="2"/>
          <w:sz w:val="24"/>
          <w:szCs w:val="24"/>
          <w:lang w:val="en-US"/>
          <w14:ligatures w14:val="standardContextual"/>
        </w:rPr>
        <w:t xml:space="preserve">Pinus sylvestris </w:t>
      </w:r>
    </w:p>
    <w:p w14:paraId="5E0EC00A" w14:textId="77777777" w:rsidR="008C0494" w:rsidRPr="00B67ADD"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B67ADD">
        <w:rPr>
          <w:rFonts w:ascii="Times New Roman" w:eastAsia="Calibri" w:hAnsi="Times New Roman" w:cs="Times New Roman"/>
          <w:bCs/>
          <w:i/>
          <w:kern w:val="2"/>
          <w:sz w:val="24"/>
          <w:szCs w:val="24"/>
          <w:lang w:val="en-US"/>
          <w14:ligatures w14:val="standardContextual"/>
        </w:rPr>
        <w:t>P. sylvestris</w:t>
      </w:r>
      <w:r w:rsidRPr="00B67ADD">
        <w:rPr>
          <w:rFonts w:ascii="Times New Roman" w:eastAsia="Calibri" w:hAnsi="Times New Roman" w:cs="Times New Roman"/>
          <w:bCs/>
          <w:kern w:val="2"/>
          <w:sz w:val="24"/>
          <w:szCs w:val="24"/>
          <w:lang w:val="en-US"/>
          <w14:ligatures w14:val="standardContextual"/>
        </w:rPr>
        <w:t xml:space="preserve"> is one of the most widespread conifers of the boreal zone, occurring from Western Europe to Eastern Siberia (Adams et al., 2015; Bala and Chen, 2020; Boyden et al., 2012, Henttonen et al., 2017), growing in Norway, Sweden, Finland, and adjacent areas of Russia north of 65° N (northern Karelia and Murmansk Oblast). Its distribution often extends into the forest-tundra ecotone, where conditions become marginal for tree growth (Cook and Holmes, 1996; Devi et al., 2008). Morphologically, </w:t>
      </w:r>
      <w:r w:rsidRPr="00B67ADD">
        <w:rPr>
          <w:rFonts w:ascii="Times New Roman" w:eastAsia="Calibri" w:hAnsi="Times New Roman" w:cs="Times New Roman"/>
          <w:bCs/>
          <w:i/>
          <w:kern w:val="2"/>
          <w:sz w:val="24"/>
          <w:szCs w:val="24"/>
          <w:lang w:val="en-US"/>
          <w14:ligatures w14:val="standardContextual"/>
        </w:rPr>
        <w:t>P. sylvestris</w:t>
      </w:r>
      <w:r w:rsidRPr="00B67ADD">
        <w:rPr>
          <w:rFonts w:ascii="Times New Roman" w:eastAsia="Calibri" w:hAnsi="Times New Roman" w:cs="Times New Roman"/>
          <w:bCs/>
          <w:kern w:val="2"/>
          <w:sz w:val="24"/>
          <w:szCs w:val="24"/>
          <w:lang w:val="en-US"/>
          <w14:ligatures w14:val="standardContextual"/>
        </w:rPr>
        <w:t xml:space="preserve"> is characterized by: evergreen needles, typically 4 - 7 cm long, persisting for several years (Esper et al., 2002; Grissino-Mayer, 2001); reddish - brown or brownish bark, often thicker at the base to provide protection from extreme temperatures and fires (Helama et al., 2012; Kharuk et al., 2008). Physiologically, </w:t>
      </w:r>
      <w:r w:rsidRPr="00B67ADD">
        <w:rPr>
          <w:rFonts w:ascii="Times New Roman" w:eastAsia="Calibri" w:hAnsi="Times New Roman" w:cs="Times New Roman"/>
          <w:bCs/>
          <w:i/>
          <w:kern w:val="2"/>
          <w:sz w:val="24"/>
          <w:szCs w:val="24"/>
          <w:lang w:val="en-US"/>
          <w14:ligatures w14:val="standardContextual"/>
        </w:rPr>
        <w:t>P. sylvestris</w:t>
      </w:r>
      <w:r w:rsidRPr="00B67ADD">
        <w:rPr>
          <w:rFonts w:ascii="Times New Roman" w:eastAsia="Calibri" w:hAnsi="Times New Roman" w:cs="Times New Roman"/>
          <w:bCs/>
          <w:kern w:val="2"/>
          <w:sz w:val="24"/>
          <w:szCs w:val="24"/>
          <w:lang w:val="en-US"/>
          <w14:ligatures w14:val="standardContextual"/>
        </w:rPr>
        <w:t xml:space="preserve"> maintains year - round photosynthetic potential due to its robust needles (IPCC, 2021; Shiyatov, 2003). This may be advantageous during sudden warm spells in early spring, allowing trees to initiate photosynthesis before deciduous species have fully leafed out (Lloyd et al., 2005; Mann et al., 2009). However, Scots pine is limited by short, cool summers in arctic regions and typically shows a strong correlation with July temperatures (Kukarskih et al., 2017; Sidorova et al., 2010). In addition, moisture availability can sometimes limit growth, especially in well-drained soils on thin permafrost layers (Lawrence and Slater, 2005; Pastukhov and Kaverin, 2016). Cold adaptations include thickened bark, reduced needle surface area, and a vigorous root system capable of exploiting shallow nutrient layers (Bala and Chen, 2020; Romanovsky et al., 2010). </w:t>
      </w:r>
      <w:r w:rsidRPr="00B67ADD">
        <w:rPr>
          <w:rFonts w:ascii="Times New Roman" w:eastAsia="Calibri" w:hAnsi="Times New Roman" w:cs="Times New Roman"/>
          <w:bCs/>
          <w:i/>
          <w:kern w:val="2"/>
          <w:sz w:val="24"/>
          <w:szCs w:val="24"/>
          <w:lang w:val="en-US"/>
          <w14:ligatures w14:val="standardContextual"/>
        </w:rPr>
        <w:t>P. sylvestris</w:t>
      </w:r>
      <w:r w:rsidRPr="00B67ADD">
        <w:rPr>
          <w:rFonts w:ascii="Times New Roman" w:eastAsia="Calibri" w:hAnsi="Times New Roman" w:cs="Times New Roman"/>
          <w:bCs/>
          <w:kern w:val="2"/>
          <w:sz w:val="24"/>
          <w:szCs w:val="24"/>
          <w:lang w:val="en-US"/>
          <w14:ligatures w14:val="standardContextual"/>
        </w:rPr>
        <w:t xml:space="preserve"> in northern Fennoscandia can often exhibit morphological plasticity, including multi - stemmed </w:t>
      </w:r>
      <w:r w:rsidRPr="00B67ADD">
        <w:rPr>
          <w:rFonts w:ascii="Times New Roman" w:eastAsia="Calibri" w:hAnsi="Times New Roman" w:cs="Times New Roman"/>
          <w:bCs/>
          <w:kern w:val="2"/>
          <w:sz w:val="24"/>
          <w:szCs w:val="24"/>
          <w:lang w:val="en-US"/>
          <w14:ligatures w14:val="standardContextual"/>
        </w:rPr>
        <w:lastRenderedPageBreak/>
        <w:t>trunks and prostrate growth forms when exposed to extreme wind or snow loads (Timofeev et al., 2014; Walker et al., 2005).</w:t>
      </w:r>
    </w:p>
    <w:p w14:paraId="76EA284E" w14:textId="77777777" w:rsidR="008C0494" w:rsidRPr="00B67ADD" w:rsidRDefault="008C0494" w:rsidP="008C0494">
      <w:pPr>
        <w:spacing w:after="0" w:line="480" w:lineRule="auto"/>
        <w:contextualSpacing/>
        <w:jc w:val="both"/>
        <w:rPr>
          <w:rFonts w:ascii="Times New Roman" w:eastAsia="Calibri" w:hAnsi="Times New Roman" w:cs="Times New Roman"/>
          <w:bCs/>
          <w:i/>
          <w:kern w:val="2"/>
          <w:sz w:val="24"/>
          <w:szCs w:val="24"/>
          <w:lang w:val="en-US"/>
          <w14:ligatures w14:val="standardContextual"/>
        </w:rPr>
      </w:pPr>
    </w:p>
    <w:p w14:paraId="10192F07" w14:textId="77777777" w:rsidR="008C0494" w:rsidRPr="00B67ADD" w:rsidRDefault="008C0494" w:rsidP="008C0494">
      <w:pPr>
        <w:spacing w:after="0" w:line="480" w:lineRule="auto"/>
        <w:contextualSpacing/>
        <w:jc w:val="both"/>
        <w:rPr>
          <w:rFonts w:ascii="Times New Roman" w:eastAsia="Calibri" w:hAnsi="Times New Roman" w:cs="Times New Roman"/>
          <w:bCs/>
          <w:i/>
          <w:kern w:val="2"/>
          <w:sz w:val="24"/>
          <w:szCs w:val="24"/>
          <w:lang w:val="en-US"/>
          <w14:ligatures w14:val="standardContextual"/>
        </w:rPr>
      </w:pPr>
      <w:r w:rsidRPr="00B67ADD">
        <w:rPr>
          <w:rFonts w:ascii="Times New Roman" w:eastAsia="Calibri" w:hAnsi="Times New Roman" w:cs="Times New Roman"/>
          <w:bCs/>
          <w:i/>
          <w:kern w:val="2"/>
          <w:sz w:val="24"/>
          <w:szCs w:val="24"/>
          <w:lang w:val="en-US"/>
          <w14:ligatures w14:val="standardContextual"/>
        </w:rPr>
        <w:t xml:space="preserve">Larix sibirica </w:t>
      </w:r>
    </w:p>
    <w:p w14:paraId="312DC83B" w14:textId="77777777" w:rsidR="008C0494" w:rsidRPr="00B67ADD"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B67ADD">
        <w:rPr>
          <w:rFonts w:ascii="Times New Roman" w:eastAsia="Calibri" w:hAnsi="Times New Roman" w:cs="Times New Roman"/>
          <w:bCs/>
          <w:i/>
          <w:kern w:val="2"/>
          <w:sz w:val="24"/>
          <w:szCs w:val="24"/>
          <w:lang w:val="en-US"/>
          <w14:ligatures w14:val="standardContextual"/>
        </w:rPr>
        <w:t>L. sibirica</w:t>
      </w:r>
      <w:r w:rsidRPr="00B67ADD">
        <w:rPr>
          <w:rFonts w:ascii="Times New Roman" w:eastAsia="Calibri" w:hAnsi="Times New Roman" w:cs="Times New Roman"/>
          <w:bCs/>
          <w:kern w:val="2"/>
          <w:sz w:val="24"/>
          <w:szCs w:val="24"/>
          <w:lang w:val="en-US"/>
          <w14:ligatures w14:val="standardContextual"/>
        </w:rPr>
        <w:t xml:space="preserve"> is widespread in central and western Siberia, penetrating into mountainous and subarctic regions (Anchukaitis et al., 2012; Cerling, 1984; Devi et al., 2008). At the northern forest line, it forms sparse forests. It is the dominant species in the permafrost zone (Tchebakova et al., 2016).</w:t>
      </w:r>
    </w:p>
    <w:p w14:paraId="44674B1C" w14:textId="77777777" w:rsidR="008C0494" w:rsidRPr="00B67ADD"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B67ADD">
        <w:rPr>
          <w:rFonts w:ascii="Times New Roman" w:eastAsia="Calibri" w:hAnsi="Times New Roman" w:cs="Times New Roman"/>
          <w:bCs/>
          <w:kern w:val="2"/>
          <w:sz w:val="24"/>
          <w:szCs w:val="24"/>
          <w:lang w:val="en-US"/>
          <w14:ligatures w14:val="standardContextual"/>
        </w:rPr>
        <w:t xml:space="preserve">Main characteristics include: the needles are deciduous, soft and bright green, appearing in spring and falling in autumn (Drobyshev et al., 2010; Esper et al., 2002); the cones are relatively small, ripening within one growing season (Hughes et al., 1999; Settele et al., 2014); The tree is capable of reaching considerable heights (up to 30 - 40 m) under optimal conditions, but growth is often stunted in the Polar Urals or near the Arctic tree line (Harsh et al., 2009; Haruk et al., 2006). This species is well adapted to a sharply continental climate with severe winters and a short growing season (Kharuk et al., 2010). Larch growth is positively correlated with summer temperatures, which is confirmed by studies in high and northern latitudes (Kirdyanov et al., 2020). Larch needles may be beneficial in extremely cold climates, as they reduce winter water loss (Mann et al., 2009; Rossi et al., 2008). The species invests heavily in rapid needle expansion once favourable temperatures are reached in early summer (Cook and Peters, 1981; Thomas et al., 2021). </w:t>
      </w:r>
      <w:r w:rsidRPr="00B67ADD">
        <w:rPr>
          <w:rFonts w:ascii="Times New Roman" w:eastAsia="Calibri" w:hAnsi="Times New Roman" w:cs="Times New Roman"/>
          <w:bCs/>
          <w:i/>
          <w:kern w:val="2"/>
          <w:sz w:val="24"/>
          <w:szCs w:val="24"/>
          <w:lang w:val="en-US"/>
          <w14:ligatures w14:val="standardContextual"/>
        </w:rPr>
        <w:t>L. sibirica</w:t>
      </w:r>
      <w:r w:rsidRPr="00B67ADD">
        <w:rPr>
          <w:rFonts w:ascii="Times New Roman" w:eastAsia="Calibri" w:hAnsi="Times New Roman" w:cs="Times New Roman"/>
          <w:bCs/>
          <w:kern w:val="2"/>
          <w:sz w:val="24"/>
          <w:szCs w:val="24"/>
          <w:lang w:val="en-US"/>
          <w14:ligatures w14:val="standardContextual"/>
        </w:rPr>
        <w:t xml:space="preserve"> typically exhibits strong sensitivity to early summer (June) temperatures, which correlates with a short window for photosynthesis and cambial activity (Helama et al., 2009; Vaganov et al., 1999). Among larches, </w:t>
      </w:r>
      <w:r w:rsidRPr="00B67ADD">
        <w:rPr>
          <w:rFonts w:ascii="Times New Roman" w:eastAsia="Calibri" w:hAnsi="Times New Roman" w:cs="Times New Roman"/>
          <w:bCs/>
          <w:i/>
          <w:kern w:val="2"/>
          <w:sz w:val="24"/>
          <w:szCs w:val="24"/>
          <w:lang w:val="en-US"/>
          <w14:ligatures w14:val="standardContextual"/>
        </w:rPr>
        <w:t>L. sibirica</w:t>
      </w:r>
      <w:r w:rsidRPr="00B67ADD">
        <w:rPr>
          <w:rFonts w:ascii="Times New Roman" w:eastAsia="Calibri" w:hAnsi="Times New Roman" w:cs="Times New Roman"/>
          <w:bCs/>
          <w:kern w:val="2"/>
          <w:sz w:val="24"/>
          <w:szCs w:val="24"/>
          <w:lang w:val="en-US"/>
          <w14:ligatures w14:val="standardContextual"/>
        </w:rPr>
        <w:t xml:space="preserve"> thrives on well - drained soils affected by permafrost, however it can be susceptible to root damage if the active layer depth is unusually shallow (Kukarskih et al., 2017; Smirnova et al., 2019). The species is known to form pure stands, but also coexists with other conifers or birch in mixed forests throughout the Urals (Sofronov et al., 2009; Zhang et al., 2021).</w:t>
      </w:r>
    </w:p>
    <w:p w14:paraId="49B95C8B" w14:textId="77777777" w:rsidR="008C0494" w:rsidRPr="00B67ADD"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6720257F" w14:textId="77777777" w:rsidR="008C0494" w:rsidRPr="00B67ADD" w:rsidRDefault="008C0494" w:rsidP="008C0494">
      <w:pPr>
        <w:spacing w:after="0" w:line="480" w:lineRule="auto"/>
        <w:contextualSpacing/>
        <w:jc w:val="both"/>
        <w:rPr>
          <w:rFonts w:ascii="Times New Roman" w:eastAsia="Calibri" w:hAnsi="Times New Roman" w:cs="Times New Roman"/>
          <w:bCs/>
          <w:i/>
          <w:kern w:val="2"/>
          <w:sz w:val="24"/>
          <w:szCs w:val="24"/>
          <w:lang w:val="en-US"/>
          <w14:ligatures w14:val="standardContextual"/>
        </w:rPr>
      </w:pPr>
      <w:r w:rsidRPr="00B67ADD">
        <w:rPr>
          <w:rFonts w:ascii="Times New Roman" w:eastAsia="Calibri" w:hAnsi="Times New Roman" w:cs="Times New Roman"/>
          <w:bCs/>
          <w:i/>
          <w:kern w:val="2"/>
          <w:sz w:val="24"/>
          <w:szCs w:val="24"/>
          <w:lang w:val="en-US"/>
          <w14:ligatures w14:val="standardContextual"/>
        </w:rPr>
        <w:t xml:space="preserve">Larix gmelinii </w:t>
      </w:r>
    </w:p>
    <w:p w14:paraId="35D47776" w14:textId="2B3788EC" w:rsidR="00DC12DA" w:rsidRDefault="008C0494" w:rsidP="008C0494">
      <w:pPr>
        <w:spacing w:after="0" w:line="480" w:lineRule="auto"/>
        <w:contextualSpacing/>
        <w:jc w:val="both"/>
        <w:rPr>
          <w:ins w:id="243" w:author="Кристина" w:date="2025-03-26T12:01:00Z"/>
          <w:rFonts w:ascii="Times New Roman" w:eastAsia="Calibri" w:hAnsi="Times New Roman" w:cs="Times New Roman"/>
          <w:bCs/>
          <w:kern w:val="2"/>
          <w:sz w:val="24"/>
          <w:szCs w:val="24"/>
          <w:lang w:val="en-US"/>
          <w14:ligatures w14:val="standardContextual"/>
        </w:rPr>
      </w:pPr>
      <w:r w:rsidRPr="00B67ADD">
        <w:rPr>
          <w:rFonts w:ascii="Times New Roman" w:eastAsia="Calibri" w:hAnsi="Times New Roman" w:cs="Times New Roman"/>
          <w:bCs/>
          <w:kern w:val="2"/>
          <w:sz w:val="24"/>
          <w:szCs w:val="24"/>
          <w:lang w:val="en-US"/>
          <w14:ligatures w14:val="standardContextual"/>
        </w:rPr>
        <w:lastRenderedPageBreak/>
        <w:t xml:space="preserve">Often called </w:t>
      </w:r>
      <w:r w:rsidRPr="00B67ADD">
        <w:rPr>
          <w:rFonts w:ascii="Times New Roman" w:eastAsia="Calibri" w:hAnsi="Times New Roman" w:cs="Times New Roman"/>
          <w:bCs/>
          <w:i/>
          <w:kern w:val="2"/>
          <w:sz w:val="24"/>
          <w:szCs w:val="24"/>
          <w:lang w:val="en-US"/>
          <w14:ligatures w14:val="standardContextual"/>
        </w:rPr>
        <w:t>Dahurian larch</w:t>
      </w:r>
      <w:r w:rsidRPr="00B67ADD">
        <w:rPr>
          <w:rFonts w:ascii="Times New Roman" w:eastAsia="Calibri" w:hAnsi="Times New Roman" w:cs="Times New Roman"/>
          <w:bCs/>
          <w:kern w:val="2"/>
          <w:sz w:val="24"/>
          <w:szCs w:val="24"/>
          <w:lang w:val="en-US"/>
          <w14:ligatures w14:val="standardContextual"/>
        </w:rPr>
        <w:t xml:space="preserve">, </w:t>
      </w:r>
      <w:r w:rsidRPr="00B67ADD">
        <w:rPr>
          <w:rFonts w:ascii="Times New Roman" w:eastAsia="Calibri" w:hAnsi="Times New Roman" w:cs="Times New Roman"/>
          <w:bCs/>
          <w:i/>
          <w:kern w:val="2"/>
          <w:sz w:val="24"/>
          <w:szCs w:val="24"/>
          <w:lang w:val="en-US"/>
          <w14:ligatures w14:val="standardContextual"/>
        </w:rPr>
        <w:t>L. gmelinii</w:t>
      </w:r>
      <w:r w:rsidRPr="00B67ADD">
        <w:rPr>
          <w:rFonts w:ascii="Times New Roman" w:eastAsia="Calibri" w:hAnsi="Times New Roman" w:cs="Times New Roman"/>
          <w:bCs/>
          <w:kern w:val="2"/>
          <w:sz w:val="24"/>
          <w:szCs w:val="24"/>
          <w:lang w:val="en-US"/>
          <w14:ligatures w14:val="standardContextual"/>
        </w:rPr>
        <w:t xml:space="preserve"> occupies large areas of Eastern Siberia in the continuous permafrost zone, including regions with a sharply continental climate, where winter temperatures can drop below -50 °C (Anchukaitis et al., 2012; Ciais et al., 2013; Dai et al., 2020).</w:t>
      </w:r>
    </w:p>
    <w:p w14:paraId="0C8C946A" w14:textId="77777777" w:rsidR="00DC12DA" w:rsidRPr="00B67ADD" w:rsidRDefault="00DC12DA"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04A05A1C" w14:textId="77777777" w:rsidR="008C0494" w:rsidRPr="00B67ADD"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B67ADD">
        <w:rPr>
          <w:rFonts w:ascii="Times New Roman" w:eastAsia="Calibri" w:hAnsi="Times New Roman" w:cs="Times New Roman"/>
          <w:bCs/>
          <w:kern w:val="2"/>
          <w:sz w:val="24"/>
          <w:szCs w:val="24"/>
          <w:lang w:val="en-US"/>
          <w14:ligatures w14:val="standardContextual"/>
        </w:rPr>
        <w:t xml:space="preserve">The main characteristics of this species are: tolerance to extreme cold: seedlings and adult trees can survive in areas of continuous permafrost, mainly due to a robust root system adapted to shallow, seasonally thawing soils (Friedlingstein et al., 2006; Kukarskih et al., 2017); Deciduous foliage: like other larches, it sheds its needles annually, minimizing winter drying and frost damage (Hughes et al., 1999; MacDonald et al., 2008); Morphological variability: </w:t>
      </w:r>
      <w:r w:rsidRPr="00B67ADD">
        <w:rPr>
          <w:rFonts w:ascii="Times New Roman" w:eastAsia="Calibri" w:hAnsi="Times New Roman" w:cs="Times New Roman"/>
          <w:bCs/>
          <w:i/>
          <w:kern w:val="2"/>
          <w:sz w:val="24"/>
          <w:szCs w:val="24"/>
          <w:lang w:val="en-US"/>
          <w14:ligatures w14:val="standardContextual"/>
        </w:rPr>
        <w:t>L. gmelinii</w:t>
      </w:r>
      <w:r w:rsidRPr="00B67ADD">
        <w:rPr>
          <w:rFonts w:ascii="Times New Roman" w:eastAsia="Calibri" w:hAnsi="Times New Roman" w:cs="Times New Roman"/>
          <w:bCs/>
          <w:kern w:val="2"/>
          <w:sz w:val="24"/>
          <w:szCs w:val="24"/>
          <w:lang w:val="en-US"/>
          <w14:ligatures w14:val="standardContextual"/>
        </w:rPr>
        <w:t xml:space="preserve"> can have tall, straight trunks or more irregular formations depending on local soil and temperature conditions (Kharuk et al., 2008; Romanovsky et al., 2010). Phenologically, </w:t>
      </w:r>
      <w:r w:rsidRPr="00B67ADD">
        <w:rPr>
          <w:rFonts w:ascii="Times New Roman" w:eastAsia="Calibri" w:hAnsi="Times New Roman" w:cs="Times New Roman"/>
          <w:bCs/>
          <w:i/>
          <w:kern w:val="2"/>
          <w:sz w:val="24"/>
          <w:szCs w:val="24"/>
          <w:lang w:val="en-US"/>
          <w14:ligatures w14:val="standardContextual"/>
        </w:rPr>
        <w:t>L. gmelinii</w:t>
      </w:r>
      <w:r w:rsidRPr="00B67ADD">
        <w:rPr>
          <w:rFonts w:ascii="Times New Roman" w:eastAsia="Calibri" w:hAnsi="Times New Roman" w:cs="Times New Roman"/>
          <w:bCs/>
          <w:kern w:val="2"/>
          <w:sz w:val="24"/>
          <w:szCs w:val="24"/>
          <w:lang w:val="en-US"/>
          <w14:ligatures w14:val="standardContextual"/>
        </w:rPr>
        <w:t xml:space="preserve"> is very sensitive to the timing of soil thaw and early summer temperatures </w:t>
      </w:r>
      <w:r w:rsidRPr="00B67ADD">
        <w:rPr>
          <w:rFonts w:ascii="Times New Roman" w:eastAsia="Calibri" w:hAnsi="Times New Roman" w:cs="Times New Roman"/>
          <w:bCs/>
          <w:i/>
          <w:kern w:val="2"/>
          <w:sz w:val="24"/>
          <w:szCs w:val="24"/>
          <w:lang w:val="en-US"/>
          <w14:ligatures w14:val="standardContextual"/>
        </w:rPr>
        <w:t>(Razumov et al., 2012; Sidorova et al., 2010</w:t>
      </w:r>
      <w:r w:rsidRPr="00B67ADD">
        <w:rPr>
          <w:rFonts w:ascii="Times New Roman" w:eastAsia="Calibri" w:hAnsi="Times New Roman" w:cs="Times New Roman"/>
          <w:bCs/>
          <w:kern w:val="2"/>
          <w:sz w:val="24"/>
          <w:szCs w:val="24"/>
          <w:lang w:val="en-US"/>
          <w14:ligatures w14:val="standardContextual"/>
        </w:rPr>
        <w:t>). Warmer June months can significantly improve growth rates due to an extended photosynthetic window (Cerling, 1984; Lawrence and Slater, 2005). However, intense temperature variability in continental Siberia can occasionally cause frost damage in late spring or early fall, affecting tree ring formation (Settele et al., 2014; Wilmking et al., 2005).</w:t>
      </w:r>
    </w:p>
    <w:p w14:paraId="16AD9D7F" w14:textId="77777777" w:rsidR="008C0494" w:rsidRPr="00B67ADD"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1D7FC2E4" w14:textId="77777777" w:rsidR="008C0494" w:rsidRPr="00B67ADD" w:rsidRDefault="008C0494" w:rsidP="008C0494">
      <w:pPr>
        <w:spacing w:after="0" w:line="480" w:lineRule="auto"/>
        <w:contextualSpacing/>
        <w:jc w:val="both"/>
        <w:rPr>
          <w:rFonts w:ascii="Times New Roman" w:eastAsia="Calibri" w:hAnsi="Times New Roman" w:cs="Times New Roman"/>
          <w:bCs/>
          <w:i/>
          <w:kern w:val="2"/>
          <w:sz w:val="24"/>
          <w:szCs w:val="24"/>
          <w:lang w:val="en-US"/>
          <w14:ligatures w14:val="standardContextual"/>
        </w:rPr>
      </w:pPr>
      <w:r w:rsidRPr="00B67ADD">
        <w:rPr>
          <w:rFonts w:ascii="Times New Roman" w:eastAsia="Calibri" w:hAnsi="Times New Roman" w:cs="Times New Roman"/>
          <w:bCs/>
          <w:i/>
          <w:kern w:val="2"/>
          <w:sz w:val="24"/>
          <w:szCs w:val="24"/>
          <w:lang w:val="en-US"/>
          <w14:ligatures w14:val="standardContextual"/>
        </w:rPr>
        <w:t>Larix cajanderi</w:t>
      </w:r>
    </w:p>
    <w:p w14:paraId="49646FAE" w14:textId="07458D50" w:rsidR="008C0494" w:rsidRDefault="008C0494" w:rsidP="008C0494">
      <w:pPr>
        <w:spacing w:after="0" w:line="480" w:lineRule="auto"/>
        <w:contextualSpacing/>
        <w:jc w:val="both"/>
        <w:rPr>
          <w:ins w:id="244" w:author="Кристина" w:date="2025-03-26T12:01:00Z"/>
          <w:rFonts w:ascii="Times New Roman" w:eastAsia="Calibri" w:hAnsi="Times New Roman" w:cs="Times New Roman"/>
          <w:bCs/>
          <w:kern w:val="2"/>
          <w:sz w:val="24"/>
          <w:szCs w:val="24"/>
          <w:lang w:val="en-US"/>
          <w14:ligatures w14:val="standardContextual"/>
        </w:rPr>
      </w:pPr>
      <w:r w:rsidRPr="00B67ADD">
        <w:rPr>
          <w:rFonts w:ascii="Times New Roman" w:eastAsia="Calibri" w:hAnsi="Times New Roman" w:cs="Times New Roman"/>
          <w:bCs/>
          <w:kern w:val="2"/>
          <w:sz w:val="24"/>
          <w:szCs w:val="24"/>
          <w:lang w:val="en-US"/>
          <w14:ligatures w14:val="standardContextual"/>
        </w:rPr>
        <w:t>Distributed primarily in northeastern Siberia (Yakutia, Chukotka), withstands some of the harshest climates on Earth (Kajimoto et al., 1999, DeGrandpre et al., 2011; Li et al., 2012; Lloyd et al., 2005). Its range covers areas such as Chokurdakh and Bilibino, where permafrost is continuous and the active layer is often limited to 30 - 60 cm (Pastukhov and Kaverin, 2016; Rogers et al., 2021; Thomas et al., 2021).</w:t>
      </w:r>
    </w:p>
    <w:p w14:paraId="124AFC20" w14:textId="77777777" w:rsidR="00DC12DA" w:rsidRPr="00B67ADD" w:rsidRDefault="00DC12DA"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2FD8CD33" w14:textId="3A02ABB5" w:rsidR="00DC12DA" w:rsidRPr="00B67ADD"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B67ADD">
        <w:rPr>
          <w:rFonts w:ascii="Times New Roman" w:eastAsia="Calibri" w:hAnsi="Times New Roman" w:cs="Times New Roman"/>
          <w:bCs/>
          <w:kern w:val="2"/>
          <w:sz w:val="24"/>
          <w:szCs w:val="24"/>
          <w:lang w:val="en-US"/>
          <w14:ligatures w14:val="standardContextual"/>
        </w:rPr>
        <w:t xml:space="preserve">Distinguishing features include: high tolerance to extremely cold, dry winters and short, cool summers (Helama et al., 2012; Shiyatov, 2003; Sidorova et al., 2010); shallow root systems are </w:t>
      </w:r>
      <w:r w:rsidRPr="00B67ADD">
        <w:rPr>
          <w:rFonts w:ascii="Times New Roman" w:eastAsia="Calibri" w:hAnsi="Times New Roman" w:cs="Times New Roman"/>
          <w:bCs/>
          <w:kern w:val="2"/>
          <w:sz w:val="24"/>
          <w:szCs w:val="24"/>
          <w:lang w:val="en-US"/>
          <w14:ligatures w14:val="standardContextual"/>
        </w:rPr>
        <w:lastRenderedPageBreak/>
        <w:t>well suited to thin active layers, allowing rapid uptake of meltwater and nutrients during the short growing season (Mann et al., 2009; Smirnova et al., 2019).</w:t>
      </w:r>
    </w:p>
    <w:p w14:paraId="58D28600" w14:textId="77777777" w:rsidR="008C0494" w:rsidRPr="00B67ADD"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B67ADD">
        <w:rPr>
          <w:rFonts w:ascii="Times New Roman" w:eastAsia="Calibri" w:hAnsi="Times New Roman" w:cs="Times New Roman"/>
          <w:bCs/>
          <w:kern w:val="2"/>
          <w:sz w:val="24"/>
          <w:szCs w:val="24"/>
          <w:lang w:val="en-US"/>
          <w14:ligatures w14:val="standardContextual"/>
        </w:rPr>
        <w:t xml:space="preserve">With a short growing season, </w:t>
      </w:r>
      <w:r w:rsidRPr="00B67ADD">
        <w:rPr>
          <w:rFonts w:ascii="Times New Roman" w:eastAsia="Calibri" w:hAnsi="Times New Roman" w:cs="Times New Roman"/>
          <w:bCs/>
          <w:i/>
          <w:kern w:val="2"/>
          <w:sz w:val="24"/>
          <w:szCs w:val="24"/>
          <w:lang w:val="en-US"/>
          <w14:ligatures w14:val="standardContextual"/>
        </w:rPr>
        <w:t>L. cajanderi</w:t>
      </w:r>
      <w:r w:rsidRPr="00B67ADD">
        <w:rPr>
          <w:rFonts w:ascii="Times New Roman" w:eastAsia="Calibri" w:hAnsi="Times New Roman" w:cs="Times New Roman"/>
          <w:bCs/>
          <w:kern w:val="2"/>
          <w:sz w:val="24"/>
          <w:szCs w:val="24"/>
          <w:lang w:val="en-US"/>
          <w14:ligatures w14:val="standardContextual"/>
        </w:rPr>
        <w:t xml:space="preserve"> growth relies heavily on rapid soil thawing and access to water, with permafrost potentially acting as a water reserve during the summer months (Sugimoto et al., 2002).</w:t>
      </w:r>
    </w:p>
    <w:p w14:paraId="1F6BA464" w14:textId="77777777" w:rsidR="008C0494" w:rsidRPr="00B67ADD"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B67ADD">
        <w:rPr>
          <w:rFonts w:ascii="Times New Roman" w:eastAsia="Calibri" w:hAnsi="Times New Roman" w:cs="Times New Roman"/>
          <w:bCs/>
          <w:kern w:val="2"/>
          <w:sz w:val="24"/>
          <w:szCs w:val="24"/>
          <w:lang w:val="en-US"/>
          <w14:ligatures w14:val="standardContextual"/>
        </w:rPr>
        <w:t xml:space="preserve">In many regions of northeastern Siberia, </w:t>
      </w:r>
      <w:r w:rsidRPr="00B67ADD">
        <w:rPr>
          <w:rFonts w:ascii="Times New Roman" w:eastAsia="Calibri" w:hAnsi="Times New Roman" w:cs="Times New Roman"/>
          <w:bCs/>
          <w:i/>
          <w:kern w:val="2"/>
          <w:sz w:val="24"/>
          <w:szCs w:val="24"/>
          <w:lang w:val="en-US"/>
          <w14:ligatures w14:val="standardContextual"/>
        </w:rPr>
        <w:t>L. cajanderi</w:t>
      </w:r>
      <w:r w:rsidRPr="00B67ADD">
        <w:rPr>
          <w:rFonts w:ascii="Times New Roman" w:eastAsia="Calibri" w:hAnsi="Times New Roman" w:cs="Times New Roman"/>
          <w:bCs/>
          <w:kern w:val="2"/>
          <w:sz w:val="24"/>
          <w:szCs w:val="24"/>
          <w:lang w:val="en-US"/>
          <w14:ligatures w14:val="standardContextual"/>
        </w:rPr>
        <w:t xml:space="preserve"> forms extensive larch-dominated forests, acting as an important carbon sink (Rossi et al., 2008; Schuur et al., 2015; Zhang et al., 2021). However, it remains highly sensitive to temperature fluctuations in June and July, showing radial growth variability related to annual weather conditions (Razumov et al., 2012; Romanovsky et al., 2010).</w:t>
      </w:r>
    </w:p>
    <w:p w14:paraId="7F8E4380" w14:textId="77777777" w:rsidR="008C0494" w:rsidRPr="00B67ADD"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B67ADD">
        <w:rPr>
          <w:rFonts w:ascii="Times New Roman" w:eastAsia="Calibri" w:hAnsi="Times New Roman" w:cs="Times New Roman"/>
          <w:bCs/>
          <w:kern w:val="2"/>
          <w:sz w:val="24"/>
          <w:szCs w:val="24"/>
          <w:lang w:val="en-US"/>
          <w14:ligatures w14:val="standardContextual"/>
        </w:rPr>
        <w:t xml:space="preserve">Overall, these four species display distinct strategies - evergreen versus deciduous needles, differences in bark thickness and root system structure - that allow them to survive in one of the most challenging environments on the planet (Kirdyanov et al., 2013; Moiseyev et al., 2010; Pastukhov and Kaverin, 2016). </w:t>
      </w:r>
      <w:r w:rsidRPr="00B67ADD">
        <w:rPr>
          <w:rFonts w:ascii="Times New Roman" w:eastAsia="Calibri" w:hAnsi="Times New Roman" w:cs="Times New Roman"/>
          <w:bCs/>
          <w:i/>
          <w:kern w:val="2"/>
          <w:sz w:val="24"/>
          <w:szCs w:val="24"/>
          <w:lang w:val="en-US"/>
          <w14:ligatures w14:val="standardContextual"/>
        </w:rPr>
        <w:t>P. sylvestris</w:t>
      </w:r>
      <w:r w:rsidRPr="00B67ADD">
        <w:rPr>
          <w:rFonts w:ascii="Times New Roman" w:eastAsia="Calibri" w:hAnsi="Times New Roman" w:cs="Times New Roman"/>
          <w:bCs/>
          <w:kern w:val="2"/>
          <w:sz w:val="24"/>
          <w:szCs w:val="24"/>
          <w:lang w:val="en-US"/>
          <w14:ligatures w14:val="standardContextual"/>
        </w:rPr>
        <w:t xml:space="preserve"> retains needles year-round, allowing early photosynthesis to occur during short-term spring warm spells. </w:t>
      </w:r>
      <w:r w:rsidRPr="00B67ADD">
        <w:rPr>
          <w:rFonts w:ascii="Times New Roman" w:eastAsia="Calibri" w:hAnsi="Times New Roman" w:cs="Times New Roman"/>
          <w:bCs/>
          <w:i/>
          <w:kern w:val="2"/>
          <w:sz w:val="24"/>
          <w:szCs w:val="24"/>
          <w:lang w:val="en-US"/>
          <w14:ligatures w14:val="standardContextual"/>
        </w:rPr>
        <w:t>L. sibirica, L. gmelinii</w:t>
      </w:r>
      <w:r w:rsidRPr="00B67ADD">
        <w:rPr>
          <w:rFonts w:ascii="Times New Roman" w:eastAsia="Calibri" w:hAnsi="Times New Roman" w:cs="Times New Roman"/>
          <w:bCs/>
          <w:kern w:val="2"/>
          <w:sz w:val="24"/>
          <w:szCs w:val="24"/>
          <w:lang w:val="en-US"/>
          <w14:ligatures w14:val="standardContextual"/>
        </w:rPr>
        <w:t xml:space="preserve"> and </w:t>
      </w:r>
      <w:r w:rsidRPr="00B67ADD">
        <w:rPr>
          <w:rFonts w:ascii="Times New Roman" w:eastAsia="Calibri" w:hAnsi="Times New Roman" w:cs="Times New Roman"/>
          <w:bCs/>
          <w:i/>
          <w:kern w:val="2"/>
          <w:sz w:val="24"/>
          <w:szCs w:val="24"/>
          <w:lang w:val="en-US"/>
          <w14:ligatures w14:val="standardContextual"/>
        </w:rPr>
        <w:t>L. cajanderi</w:t>
      </w:r>
      <w:r w:rsidRPr="00B67ADD">
        <w:rPr>
          <w:rFonts w:ascii="Times New Roman" w:eastAsia="Calibri" w:hAnsi="Times New Roman" w:cs="Times New Roman"/>
          <w:bCs/>
          <w:kern w:val="2"/>
          <w:sz w:val="24"/>
          <w:szCs w:val="24"/>
          <w:lang w:val="en-US"/>
          <w14:ligatures w14:val="standardContextual"/>
        </w:rPr>
        <w:t xml:space="preserve"> shed needles annually, making their growth more dependent on the current summer's climate conditions. Early summer temperatures are particularly important for needle formation and the initiation of radial growth. </w:t>
      </w:r>
    </w:p>
    <w:p w14:paraId="7178FAF0" w14:textId="77777777" w:rsidR="008C0494" w:rsidRPr="00B67ADD" w:rsidRDefault="008C0494" w:rsidP="00B67ADD">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4F8C8F7C" w14:textId="77777777" w:rsidR="000452BB" w:rsidRPr="00B67ADD" w:rsidRDefault="000452BB" w:rsidP="00B67ADD">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3678F5C4" w14:textId="1AD068A6" w:rsidR="00CF51C9" w:rsidRPr="00B67ADD" w:rsidRDefault="00C26C52" w:rsidP="00301971">
      <w:pPr>
        <w:spacing w:after="0" w:line="480" w:lineRule="auto"/>
        <w:contextualSpacing/>
        <w:jc w:val="both"/>
        <w:rPr>
          <w:rFonts w:ascii="Times New Roman" w:eastAsia="Calibri" w:hAnsi="Times New Roman" w:cs="Times New Roman"/>
          <w:i/>
          <w:iCs/>
          <w:kern w:val="2"/>
          <w:sz w:val="24"/>
          <w:szCs w:val="24"/>
          <w:lang w:val="en-US"/>
          <w14:ligatures w14:val="standardContextual"/>
        </w:rPr>
      </w:pPr>
      <w:r w:rsidRPr="00B67ADD">
        <w:rPr>
          <w:rFonts w:ascii="Times New Roman" w:eastAsia="Calibri" w:hAnsi="Times New Roman" w:cs="Times New Roman"/>
          <w:i/>
          <w:iCs/>
          <w:kern w:val="2"/>
          <w:sz w:val="24"/>
          <w:szCs w:val="24"/>
          <w:lang w:val="en-US"/>
          <w14:ligatures w14:val="standardContextual"/>
        </w:rPr>
        <w:t>2.</w:t>
      </w:r>
      <w:r w:rsidR="00B50D74" w:rsidRPr="00B67ADD">
        <w:rPr>
          <w:rFonts w:ascii="Times New Roman" w:eastAsia="Calibri" w:hAnsi="Times New Roman" w:cs="Times New Roman"/>
          <w:i/>
          <w:iCs/>
          <w:kern w:val="2"/>
          <w:sz w:val="24"/>
          <w:szCs w:val="24"/>
          <w:lang w:val="en-US"/>
          <w14:ligatures w14:val="standardContextual"/>
        </w:rPr>
        <w:t>3</w:t>
      </w:r>
      <w:r w:rsidR="00C47D6E" w:rsidRPr="00B67ADD">
        <w:rPr>
          <w:rFonts w:ascii="Times New Roman" w:eastAsia="Calibri" w:hAnsi="Times New Roman" w:cs="Times New Roman"/>
          <w:i/>
          <w:iCs/>
          <w:kern w:val="2"/>
          <w:sz w:val="24"/>
          <w:szCs w:val="24"/>
          <w:lang w:val="en-US"/>
          <w14:ligatures w14:val="standardContextual"/>
        </w:rPr>
        <w:t>.</w:t>
      </w:r>
      <w:r w:rsidRPr="00B67ADD">
        <w:rPr>
          <w:rFonts w:ascii="Times New Roman" w:eastAsia="Calibri" w:hAnsi="Times New Roman" w:cs="Times New Roman"/>
          <w:i/>
          <w:iCs/>
          <w:kern w:val="2"/>
          <w:sz w:val="24"/>
          <w:szCs w:val="24"/>
          <w:lang w:val="en-US"/>
          <w14:ligatures w14:val="standardContextual"/>
        </w:rPr>
        <w:t xml:space="preserve"> RW measurements and chronologies construction</w:t>
      </w:r>
    </w:p>
    <w:p w14:paraId="134CF740" w14:textId="77777777" w:rsidR="00640E90" w:rsidRPr="00B67ADD" w:rsidRDefault="00640E90" w:rsidP="00640E90">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41A0B1E2" w14:textId="1A332A57" w:rsidR="008C0494" w:rsidRDefault="008C0494" w:rsidP="008C0494">
      <w:pPr>
        <w:spacing w:after="0" w:line="480" w:lineRule="auto"/>
        <w:contextualSpacing/>
        <w:jc w:val="both"/>
        <w:rPr>
          <w:ins w:id="245" w:author="Кристина" w:date="2025-03-26T12:01:00Z"/>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kern w:val="2"/>
          <w:sz w:val="24"/>
          <w:szCs w:val="24"/>
          <w:lang w:val="en-US"/>
          <w14:ligatures w14:val="standardContextual"/>
        </w:rPr>
        <w:t xml:space="preserve">Collected cores were subjected to resin extraction using a Soxhlet apparatus with 96% ethanol for 72 hours to remove resinous compounds, following standard dendrochronological protocols (Cerrato et al., 2023). The cores were then air-dried, mounted on wooden supports, and polished with progressively finer sandpaper up to 1000 grit to enhance ring visibility. Polished cores were </w:t>
      </w:r>
      <w:r w:rsidRPr="00B67ADD">
        <w:rPr>
          <w:rFonts w:ascii="Times New Roman" w:eastAsia="Calibri" w:hAnsi="Times New Roman" w:cs="Times New Roman"/>
          <w:kern w:val="2"/>
          <w:sz w:val="24"/>
          <w:szCs w:val="24"/>
          <w:lang w:val="en-US"/>
          <w14:ligatures w14:val="standardContextual"/>
        </w:rPr>
        <w:lastRenderedPageBreak/>
        <w:t>scanned at 3200 dpi resolution in RGB mode using an Epson Perfection V800 flatbed scanner (Epson, Japan), calibrated with an IT8 Calibration Target color card (Fuji), and processed with Silverfast SE software (LaserSoft Imaging, USA). Scanning was performed in a dark box to minimize external light interference (Agapova et al., 2024).</w:t>
      </w:r>
    </w:p>
    <w:p w14:paraId="37EC10EA" w14:textId="77777777" w:rsidR="00DC12DA" w:rsidRPr="00B67ADD" w:rsidRDefault="00DC12DA" w:rsidP="008C0494">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4CD5125A" w14:textId="0A412319" w:rsidR="008C0494" w:rsidRPr="00B67ADD" w:rsidRDefault="008C0494" w:rsidP="008C0494">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kern w:val="2"/>
          <w:sz w:val="24"/>
          <w:szCs w:val="24"/>
          <w:lang w:val="en-US"/>
          <w14:ligatures w14:val="standardContextual"/>
        </w:rPr>
        <w:t>Tree-ring width (RW) was measured on digitized core images using CooRecorder version 9.3 (Cybis Elektronik &amp; Data AB, Sweden). Narrow or missing rings, common in harsh Arctic conditions, were identified and cross-checked during visual cross-dating to ensure chronological accuracy. Individual RW series were visually cross-dated, and cross-dating accuracy was statistically verified using COFECHA (Grissino-Mayer, 2001). To remove age-related trends and non-climatic influences, raw RW series were standardized in ARSTAN (Cook &amp; Holmes, 1996) by fitting a negative exponential or linear function, selected to account for juvenile growth trends and site-specific variability, producing standardized chronologies (Cook &amp; Peters, 1981). Unlike residual chronologies, autocorrelation was retained to preserve biological memory effects relevant to permafrost-influenced growth dynamics. The quality and robustness of the resulting standardized chronologies were assessed using mean sensitivity (msx), expressed population signal (EPS), mean inter-series correlation (Rbar), and signal-to-noise ratio (SNR), calculated following Wigley et al. (1984). First-order autocorrelation (AC1) ranged from 0.30 to 0.75, reflecting significant growth memory, particularly in western sites (</w:t>
      </w:r>
      <w:r w:rsidRPr="0024463D">
        <w:rPr>
          <w:rFonts w:ascii="Times New Roman" w:eastAsia="Calibri" w:hAnsi="Times New Roman" w:cs="Times New Roman"/>
          <w:b/>
          <w:kern w:val="2"/>
          <w:sz w:val="24"/>
          <w:szCs w:val="24"/>
          <w:lang w:val="en-US"/>
          <w14:ligatures w14:val="standardContextual"/>
          <w:rPrChange w:id="246" w:author="Кристина" w:date="2025-03-25T15:11:00Z">
            <w:rPr>
              <w:rFonts w:ascii="Times New Roman" w:eastAsia="Calibri" w:hAnsi="Times New Roman" w:cs="Times New Roman"/>
              <w:kern w:val="2"/>
              <w:sz w:val="24"/>
              <w:szCs w:val="24"/>
              <w:lang w:val="en-US"/>
              <w14:ligatures w14:val="standardContextual"/>
            </w:rPr>
          </w:rPrChange>
        </w:rPr>
        <w:t>FIN</w:t>
      </w:r>
      <w:r w:rsidRPr="00B67ADD">
        <w:rPr>
          <w:rFonts w:ascii="Times New Roman" w:eastAsia="Calibri" w:hAnsi="Times New Roman" w:cs="Times New Roman"/>
          <w:kern w:val="2"/>
          <w:sz w:val="24"/>
          <w:szCs w:val="24"/>
          <w:lang w:val="en-US"/>
          <w14:ligatures w14:val="standardContextual"/>
        </w:rPr>
        <w:t xml:space="preserve">, </w:t>
      </w:r>
      <w:r w:rsidRPr="0024463D">
        <w:rPr>
          <w:rFonts w:ascii="Times New Roman" w:eastAsia="Calibri" w:hAnsi="Times New Roman" w:cs="Times New Roman"/>
          <w:b/>
          <w:kern w:val="2"/>
          <w:sz w:val="24"/>
          <w:szCs w:val="24"/>
          <w:lang w:val="en-US"/>
          <w14:ligatures w14:val="standardContextual"/>
          <w:rPrChange w:id="247" w:author="Кристина" w:date="2025-03-25T15:13:00Z">
            <w:rPr>
              <w:rFonts w:ascii="Times New Roman" w:eastAsia="Calibri" w:hAnsi="Times New Roman" w:cs="Times New Roman"/>
              <w:kern w:val="2"/>
              <w:sz w:val="24"/>
              <w:szCs w:val="24"/>
              <w:lang w:val="en-US"/>
              <w14:ligatures w14:val="standardContextual"/>
            </w:rPr>
          </w:rPrChange>
        </w:rPr>
        <w:t>APA</w:t>
      </w:r>
      <w:r w:rsidRPr="00B67ADD">
        <w:rPr>
          <w:rFonts w:ascii="Times New Roman" w:eastAsia="Calibri" w:hAnsi="Times New Roman" w:cs="Times New Roman"/>
          <w:kern w:val="2"/>
          <w:sz w:val="24"/>
          <w:szCs w:val="24"/>
          <w:lang w:val="en-US"/>
          <w14:ligatures w14:val="standardContextual"/>
        </w:rPr>
        <w:t xml:space="preserve">, </w:t>
      </w:r>
      <w:r w:rsidRPr="0024463D">
        <w:rPr>
          <w:rFonts w:ascii="Times New Roman" w:eastAsia="Calibri" w:hAnsi="Times New Roman" w:cs="Times New Roman"/>
          <w:b/>
          <w:kern w:val="2"/>
          <w:sz w:val="24"/>
          <w:szCs w:val="24"/>
          <w:lang w:val="en-US"/>
          <w14:ligatures w14:val="standardContextual"/>
          <w:rPrChange w:id="248" w:author="Кристина" w:date="2025-03-25T15:14:00Z">
            <w:rPr>
              <w:rFonts w:ascii="Times New Roman" w:eastAsia="Calibri" w:hAnsi="Times New Roman" w:cs="Times New Roman"/>
              <w:kern w:val="2"/>
              <w:sz w:val="24"/>
              <w:szCs w:val="24"/>
              <w:lang w:val="en-US"/>
              <w14:ligatures w14:val="standardContextual"/>
            </w:rPr>
          </w:rPrChange>
        </w:rPr>
        <w:t>PUR</w:t>
      </w:r>
      <w:r w:rsidRPr="00B67ADD">
        <w:rPr>
          <w:rFonts w:ascii="Times New Roman" w:eastAsia="Calibri" w:hAnsi="Times New Roman" w:cs="Times New Roman"/>
          <w:kern w:val="2"/>
          <w:sz w:val="24"/>
          <w:szCs w:val="24"/>
          <w:lang w:val="en-US"/>
          <w14:ligatures w14:val="standardContextual"/>
        </w:rPr>
        <w:t>) with milder conditions (</w:t>
      </w:r>
      <w:r w:rsidRPr="00A049C9">
        <w:rPr>
          <w:rFonts w:ascii="Times New Roman" w:eastAsia="Calibri" w:hAnsi="Times New Roman" w:cs="Times New Roman"/>
          <w:color w:val="FF0000"/>
          <w:kern w:val="2"/>
          <w:sz w:val="24"/>
          <w:szCs w:val="24"/>
          <w:lang w:val="en-US"/>
          <w14:ligatures w14:val="standardContextual"/>
          <w:rPrChange w:id="249" w:author="Кристина" w:date="2025-03-26T11:57:00Z">
            <w:rPr>
              <w:rFonts w:ascii="Times New Roman" w:eastAsia="Calibri" w:hAnsi="Times New Roman" w:cs="Times New Roman"/>
              <w:kern w:val="2"/>
              <w:sz w:val="24"/>
              <w:szCs w:val="24"/>
              <w:lang w:val="en-US"/>
              <w14:ligatures w14:val="standardContextual"/>
            </w:rPr>
          </w:rPrChange>
        </w:rPr>
        <w:t xml:space="preserve">Table </w:t>
      </w:r>
      <w:del w:id="250" w:author="Кристина" w:date="2025-03-26T15:18:00Z">
        <w:r w:rsidRPr="00A049C9" w:rsidDel="004E1BB5">
          <w:rPr>
            <w:rFonts w:ascii="Times New Roman" w:eastAsia="Calibri" w:hAnsi="Times New Roman" w:cs="Times New Roman"/>
            <w:color w:val="FF0000"/>
            <w:kern w:val="2"/>
            <w:sz w:val="24"/>
            <w:szCs w:val="24"/>
            <w:lang w:val="en-US"/>
            <w14:ligatures w14:val="standardContextual"/>
            <w:rPrChange w:id="251" w:author="Кристина" w:date="2025-03-26T11:57:00Z">
              <w:rPr>
                <w:rFonts w:ascii="Times New Roman" w:eastAsia="Calibri" w:hAnsi="Times New Roman" w:cs="Times New Roman"/>
                <w:kern w:val="2"/>
                <w:sz w:val="24"/>
                <w:szCs w:val="24"/>
                <w:lang w:val="en-US"/>
                <w14:ligatures w14:val="standardContextual"/>
              </w:rPr>
            </w:rPrChange>
          </w:rPr>
          <w:delText>2</w:delText>
        </w:r>
      </w:del>
      <w:ins w:id="252" w:author="Кристина" w:date="2025-03-26T15:18:00Z">
        <w:r w:rsidR="004E1BB5" w:rsidRPr="004E1BB5">
          <w:rPr>
            <w:rFonts w:ascii="Times New Roman" w:eastAsia="Calibri" w:hAnsi="Times New Roman" w:cs="Times New Roman"/>
            <w:color w:val="FF0000"/>
            <w:kern w:val="2"/>
            <w:sz w:val="24"/>
            <w:szCs w:val="24"/>
            <w:lang w:val="en-US"/>
            <w14:ligatures w14:val="standardContextual"/>
            <w:rPrChange w:id="253" w:author="Кристина" w:date="2025-03-26T15:18:00Z">
              <w:rPr>
                <w:rFonts w:ascii="Times New Roman" w:eastAsia="Calibri" w:hAnsi="Times New Roman" w:cs="Times New Roman"/>
                <w:color w:val="FF0000"/>
                <w:kern w:val="2"/>
                <w:sz w:val="24"/>
                <w:szCs w:val="24"/>
                <w14:ligatures w14:val="standardContextual"/>
              </w:rPr>
            </w:rPrChange>
          </w:rPr>
          <w:t>1</w:t>
        </w:r>
      </w:ins>
      <w:r w:rsidRPr="00B67ADD">
        <w:rPr>
          <w:rFonts w:ascii="Times New Roman" w:eastAsia="Calibri" w:hAnsi="Times New Roman" w:cs="Times New Roman"/>
          <w:kern w:val="2"/>
          <w:sz w:val="24"/>
          <w:szCs w:val="24"/>
          <w:lang w:val="en-US"/>
          <w14:ligatures w14:val="standardContextual"/>
        </w:rPr>
        <w:t xml:space="preserve">). The SNR for </w:t>
      </w:r>
      <w:r w:rsidRPr="0084700E">
        <w:rPr>
          <w:rFonts w:ascii="Times New Roman" w:eastAsia="Calibri" w:hAnsi="Times New Roman" w:cs="Times New Roman"/>
          <w:b/>
          <w:kern w:val="2"/>
          <w:sz w:val="24"/>
          <w:szCs w:val="24"/>
          <w:lang w:val="en-US"/>
          <w14:ligatures w14:val="standardContextual"/>
          <w:rPrChange w:id="254" w:author="Кристина" w:date="2025-03-25T15:20:00Z">
            <w:rPr>
              <w:rFonts w:ascii="Times New Roman" w:eastAsia="Calibri" w:hAnsi="Times New Roman" w:cs="Times New Roman"/>
              <w:kern w:val="2"/>
              <w:sz w:val="24"/>
              <w:szCs w:val="24"/>
              <w:lang w:val="en-US"/>
              <w14:ligatures w14:val="standardContextual"/>
            </w:rPr>
          </w:rPrChange>
        </w:rPr>
        <w:t>CHO</w:t>
      </w:r>
      <w:r w:rsidRPr="00B67ADD">
        <w:rPr>
          <w:rFonts w:ascii="Times New Roman" w:eastAsia="Calibri" w:hAnsi="Times New Roman" w:cs="Times New Roman"/>
          <w:kern w:val="2"/>
          <w:sz w:val="24"/>
          <w:szCs w:val="24"/>
          <w:lang w:val="en-US"/>
          <w14:ligatures w14:val="standardContextual"/>
        </w:rPr>
        <w:t xml:space="preserve"> was anomalously low (0.00), possibly due to limited series overlap or data processing artifacts, warranting further investigation.</w:t>
      </w:r>
    </w:p>
    <w:p w14:paraId="1954048E" w14:textId="458A0F98" w:rsidR="00CC1573" w:rsidRPr="00B67ADD" w:rsidRDefault="00CC1573" w:rsidP="00AA0660">
      <w:pPr>
        <w:spacing w:after="0" w:line="480" w:lineRule="auto"/>
        <w:ind w:firstLine="709"/>
        <w:contextualSpacing/>
        <w:jc w:val="both"/>
        <w:rPr>
          <w:rFonts w:ascii="Times New Roman" w:eastAsia="Calibri" w:hAnsi="Times New Roman" w:cs="Times New Roman"/>
          <w:kern w:val="2"/>
          <w:sz w:val="24"/>
          <w:szCs w:val="24"/>
          <w:lang w:val="en-US"/>
          <w14:ligatures w14:val="standardContextual"/>
        </w:rPr>
      </w:pPr>
    </w:p>
    <w:p w14:paraId="1F7450D5" w14:textId="22A511BD" w:rsidR="00A92DF6" w:rsidRPr="00B67ADD" w:rsidRDefault="00A92DF6" w:rsidP="00A92DF6">
      <w:pPr>
        <w:spacing w:after="0" w:line="480" w:lineRule="auto"/>
        <w:contextualSpacing/>
        <w:jc w:val="both"/>
        <w:rPr>
          <w:rFonts w:ascii="Times New Roman" w:eastAsia="Calibri" w:hAnsi="Times New Roman" w:cs="Times New Roman"/>
          <w:kern w:val="2"/>
          <w:sz w:val="24"/>
          <w:szCs w:val="24"/>
          <w:lang w:val="en-US"/>
          <w14:ligatures w14:val="standardContextual"/>
        </w:rPr>
      </w:pPr>
      <w:commentRangeStart w:id="255"/>
      <w:r w:rsidRPr="00B67ADD">
        <w:rPr>
          <w:rFonts w:ascii="Times New Roman" w:eastAsia="Calibri" w:hAnsi="Times New Roman" w:cs="Times New Roman"/>
          <w:b/>
          <w:bCs/>
          <w:kern w:val="2"/>
          <w:sz w:val="24"/>
          <w:szCs w:val="24"/>
          <w:lang w:val="en-US"/>
          <w14:ligatures w14:val="standardContextual"/>
        </w:rPr>
        <w:t xml:space="preserve">Table </w:t>
      </w:r>
      <w:del w:id="256" w:author="Кристина" w:date="2025-03-26T15:18:00Z">
        <w:r w:rsidRPr="00B67ADD" w:rsidDel="004E1BB5">
          <w:rPr>
            <w:rFonts w:ascii="Times New Roman" w:eastAsia="Calibri" w:hAnsi="Times New Roman" w:cs="Times New Roman"/>
            <w:b/>
            <w:bCs/>
            <w:kern w:val="2"/>
            <w:sz w:val="24"/>
            <w:szCs w:val="24"/>
            <w:lang w:val="en-US"/>
            <w14:ligatures w14:val="standardContextual"/>
          </w:rPr>
          <w:delText>2</w:delText>
        </w:r>
      </w:del>
      <w:ins w:id="257" w:author="Кристина" w:date="2025-03-26T15:18:00Z">
        <w:r w:rsidR="004E1BB5" w:rsidRPr="00DC0408">
          <w:rPr>
            <w:rFonts w:ascii="Times New Roman" w:eastAsia="Calibri" w:hAnsi="Times New Roman" w:cs="Times New Roman"/>
            <w:b/>
            <w:bCs/>
            <w:kern w:val="2"/>
            <w:sz w:val="24"/>
            <w:szCs w:val="24"/>
            <w:lang w:val="en-US"/>
            <w14:ligatures w14:val="standardContextual"/>
            <w:rPrChange w:id="258" w:author="Кристина" w:date="2025-03-26T15:20:00Z">
              <w:rPr>
                <w:rFonts w:ascii="Times New Roman" w:eastAsia="Calibri" w:hAnsi="Times New Roman" w:cs="Times New Roman"/>
                <w:b/>
                <w:bCs/>
                <w:kern w:val="2"/>
                <w:sz w:val="24"/>
                <w:szCs w:val="24"/>
                <w14:ligatures w14:val="standardContextual"/>
              </w:rPr>
            </w:rPrChange>
          </w:rPr>
          <w:t>1</w:t>
        </w:r>
      </w:ins>
      <w:r w:rsidR="00B50D74" w:rsidRPr="00B67ADD">
        <w:rPr>
          <w:rFonts w:ascii="Times New Roman" w:eastAsia="Calibri" w:hAnsi="Times New Roman" w:cs="Times New Roman"/>
          <w:b/>
          <w:bCs/>
          <w:kern w:val="2"/>
          <w:sz w:val="24"/>
          <w:szCs w:val="24"/>
          <w:lang w:val="en-US"/>
          <w14:ligatures w14:val="standardContextual"/>
        </w:rPr>
        <w:t>.</w:t>
      </w:r>
      <w:r w:rsidRPr="00B67ADD">
        <w:rPr>
          <w:rFonts w:ascii="Times New Roman" w:eastAsia="Calibri" w:hAnsi="Times New Roman" w:cs="Times New Roman"/>
          <w:kern w:val="2"/>
          <w:sz w:val="24"/>
          <w:szCs w:val="24"/>
          <w:lang w:val="en-US"/>
          <w14:ligatures w14:val="standardContextual"/>
        </w:rPr>
        <w:t xml:space="preserve"> </w:t>
      </w:r>
      <w:commentRangeEnd w:id="255"/>
      <w:r w:rsidR="00267A12" w:rsidRPr="00B67ADD">
        <w:rPr>
          <w:rStyle w:val="a4"/>
          <w:rFonts w:ascii="Times New Roman" w:hAnsi="Times New Roman" w:cs="Times New Roman"/>
          <w:sz w:val="24"/>
          <w:szCs w:val="24"/>
        </w:rPr>
        <w:commentReference w:id="255"/>
      </w:r>
      <w:r w:rsidR="008C0494" w:rsidRPr="00B67ADD">
        <w:rPr>
          <w:rFonts w:ascii="Times New Roman" w:eastAsia="Calibri" w:hAnsi="Times New Roman" w:cs="Times New Roman"/>
          <w:kern w:val="2"/>
          <w:sz w:val="24"/>
          <w:szCs w:val="24"/>
          <w:lang w:val="en-US"/>
          <w14:ligatures w14:val="standardContextual"/>
        </w:rPr>
        <w:t xml:space="preserve"> Statistical characteristics of standardized tree-ring width (RW) chronologies for the period 1966</w:t>
      </w:r>
      <w:del w:id="259" w:author="Кристина" w:date="2025-03-25T15:01:00Z">
        <w:r w:rsidR="008C0494" w:rsidRPr="00B67ADD" w:rsidDel="00750911">
          <w:rPr>
            <w:rFonts w:ascii="Times New Roman" w:eastAsia="Calibri" w:hAnsi="Times New Roman" w:cs="Times New Roman"/>
            <w:kern w:val="2"/>
            <w:sz w:val="24"/>
            <w:szCs w:val="24"/>
            <w:lang w:val="en-US"/>
            <w14:ligatures w14:val="standardContextual"/>
          </w:rPr>
          <w:delText>–</w:delText>
        </w:r>
      </w:del>
      <w:ins w:id="260"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008C0494" w:rsidRPr="00B67ADD">
        <w:rPr>
          <w:rFonts w:ascii="Times New Roman" w:eastAsia="Calibri" w:hAnsi="Times New Roman" w:cs="Times New Roman"/>
          <w:kern w:val="2"/>
          <w:sz w:val="24"/>
          <w:szCs w:val="24"/>
          <w:lang w:val="en-US"/>
          <w14:ligatures w14:val="standardContextual"/>
        </w:rPr>
        <w:t>2021 across six study sites</w:t>
      </w:r>
      <w:del w:id="261" w:author="Кристина" w:date="2025-03-26T15:19:00Z">
        <w:r w:rsidR="008C0494" w:rsidRPr="00B67ADD" w:rsidDel="00DC0408">
          <w:rPr>
            <w:rFonts w:ascii="Times New Roman" w:eastAsia="Calibri" w:hAnsi="Times New Roman" w:cs="Times New Roman"/>
            <w:kern w:val="2"/>
            <w:sz w:val="24"/>
            <w:szCs w:val="24"/>
            <w:lang w:val="en-US"/>
            <w14:ligatures w14:val="standardContextual"/>
          </w:rPr>
          <w:delText xml:space="preserve"> </w:delText>
        </w:r>
      </w:del>
      <w:r w:rsidR="00C47D6E" w:rsidRPr="00B67ADD">
        <w:rPr>
          <w:rFonts w:ascii="Times New Roman" w:eastAsia="Calibri" w:hAnsi="Times New Roman" w:cs="Times New Roman"/>
          <w:kern w:val="2"/>
          <w:sz w:val="24"/>
          <w:szCs w:val="24"/>
          <w:lang w:val="en-US"/>
          <w14:ligatures w14:val="standardContextual"/>
        </w:rPr>
        <w:t>.</w:t>
      </w:r>
    </w:p>
    <w:tbl>
      <w:tblPr>
        <w:tblStyle w:val="a3"/>
        <w:tblW w:w="9553" w:type="dxa"/>
        <w:tblInd w:w="-5"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Change w:id="262" w:author="Кристина" w:date="2025-03-26T15:23:00Z">
          <w:tblPr>
            <w:tblStyle w:val="a3"/>
            <w:tblW w:w="9553" w:type="dxa"/>
            <w:tblInd w:w="-5" w:type="dxa"/>
            <w:tblLook w:val="04A0" w:firstRow="1" w:lastRow="0" w:firstColumn="1" w:lastColumn="0" w:noHBand="0" w:noVBand="1"/>
          </w:tblPr>
        </w:tblPrChange>
      </w:tblPr>
      <w:tblGrid>
        <w:gridCol w:w="2868"/>
        <w:gridCol w:w="636"/>
        <w:gridCol w:w="1205"/>
        <w:gridCol w:w="1210"/>
        <w:gridCol w:w="1212"/>
        <w:gridCol w:w="1211"/>
        <w:gridCol w:w="1211"/>
        <w:tblGridChange w:id="263">
          <w:tblGrid>
            <w:gridCol w:w="2868"/>
            <w:gridCol w:w="636"/>
            <w:gridCol w:w="1205"/>
            <w:gridCol w:w="1210"/>
            <w:gridCol w:w="1212"/>
            <w:gridCol w:w="1211"/>
            <w:gridCol w:w="1211"/>
          </w:tblGrid>
        </w:tblGridChange>
      </w:tblGrid>
      <w:tr w:rsidR="00B67ADD" w:rsidRPr="00B67ADD" w14:paraId="36D1802A" w14:textId="77777777" w:rsidTr="00DC0408">
        <w:tc>
          <w:tcPr>
            <w:tcW w:w="2999" w:type="dxa"/>
            <w:vAlign w:val="center"/>
            <w:hideMark/>
            <w:tcPrChange w:id="264" w:author="Кристина" w:date="2025-03-26T15:23:00Z">
              <w:tcPr>
                <w:tcW w:w="2999" w:type="dxa"/>
                <w:hideMark/>
              </w:tcPr>
            </w:tcPrChange>
          </w:tcPr>
          <w:p w14:paraId="7CF882D1" w14:textId="77777777" w:rsidR="008C0494" w:rsidRPr="00B67ADD" w:rsidRDefault="008C0494">
            <w:pPr>
              <w:rPr>
                <w:rFonts w:ascii="Times New Roman" w:eastAsia="Calibri" w:hAnsi="Times New Roman" w:cs="Times New Roman"/>
                <w:b/>
                <w:bCs/>
                <w:sz w:val="24"/>
                <w:szCs w:val="24"/>
              </w:rPr>
            </w:pPr>
            <w:r w:rsidRPr="00B67ADD">
              <w:rPr>
                <w:rFonts w:ascii="Times New Roman" w:eastAsia="Calibri" w:hAnsi="Times New Roman" w:cs="Times New Roman"/>
                <w:b/>
                <w:bCs/>
                <w:sz w:val="24"/>
                <w:szCs w:val="24"/>
              </w:rPr>
              <w:t>Site</w:t>
            </w:r>
          </w:p>
        </w:tc>
        <w:tc>
          <w:tcPr>
            <w:tcW w:w="236" w:type="dxa"/>
            <w:vAlign w:val="center"/>
            <w:hideMark/>
            <w:tcPrChange w:id="265" w:author="Кристина" w:date="2025-03-26T15:23:00Z">
              <w:tcPr>
                <w:tcW w:w="236" w:type="dxa"/>
                <w:hideMark/>
              </w:tcPr>
            </w:tcPrChange>
          </w:tcPr>
          <w:p w14:paraId="64BF914C" w14:textId="77777777" w:rsidR="008C0494" w:rsidRPr="00B67ADD" w:rsidRDefault="008C0494">
            <w:pPr>
              <w:jc w:val="center"/>
              <w:rPr>
                <w:rFonts w:ascii="Times New Roman" w:eastAsia="Calibri" w:hAnsi="Times New Roman" w:cs="Times New Roman"/>
                <w:b/>
                <w:bCs/>
                <w:sz w:val="24"/>
                <w:szCs w:val="24"/>
              </w:rPr>
              <w:pPrChange w:id="266" w:author="Кристина" w:date="2025-03-26T15:23:00Z">
                <w:pPr/>
              </w:pPrChange>
            </w:pPr>
            <w:r w:rsidRPr="00B67ADD">
              <w:rPr>
                <w:rFonts w:ascii="Times New Roman" w:eastAsia="Calibri" w:hAnsi="Times New Roman" w:cs="Times New Roman"/>
                <w:b/>
                <w:bCs/>
                <w:sz w:val="24"/>
                <w:szCs w:val="24"/>
              </w:rPr>
              <w:t>FIN</w:t>
            </w:r>
          </w:p>
        </w:tc>
        <w:tc>
          <w:tcPr>
            <w:tcW w:w="1264" w:type="dxa"/>
            <w:vAlign w:val="center"/>
            <w:hideMark/>
            <w:tcPrChange w:id="267" w:author="Кристина" w:date="2025-03-26T15:23:00Z">
              <w:tcPr>
                <w:tcW w:w="1264" w:type="dxa"/>
                <w:hideMark/>
              </w:tcPr>
            </w:tcPrChange>
          </w:tcPr>
          <w:p w14:paraId="24360520" w14:textId="77777777" w:rsidR="008C0494" w:rsidRPr="00B67ADD" w:rsidRDefault="008C0494">
            <w:pPr>
              <w:jc w:val="center"/>
              <w:rPr>
                <w:rFonts w:ascii="Times New Roman" w:eastAsia="Calibri" w:hAnsi="Times New Roman" w:cs="Times New Roman"/>
                <w:b/>
                <w:bCs/>
                <w:sz w:val="24"/>
                <w:szCs w:val="24"/>
              </w:rPr>
              <w:pPrChange w:id="268" w:author="Кристина" w:date="2025-03-26T15:23:00Z">
                <w:pPr/>
              </w:pPrChange>
            </w:pPr>
            <w:r w:rsidRPr="00B67ADD">
              <w:rPr>
                <w:rFonts w:ascii="Times New Roman" w:eastAsia="Calibri" w:hAnsi="Times New Roman" w:cs="Times New Roman"/>
                <w:b/>
                <w:bCs/>
                <w:sz w:val="24"/>
                <w:szCs w:val="24"/>
              </w:rPr>
              <w:t>APA</w:t>
            </w:r>
          </w:p>
        </w:tc>
        <w:tc>
          <w:tcPr>
            <w:tcW w:w="1263" w:type="dxa"/>
            <w:vAlign w:val="center"/>
            <w:hideMark/>
            <w:tcPrChange w:id="269" w:author="Кристина" w:date="2025-03-26T15:23:00Z">
              <w:tcPr>
                <w:tcW w:w="1263" w:type="dxa"/>
                <w:hideMark/>
              </w:tcPr>
            </w:tcPrChange>
          </w:tcPr>
          <w:p w14:paraId="476F6169" w14:textId="77777777" w:rsidR="008C0494" w:rsidRPr="00B67ADD" w:rsidRDefault="008C0494">
            <w:pPr>
              <w:jc w:val="center"/>
              <w:rPr>
                <w:rFonts w:ascii="Times New Roman" w:eastAsia="Calibri" w:hAnsi="Times New Roman" w:cs="Times New Roman"/>
                <w:b/>
                <w:bCs/>
                <w:sz w:val="24"/>
                <w:szCs w:val="24"/>
              </w:rPr>
              <w:pPrChange w:id="270" w:author="Кристина" w:date="2025-03-26T15:23:00Z">
                <w:pPr/>
              </w:pPrChange>
            </w:pPr>
            <w:r w:rsidRPr="00B67ADD">
              <w:rPr>
                <w:rFonts w:ascii="Times New Roman" w:eastAsia="Calibri" w:hAnsi="Times New Roman" w:cs="Times New Roman"/>
                <w:b/>
                <w:bCs/>
                <w:sz w:val="24"/>
                <w:szCs w:val="24"/>
              </w:rPr>
              <w:t>PUR</w:t>
            </w:r>
          </w:p>
        </w:tc>
        <w:tc>
          <w:tcPr>
            <w:tcW w:w="1264" w:type="dxa"/>
            <w:vAlign w:val="center"/>
            <w:hideMark/>
            <w:tcPrChange w:id="271" w:author="Кристина" w:date="2025-03-26T15:23:00Z">
              <w:tcPr>
                <w:tcW w:w="1264" w:type="dxa"/>
                <w:hideMark/>
              </w:tcPr>
            </w:tcPrChange>
          </w:tcPr>
          <w:p w14:paraId="16F8C93F" w14:textId="77777777" w:rsidR="008C0494" w:rsidRPr="00B67ADD" w:rsidRDefault="008C0494">
            <w:pPr>
              <w:jc w:val="center"/>
              <w:rPr>
                <w:rFonts w:ascii="Times New Roman" w:eastAsia="Calibri" w:hAnsi="Times New Roman" w:cs="Times New Roman"/>
                <w:b/>
                <w:bCs/>
                <w:sz w:val="24"/>
                <w:szCs w:val="24"/>
              </w:rPr>
              <w:pPrChange w:id="272" w:author="Кристина" w:date="2025-03-26T15:23:00Z">
                <w:pPr/>
              </w:pPrChange>
            </w:pPr>
            <w:r w:rsidRPr="00B67ADD">
              <w:rPr>
                <w:rFonts w:ascii="Times New Roman" w:eastAsia="Calibri" w:hAnsi="Times New Roman" w:cs="Times New Roman"/>
                <w:b/>
                <w:bCs/>
                <w:sz w:val="24"/>
                <w:szCs w:val="24"/>
              </w:rPr>
              <w:t>KHA</w:t>
            </w:r>
          </w:p>
        </w:tc>
        <w:tc>
          <w:tcPr>
            <w:tcW w:w="1263" w:type="dxa"/>
            <w:vAlign w:val="center"/>
            <w:hideMark/>
            <w:tcPrChange w:id="273" w:author="Кристина" w:date="2025-03-26T15:23:00Z">
              <w:tcPr>
                <w:tcW w:w="1263" w:type="dxa"/>
                <w:hideMark/>
              </w:tcPr>
            </w:tcPrChange>
          </w:tcPr>
          <w:p w14:paraId="614D3008" w14:textId="77777777" w:rsidR="008C0494" w:rsidRPr="00B67ADD" w:rsidRDefault="008C0494">
            <w:pPr>
              <w:jc w:val="center"/>
              <w:rPr>
                <w:rFonts w:ascii="Times New Roman" w:eastAsia="Calibri" w:hAnsi="Times New Roman" w:cs="Times New Roman"/>
                <w:b/>
                <w:bCs/>
                <w:sz w:val="24"/>
                <w:szCs w:val="24"/>
              </w:rPr>
              <w:pPrChange w:id="274" w:author="Кристина" w:date="2025-03-26T15:23:00Z">
                <w:pPr/>
              </w:pPrChange>
            </w:pPr>
            <w:r w:rsidRPr="00B67ADD">
              <w:rPr>
                <w:rFonts w:ascii="Times New Roman" w:eastAsia="Calibri" w:hAnsi="Times New Roman" w:cs="Times New Roman"/>
                <w:b/>
                <w:bCs/>
                <w:sz w:val="24"/>
                <w:szCs w:val="24"/>
              </w:rPr>
              <w:t>CHO</w:t>
            </w:r>
          </w:p>
        </w:tc>
        <w:tc>
          <w:tcPr>
            <w:tcW w:w="1264" w:type="dxa"/>
            <w:vAlign w:val="center"/>
            <w:hideMark/>
            <w:tcPrChange w:id="275" w:author="Кристина" w:date="2025-03-26T15:23:00Z">
              <w:tcPr>
                <w:tcW w:w="1264" w:type="dxa"/>
                <w:hideMark/>
              </w:tcPr>
            </w:tcPrChange>
          </w:tcPr>
          <w:p w14:paraId="69387AF2" w14:textId="77777777" w:rsidR="008C0494" w:rsidRPr="00B67ADD" w:rsidRDefault="008C0494">
            <w:pPr>
              <w:jc w:val="center"/>
              <w:rPr>
                <w:rFonts w:ascii="Times New Roman" w:eastAsia="Calibri" w:hAnsi="Times New Roman" w:cs="Times New Roman"/>
                <w:b/>
                <w:bCs/>
                <w:sz w:val="24"/>
                <w:szCs w:val="24"/>
              </w:rPr>
              <w:pPrChange w:id="276" w:author="Кристина" w:date="2025-03-26T15:23:00Z">
                <w:pPr/>
              </w:pPrChange>
            </w:pPr>
            <w:r w:rsidRPr="00B67ADD">
              <w:rPr>
                <w:rFonts w:ascii="Times New Roman" w:eastAsia="Calibri" w:hAnsi="Times New Roman" w:cs="Times New Roman"/>
                <w:b/>
                <w:bCs/>
                <w:sz w:val="24"/>
                <w:szCs w:val="24"/>
              </w:rPr>
              <w:t>BIL</w:t>
            </w:r>
          </w:p>
        </w:tc>
      </w:tr>
      <w:tr w:rsidR="00B67ADD" w:rsidRPr="00B67ADD" w14:paraId="73B04E54" w14:textId="77777777" w:rsidTr="00DC0408">
        <w:tc>
          <w:tcPr>
            <w:tcW w:w="2999" w:type="dxa"/>
            <w:vAlign w:val="center"/>
            <w:hideMark/>
            <w:tcPrChange w:id="277" w:author="Кристина" w:date="2025-03-26T15:23:00Z">
              <w:tcPr>
                <w:tcW w:w="2999" w:type="dxa"/>
                <w:hideMark/>
              </w:tcPr>
            </w:tcPrChange>
          </w:tcPr>
          <w:p w14:paraId="1E2E9477" w14:textId="77777777" w:rsidR="008C0494" w:rsidRPr="00B67ADD" w:rsidRDefault="008C0494">
            <w:pPr>
              <w:rPr>
                <w:rFonts w:ascii="Times New Roman" w:eastAsia="Calibri" w:hAnsi="Times New Roman" w:cs="Times New Roman"/>
                <w:sz w:val="24"/>
                <w:szCs w:val="24"/>
              </w:rPr>
            </w:pPr>
            <w:r w:rsidRPr="00B67ADD">
              <w:rPr>
                <w:rFonts w:ascii="Times New Roman" w:eastAsia="Calibri" w:hAnsi="Times New Roman" w:cs="Times New Roman"/>
                <w:sz w:val="24"/>
                <w:szCs w:val="24"/>
              </w:rPr>
              <w:t>Mean Sensitivity (msx)</w:t>
            </w:r>
          </w:p>
        </w:tc>
        <w:tc>
          <w:tcPr>
            <w:tcW w:w="236" w:type="dxa"/>
            <w:vAlign w:val="center"/>
            <w:hideMark/>
            <w:tcPrChange w:id="278" w:author="Кристина" w:date="2025-03-26T15:23:00Z">
              <w:tcPr>
                <w:tcW w:w="236" w:type="dxa"/>
                <w:hideMark/>
              </w:tcPr>
            </w:tcPrChange>
          </w:tcPr>
          <w:p w14:paraId="7C025E76" w14:textId="77777777" w:rsidR="008C0494" w:rsidRPr="00B67ADD" w:rsidRDefault="008C0494">
            <w:pPr>
              <w:jc w:val="center"/>
              <w:rPr>
                <w:rFonts w:ascii="Times New Roman" w:eastAsia="Calibri" w:hAnsi="Times New Roman" w:cs="Times New Roman"/>
                <w:sz w:val="24"/>
                <w:szCs w:val="24"/>
              </w:rPr>
              <w:pPrChange w:id="279" w:author="Кристина" w:date="2025-03-26T15:23:00Z">
                <w:pPr/>
              </w:pPrChange>
            </w:pPr>
            <w:r w:rsidRPr="00B67ADD">
              <w:rPr>
                <w:rFonts w:ascii="Times New Roman" w:eastAsia="Calibri" w:hAnsi="Times New Roman" w:cs="Times New Roman"/>
                <w:sz w:val="24"/>
                <w:szCs w:val="24"/>
              </w:rPr>
              <w:t>0.25</w:t>
            </w:r>
          </w:p>
        </w:tc>
        <w:tc>
          <w:tcPr>
            <w:tcW w:w="1264" w:type="dxa"/>
            <w:vAlign w:val="center"/>
            <w:hideMark/>
            <w:tcPrChange w:id="280" w:author="Кристина" w:date="2025-03-26T15:23:00Z">
              <w:tcPr>
                <w:tcW w:w="1264" w:type="dxa"/>
                <w:hideMark/>
              </w:tcPr>
            </w:tcPrChange>
          </w:tcPr>
          <w:p w14:paraId="01EECEC8" w14:textId="77777777" w:rsidR="008C0494" w:rsidRPr="00B67ADD" w:rsidRDefault="008C0494">
            <w:pPr>
              <w:jc w:val="center"/>
              <w:rPr>
                <w:rFonts w:ascii="Times New Roman" w:eastAsia="Calibri" w:hAnsi="Times New Roman" w:cs="Times New Roman"/>
                <w:sz w:val="24"/>
                <w:szCs w:val="24"/>
              </w:rPr>
              <w:pPrChange w:id="281" w:author="Кристина" w:date="2025-03-26T15:23:00Z">
                <w:pPr/>
              </w:pPrChange>
            </w:pPr>
            <w:r w:rsidRPr="00B67ADD">
              <w:rPr>
                <w:rFonts w:ascii="Times New Roman" w:eastAsia="Calibri" w:hAnsi="Times New Roman" w:cs="Times New Roman"/>
                <w:sz w:val="24"/>
                <w:szCs w:val="24"/>
              </w:rPr>
              <w:t>0.25</w:t>
            </w:r>
          </w:p>
        </w:tc>
        <w:tc>
          <w:tcPr>
            <w:tcW w:w="1263" w:type="dxa"/>
            <w:vAlign w:val="center"/>
            <w:hideMark/>
            <w:tcPrChange w:id="282" w:author="Кристина" w:date="2025-03-26T15:23:00Z">
              <w:tcPr>
                <w:tcW w:w="1263" w:type="dxa"/>
                <w:hideMark/>
              </w:tcPr>
            </w:tcPrChange>
          </w:tcPr>
          <w:p w14:paraId="417F7026" w14:textId="77777777" w:rsidR="008C0494" w:rsidRPr="00B67ADD" w:rsidRDefault="008C0494">
            <w:pPr>
              <w:jc w:val="center"/>
              <w:rPr>
                <w:rFonts w:ascii="Times New Roman" w:eastAsia="Calibri" w:hAnsi="Times New Roman" w:cs="Times New Roman"/>
                <w:sz w:val="24"/>
                <w:szCs w:val="24"/>
              </w:rPr>
              <w:pPrChange w:id="283" w:author="Кристина" w:date="2025-03-26T15:23:00Z">
                <w:pPr/>
              </w:pPrChange>
            </w:pPr>
            <w:r w:rsidRPr="00B67ADD">
              <w:rPr>
                <w:rFonts w:ascii="Times New Roman" w:eastAsia="Calibri" w:hAnsi="Times New Roman" w:cs="Times New Roman"/>
                <w:sz w:val="24"/>
                <w:szCs w:val="24"/>
              </w:rPr>
              <w:t>0.40</w:t>
            </w:r>
          </w:p>
        </w:tc>
        <w:tc>
          <w:tcPr>
            <w:tcW w:w="1264" w:type="dxa"/>
            <w:vAlign w:val="center"/>
            <w:hideMark/>
            <w:tcPrChange w:id="284" w:author="Кристина" w:date="2025-03-26T15:23:00Z">
              <w:tcPr>
                <w:tcW w:w="1264" w:type="dxa"/>
                <w:hideMark/>
              </w:tcPr>
            </w:tcPrChange>
          </w:tcPr>
          <w:p w14:paraId="50FE4310" w14:textId="77777777" w:rsidR="008C0494" w:rsidRPr="00B67ADD" w:rsidRDefault="008C0494">
            <w:pPr>
              <w:jc w:val="center"/>
              <w:rPr>
                <w:rFonts w:ascii="Times New Roman" w:eastAsia="Calibri" w:hAnsi="Times New Roman" w:cs="Times New Roman"/>
                <w:sz w:val="24"/>
                <w:szCs w:val="24"/>
              </w:rPr>
              <w:pPrChange w:id="285" w:author="Кристина" w:date="2025-03-26T15:23:00Z">
                <w:pPr/>
              </w:pPrChange>
            </w:pPr>
            <w:r w:rsidRPr="00B67ADD">
              <w:rPr>
                <w:rFonts w:ascii="Times New Roman" w:eastAsia="Calibri" w:hAnsi="Times New Roman" w:cs="Times New Roman"/>
                <w:sz w:val="24"/>
                <w:szCs w:val="24"/>
              </w:rPr>
              <w:t>0.55</w:t>
            </w:r>
          </w:p>
        </w:tc>
        <w:tc>
          <w:tcPr>
            <w:tcW w:w="1263" w:type="dxa"/>
            <w:vAlign w:val="center"/>
            <w:hideMark/>
            <w:tcPrChange w:id="286" w:author="Кристина" w:date="2025-03-26T15:23:00Z">
              <w:tcPr>
                <w:tcW w:w="1263" w:type="dxa"/>
                <w:hideMark/>
              </w:tcPr>
            </w:tcPrChange>
          </w:tcPr>
          <w:p w14:paraId="455FA4D0" w14:textId="77777777" w:rsidR="008C0494" w:rsidRPr="00B67ADD" w:rsidRDefault="008C0494">
            <w:pPr>
              <w:jc w:val="center"/>
              <w:rPr>
                <w:rFonts w:ascii="Times New Roman" w:eastAsia="Calibri" w:hAnsi="Times New Roman" w:cs="Times New Roman"/>
                <w:sz w:val="24"/>
                <w:szCs w:val="24"/>
              </w:rPr>
              <w:pPrChange w:id="287" w:author="Кристина" w:date="2025-03-26T15:23:00Z">
                <w:pPr/>
              </w:pPrChange>
            </w:pPr>
            <w:r w:rsidRPr="00B67ADD">
              <w:rPr>
                <w:rFonts w:ascii="Times New Roman" w:eastAsia="Calibri" w:hAnsi="Times New Roman" w:cs="Times New Roman"/>
                <w:sz w:val="24"/>
                <w:szCs w:val="24"/>
              </w:rPr>
              <w:t>0.44</w:t>
            </w:r>
          </w:p>
        </w:tc>
        <w:tc>
          <w:tcPr>
            <w:tcW w:w="1264" w:type="dxa"/>
            <w:vAlign w:val="center"/>
            <w:hideMark/>
            <w:tcPrChange w:id="288" w:author="Кристина" w:date="2025-03-26T15:23:00Z">
              <w:tcPr>
                <w:tcW w:w="1264" w:type="dxa"/>
                <w:hideMark/>
              </w:tcPr>
            </w:tcPrChange>
          </w:tcPr>
          <w:p w14:paraId="01429DE7" w14:textId="77777777" w:rsidR="008C0494" w:rsidRPr="00B67ADD" w:rsidRDefault="008C0494">
            <w:pPr>
              <w:jc w:val="center"/>
              <w:rPr>
                <w:rFonts w:ascii="Times New Roman" w:eastAsia="Calibri" w:hAnsi="Times New Roman" w:cs="Times New Roman"/>
                <w:sz w:val="24"/>
                <w:szCs w:val="24"/>
              </w:rPr>
              <w:pPrChange w:id="289" w:author="Кристина" w:date="2025-03-26T15:23:00Z">
                <w:pPr/>
              </w:pPrChange>
            </w:pPr>
            <w:r w:rsidRPr="00B67ADD">
              <w:rPr>
                <w:rFonts w:ascii="Times New Roman" w:eastAsia="Calibri" w:hAnsi="Times New Roman" w:cs="Times New Roman"/>
                <w:sz w:val="24"/>
                <w:szCs w:val="24"/>
              </w:rPr>
              <w:t>0.44</w:t>
            </w:r>
          </w:p>
        </w:tc>
      </w:tr>
      <w:tr w:rsidR="00B67ADD" w:rsidRPr="00B67ADD" w14:paraId="64BB572C" w14:textId="77777777" w:rsidTr="00DC0408">
        <w:tc>
          <w:tcPr>
            <w:tcW w:w="2999" w:type="dxa"/>
            <w:vAlign w:val="center"/>
            <w:hideMark/>
            <w:tcPrChange w:id="290" w:author="Кристина" w:date="2025-03-26T15:23:00Z">
              <w:tcPr>
                <w:tcW w:w="2999" w:type="dxa"/>
                <w:hideMark/>
              </w:tcPr>
            </w:tcPrChange>
          </w:tcPr>
          <w:p w14:paraId="4DB9DB2F" w14:textId="77777777" w:rsidR="008C0494" w:rsidRPr="00B67ADD" w:rsidRDefault="008C0494">
            <w:pPr>
              <w:rPr>
                <w:rFonts w:ascii="Times New Roman" w:eastAsia="Calibri" w:hAnsi="Times New Roman" w:cs="Times New Roman"/>
                <w:sz w:val="24"/>
                <w:szCs w:val="24"/>
              </w:rPr>
            </w:pPr>
            <w:r w:rsidRPr="00B67ADD">
              <w:rPr>
                <w:rFonts w:ascii="Times New Roman" w:eastAsia="Calibri" w:hAnsi="Times New Roman" w:cs="Times New Roman"/>
                <w:sz w:val="24"/>
                <w:szCs w:val="24"/>
              </w:rPr>
              <w:t>Expressed Population Signal (EPS)</w:t>
            </w:r>
          </w:p>
        </w:tc>
        <w:tc>
          <w:tcPr>
            <w:tcW w:w="236" w:type="dxa"/>
            <w:vAlign w:val="center"/>
            <w:hideMark/>
            <w:tcPrChange w:id="291" w:author="Кристина" w:date="2025-03-26T15:23:00Z">
              <w:tcPr>
                <w:tcW w:w="236" w:type="dxa"/>
                <w:hideMark/>
              </w:tcPr>
            </w:tcPrChange>
          </w:tcPr>
          <w:p w14:paraId="6E1A8A64" w14:textId="77777777" w:rsidR="008C0494" w:rsidRPr="00B67ADD" w:rsidRDefault="008C0494">
            <w:pPr>
              <w:jc w:val="center"/>
              <w:rPr>
                <w:rFonts w:ascii="Times New Roman" w:eastAsia="Calibri" w:hAnsi="Times New Roman" w:cs="Times New Roman"/>
                <w:sz w:val="24"/>
                <w:szCs w:val="24"/>
              </w:rPr>
              <w:pPrChange w:id="292" w:author="Кристина" w:date="2025-03-26T15:23:00Z">
                <w:pPr/>
              </w:pPrChange>
            </w:pPr>
            <w:r w:rsidRPr="00B67ADD">
              <w:rPr>
                <w:rFonts w:ascii="Times New Roman" w:eastAsia="Calibri" w:hAnsi="Times New Roman" w:cs="Times New Roman"/>
                <w:sz w:val="24"/>
                <w:szCs w:val="24"/>
              </w:rPr>
              <w:t>0.65</w:t>
            </w:r>
          </w:p>
        </w:tc>
        <w:tc>
          <w:tcPr>
            <w:tcW w:w="1264" w:type="dxa"/>
            <w:vAlign w:val="center"/>
            <w:hideMark/>
            <w:tcPrChange w:id="293" w:author="Кристина" w:date="2025-03-26T15:23:00Z">
              <w:tcPr>
                <w:tcW w:w="1264" w:type="dxa"/>
                <w:hideMark/>
              </w:tcPr>
            </w:tcPrChange>
          </w:tcPr>
          <w:p w14:paraId="0B3C02E3" w14:textId="77777777" w:rsidR="008C0494" w:rsidRPr="00B67ADD" w:rsidRDefault="008C0494">
            <w:pPr>
              <w:jc w:val="center"/>
              <w:rPr>
                <w:rFonts w:ascii="Times New Roman" w:eastAsia="Calibri" w:hAnsi="Times New Roman" w:cs="Times New Roman"/>
                <w:sz w:val="24"/>
                <w:szCs w:val="24"/>
              </w:rPr>
              <w:pPrChange w:id="294" w:author="Кристина" w:date="2025-03-26T15:23:00Z">
                <w:pPr/>
              </w:pPrChange>
            </w:pPr>
            <w:r w:rsidRPr="00B67ADD">
              <w:rPr>
                <w:rFonts w:ascii="Times New Roman" w:eastAsia="Calibri" w:hAnsi="Times New Roman" w:cs="Times New Roman"/>
                <w:sz w:val="24"/>
                <w:szCs w:val="24"/>
              </w:rPr>
              <w:t>0.89</w:t>
            </w:r>
          </w:p>
        </w:tc>
        <w:tc>
          <w:tcPr>
            <w:tcW w:w="1263" w:type="dxa"/>
            <w:vAlign w:val="center"/>
            <w:hideMark/>
            <w:tcPrChange w:id="295" w:author="Кристина" w:date="2025-03-26T15:23:00Z">
              <w:tcPr>
                <w:tcW w:w="1263" w:type="dxa"/>
                <w:hideMark/>
              </w:tcPr>
            </w:tcPrChange>
          </w:tcPr>
          <w:p w14:paraId="184768F4" w14:textId="77777777" w:rsidR="008C0494" w:rsidRPr="00B67ADD" w:rsidRDefault="008C0494">
            <w:pPr>
              <w:jc w:val="center"/>
              <w:rPr>
                <w:rFonts w:ascii="Times New Roman" w:eastAsia="Calibri" w:hAnsi="Times New Roman" w:cs="Times New Roman"/>
                <w:sz w:val="24"/>
                <w:szCs w:val="24"/>
              </w:rPr>
              <w:pPrChange w:id="296" w:author="Кристина" w:date="2025-03-26T15:23:00Z">
                <w:pPr/>
              </w:pPrChange>
            </w:pPr>
            <w:r w:rsidRPr="00B67ADD">
              <w:rPr>
                <w:rFonts w:ascii="Times New Roman" w:eastAsia="Calibri" w:hAnsi="Times New Roman" w:cs="Times New Roman"/>
                <w:sz w:val="24"/>
                <w:szCs w:val="24"/>
              </w:rPr>
              <w:t>0.96</w:t>
            </w:r>
          </w:p>
        </w:tc>
        <w:tc>
          <w:tcPr>
            <w:tcW w:w="1264" w:type="dxa"/>
            <w:vAlign w:val="center"/>
            <w:hideMark/>
            <w:tcPrChange w:id="297" w:author="Кристина" w:date="2025-03-26T15:23:00Z">
              <w:tcPr>
                <w:tcW w:w="1264" w:type="dxa"/>
                <w:hideMark/>
              </w:tcPr>
            </w:tcPrChange>
          </w:tcPr>
          <w:p w14:paraId="06920BBF" w14:textId="77777777" w:rsidR="008C0494" w:rsidRPr="00B67ADD" w:rsidRDefault="008C0494">
            <w:pPr>
              <w:jc w:val="center"/>
              <w:rPr>
                <w:rFonts w:ascii="Times New Roman" w:eastAsia="Calibri" w:hAnsi="Times New Roman" w:cs="Times New Roman"/>
                <w:sz w:val="24"/>
                <w:szCs w:val="24"/>
              </w:rPr>
              <w:pPrChange w:id="298" w:author="Кристина" w:date="2025-03-26T15:23:00Z">
                <w:pPr/>
              </w:pPrChange>
            </w:pPr>
            <w:r w:rsidRPr="00B67ADD">
              <w:rPr>
                <w:rFonts w:ascii="Times New Roman" w:eastAsia="Calibri" w:hAnsi="Times New Roman" w:cs="Times New Roman"/>
                <w:sz w:val="24"/>
                <w:szCs w:val="24"/>
              </w:rPr>
              <w:t>0.96</w:t>
            </w:r>
          </w:p>
        </w:tc>
        <w:tc>
          <w:tcPr>
            <w:tcW w:w="1263" w:type="dxa"/>
            <w:vAlign w:val="center"/>
            <w:hideMark/>
            <w:tcPrChange w:id="299" w:author="Кристина" w:date="2025-03-26T15:23:00Z">
              <w:tcPr>
                <w:tcW w:w="1263" w:type="dxa"/>
                <w:hideMark/>
              </w:tcPr>
            </w:tcPrChange>
          </w:tcPr>
          <w:p w14:paraId="2BD94D38" w14:textId="77777777" w:rsidR="008C0494" w:rsidRPr="00B67ADD" w:rsidRDefault="008C0494">
            <w:pPr>
              <w:jc w:val="center"/>
              <w:rPr>
                <w:rFonts w:ascii="Times New Roman" w:eastAsia="Calibri" w:hAnsi="Times New Roman" w:cs="Times New Roman"/>
                <w:sz w:val="24"/>
                <w:szCs w:val="24"/>
              </w:rPr>
              <w:pPrChange w:id="300" w:author="Кристина" w:date="2025-03-26T15:23:00Z">
                <w:pPr/>
              </w:pPrChange>
            </w:pPr>
            <w:r w:rsidRPr="00B67ADD">
              <w:rPr>
                <w:rFonts w:ascii="Times New Roman" w:eastAsia="Calibri" w:hAnsi="Times New Roman" w:cs="Times New Roman"/>
                <w:sz w:val="24"/>
                <w:szCs w:val="24"/>
              </w:rPr>
              <w:t>0.97</w:t>
            </w:r>
          </w:p>
        </w:tc>
        <w:tc>
          <w:tcPr>
            <w:tcW w:w="1264" w:type="dxa"/>
            <w:vAlign w:val="center"/>
            <w:hideMark/>
            <w:tcPrChange w:id="301" w:author="Кристина" w:date="2025-03-26T15:23:00Z">
              <w:tcPr>
                <w:tcW w:w="1264" w:type="dxa"/>
                <w:hideMark/>
              </w:tcPr>
            </w:tcPrChange>
          </w:tcPr>
          <w:p w14:paraId="4A7424FA" w14:textId="77777777" w:rsidR="008C0494" w:rsidRPr="00B67ADD" w:rsidRDefault="008C0494">
            <w:pPr>
              <w:jc w:val="center"/>
              <w:rPr>
                <w:rFonts w:ascii="Times New Roman" w:eastAsia="Calibri" w:hAnsi="Times New Roman" w:cs="Times New Roman"/>
                <w:sz w:val="24"/>
                <w:szCs w:val="24"/>
              </w:rPr>
              <w:pPrChange w:id="302" w:author="Кристина" w:date="2025-03-26T15:23:00Z">
                <w:pPr/>
              </w:pPrChange>
            </w:pPr>
            <w:r w:rsidRPr="00B67ADD">
              <w:rPr>
                <w:rFonts w:ascii="Times New Roman" w:eastAsia="Calibri" w:hAnsi="Times New Roman" w:cs="Times New Roman"/>
                <w:sz w:val="24"/>
                <w:szCs w:val="24"/>
              </w:rPr>
              <w:t>0.96</w:t>
            </w:r>
          </w:p>
        </w:tc>
      </w:tr>
      <w:tr w:rsidR="00B67ADD" w:rsidRPr="00B67ADD" w14:paraId="2C255D75" w14:textId="77777777" w:rsidTr="00DC0408">
        <w:tc>
          <w:tcPr>
            <w:tcW w:w="2999" w:type="dxa"/>
            <w:vAlign w:val="center"/>
            <w:hideMark/>
            <w:tcPrChange w:id="303" w:author="Кристина" w:date="2025-03-26T15:23:00Z">
              <w:tcPr>
                <w:tcW w:w="2999" w:type="dxa"/>
                <w:hideMark/>
              </w:tcPr>
            </w:tcPrChange>
          </w:tcPr>
          <w:p w14:paraId="020C1059" w14:textId="77777777" w:rsidR="008C0494" w:rsidRPr="00B67ADD" w:rsidRDefault="008C0494">
            <w:pP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lang w:val="en-US"/>
              </w:rPr>
              <w:lastRenderedPageBreak/>
              <w:t>Mean Inter-Series Correlation (Rbar)</w:t>
            </w:r>
          </w:p>
        </w:tc>
        <w:tc>
          <w:tcPr>
            <w:tcW w:w="236" w:type="dxa"/>
            <w:vAlign w:val="center"/>
            <w:hideMark/>
            <w:tcPrChange w:id="304" w:author="Кристина" w:date="2025-03-26T15:23:00Z">
              <w:tcPr>
                <w:tcW w:w="236" w:type="dxa"/>
                <w:hideMark/>
              </w:tcPr>
            </w:tcPrChange>
          </w:tcPr>
          <w:p w14:paraId="23DBE63F" w14:textId="77777777" w:rsidR="008C0494" w:rsidRPr="00B67ADD" w:rsidRDefault="008C0494">
            <w:pPr>
              <w:jc w:val="center"/>
              <w:rPr>
                <w:rFonts w:ascii="Times New Roman" w:eastAsia="Calibri" w:hAnsi="Times New Roman" w:cs="Times New Roman"/>
                <w:sz w:val="24"/>
                <w:szCs w:val="24"/>
              </w:rPr>
              <w:pPrChange w:id="305" w:author="Кристина" w:date="2025-03-26T15:23:00Z">
                <w:pPr/>
              </w:pPrChange>
            </w:pPr>
            <w:r w:rsidRPr="00B67ADD">
              <w:rPr>
                <w:rFonts w:ascii="Times New Roman" w:eastAsia="Calibri" w:hAnsi="Times New Roman" w:cs="Times New Roman"/>
                <w:sz w:val="24"/>
                <w:szCs w:val="24"/>
              </w:rPr>
              <w:t>0.48</w:t>
            </w:r>
          </w:p>
        </w:tc>
        <w:tc>
          <w:tcPr>
            <w:tcW w:w="1264" w:type="dxa"/>
            <w:vAlign w:val="center"/>
            <w:hideMark/>
            <w:tcPrChange w:id="306" w:author="Кристина" w:date="2025-03-26T15:23:00Z">
              <w:tcPr>
                <w:tcW w:w="1264" w:type="dxa"/>
                <w:hideMark/>
              </w:tcPr>
            </w:tcPrChange>
          </w:tcPr>
          <w:p w14:paraId="461CD668" w14:textId="77777777" w:rsidR="008C0494" w:rsidRPr="00B67ADD" w:rsidRDefault="008C0494">
            <w:pPr>
              <w:jc w:val="center"/>
              <w:rPr>
                <w:rFonts w:ascii="Times New Roman" w:eastAsia="Calibri" w:hAnsi="Times New Roman" w:cs="Times New Roman"/>
                <w:sz w:val="24"/>
                <w:szCs w:val="24"/>
              </w:rPr>
              <w:pPrChange w:id="307" w:author="Кристина" w:date="2025-03-26T15:23:00Z">
                <w:pPr/>
              </w:pPrChange>
            </w:pPr>
            <w:r w:rsidRPr="00B67ADD">
              <w:rPr>
                <w:rFonts w:ascii="Times New Roman" w:eastAsia="Calibri" w:hAnsi="Times New Roman" w:cs="Times New Roman"/>
                <w:sz w:val="24"/>
                <w:szCs w:val="24"/>
              </w:rPr>
              <w:t>0.40</w:t>
            </w:r>
          </w:p>
        </w:tc>
        <w:tc>
          <w:tcPr>
            <w:tcW w:w="1263" w:type="dxa"/>
            <w:vAlign w:val="center"/>
            <w:hideMark/>
            <w:tcPrChange w:id="308" w:author="Кристина" w:date="2025-03-26T15:23:00Z">
              <w:tcPr>
                <w:tcW w:w="1263" w:type="dxa"/>
                <w:hideMark/>
              </w:tcPr>
            </w:tcPrChange>
          </w:tcPr>
          <w:p w14:paraId="5B5A2441" w14:textId="77777777" w:rsidR="008C0494" w:rsidRPr="00B67ADD" w:rsidRDefault="008C0494">
            <w:pPr>
              <w:jc w:val="center"/>
              <w:rPr>
                <w:rFonts w:ascii="Times New Roman" w:eastAsia="Calibri" w:hAnsi="Times New Roman" w:cs="Times New Roman"/>
                <w:sz w:val="24"/>
                <w:szCs w:val="24"/>
              </w:rPr>
              <w:pPrChange w:id="309" w:author="Кристина" w:date="2025-03-26T15:23:00Z">
                <w:pPr/>
              </w:pPrChange>
            </w:pPr>
            <w:r w:rsidRPr="00B67ADD">
              <w:rPr>
                <w:rFonts w:ascii="Times New Roman" w:eastAsia="Calibri" w:hAnsi="Times New Roman" w:cs="Times New Roman"/>
                <w:sz w:val="24"/>
                <w:szCs w:val="24"/>
              </w:rPr>
              <w:t>0.63</w:t>
            </w:r>
          </w:p>
        </w:tc>
        <w:tc>
          <w:tcPr>
            <w:tcW w:w="1264" w:type="dxa"/>
            <w:vAlign w:val="center"/>
            <w:hideMark/>
            <w:tcPrChange w:id="310" w:author="Кристина" w:date="2025-03-26T15:23:00Z">
              <w:tcPr>
                <w:tcW w:w="1264" w:type="dxa"/>
                <w:hideMark/>
              </w:tcPr>
            </w:tcPrChange>
          </w:tcPr>
          <w:p w14:paraId="2C2DAE9A" w14:textId="77777777" w:rsidR="008C0494" w:rsidRPr="00B67ADD" w:rsidRDefault="008C0494">
            <w:pPr>
              <w:jc w:val="center"/>
              <w:rPr>
                <w:rFonts w:ascii="Times New Roman" w:eastAsia="Calibri" w:hAnsi="Times New Roman" w:cs="Times New Roman"/>
                <w:sz w:val="24"/>
                <w:szCs w:val="24"/>
              </w:rPr>
              <w:pPrChange w:id="311" w:author="Кристина" w:date="2025-03-26T15:23:00Z">
                <w:pPr/>
              </w:pPrChange>
            </w:pPr>
            <w:r w:rsidRPr="00B67ADD">
              <w:rPr>
                <w:rFonts w:ascii="Times New Roman" w:eastAsia="Calibri" w:hAnsi="Times New Roman" w:cs="Times New Roman"/>
                <w:sz w:val="24"/>
                <w:szCs w:val="24"/>
              </w:rPr>
              <w:t>0.68</w:t>
            </w:r>
          </w:p>
        </w:tc>
        <w:tc>
          <w:tcPr>
            <w:tcW w:w="1263" w:type="dxa"/>
            <w:vAlign w:val="center"/>
            <w:hideMark/>
            <w:tcPrChange w:id="312" w:author="Кристина" w:date="2025-03-26T15:23:00Z">
              <w:tcPr>
                <w:tcW w:w="1263" w:type="dxa"/>
                <w:hideMark/>
              </w:tcPr>
            </w:tcPrChange>
          </w:tcPr>
          <w:p w14:paraId="6F900D61" w14:textId="77777777" w:rsidR="008C0494" w:rsidRPr="00B67ADD" w:rsidRDefault="008C0494">
            <w:pPr>
              <w:jc w:val="center"/>
              <w:rPr>
                <w:rFonts w:ascii="Times New Roman" w:eastAsia="Calibri" w:hAnsi="Times New Roman" w:cs="Times New Roman"/>
                <w:sz w:val="24"/>
                <w:szCs w:val="24"/>
              </w:rPr>
              <w:pPrChange w:id="313" w:author="Кристина" w:date="2025-03-26T15:23:00Z">
                <w:pPr/>
              </w:pPrChange>
            </w:pPr>
            <w:r w:rsidRPr="00B67ADD">
              <w:rPr>
                <w:rFonts w:ascii="Times New Roman" w:eastAsia="Calibri" w:hAnsi="Times New Roman" w:cs="Times New Roman"/>
                <w:sz w:val="24"/>
                <w:szCs w:val="24"/>
              </w:rPr>
              <w:t>0.64</w:t>
            </w:r>
          </w:p>
        </w:tc>
        <w:tc>
          <w:tcPr>
            <w:tcW w:w="1264" w:type="dxa"/>
            <w:vAlign w:val="center"/>
            <w:hideMark/>
            <w:tcPrChange w:id="314" w:author="Кристина" w:date="2025-03-26T15:23:00Z">
              <w:tcPr>
                <w:tcW w:w="1264" w:type="dxa"/>
                <w:hideMark/>
              </w:tcPr>
            </w:tcPrChange>
          </w:tcPr>
          <w:p w14:paraId="045E2E5D" w14:textId="77777777" w:rsidR="008C0494" w:rsidRPr="00B67ADD" w:rsidRDefault="008C0494">
            <w:pPr>
              <w:jc w:val="center"/>
              <w:rPr>
                <w:rFonts w:ascii="Times New Roman" w:eastAsia="Calibri" w:hAnsi="Times New Roman" w:cs="Times New Roman"/>
                <w:sz w:val="24"/>
                <w:szCs w:val="24"/>
              </w:rPr>
              <w:pPrChange w:id="315" w:author="Кристина" w:date="2025-03-26T15:23:00Z">
                <w:pPr/>
              </w:pPrChange>
            </w:pPr>
            <w:r w:rsidRPr="00B67ADD">
              <w:rPr>
                <w:rFonts w:ascii="Times New Roman" w:eastAsia="Calibri" w:hAnsi="Times New Roman" w:cs="Times New Roman"/>
                <w:sz w:val="24"/>
                <w:szCs w:val="24"/>
              </w:rPr>
              <w:t>0.69</w:t>
            </w:r>
          </w:p>
        </w:tc>
      </w:tr>
      <w:tr w:rsidR="00B67ADD" w:rsidRPr="00B67ADD" w14:paraId="2E75B43E" w14:textId="77777777" w:rsidTr="006B0F00">
        <w:tc>
          <w:tcPr>
            <w:tcW w:w="2999" w:type="dxa"/>
            <w:tcBorders>
              <w:bottom w:val="nil"/>
            </w:tcBorders>
            <w:vAlign w:val="center"/>
            <w:tcPrChange w:id="316" w:author="Кристина" w:date="2025-03-26T15:34:00Z">
              <w:tcPr>
                <w:tcW w:w="2999" w:type="dxa"/>
              </w:tcPr>
            </w:tcPrChange>
          </w:tcPr>
          <w:p w14:paraId="307F29C5" w14:textId="77777777" w:rsidR="008C0494" w:rsidRPr="00B67ADD" w:rsidRDefault="008C0494">
            <w:pP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lang w:val="en-US"/>
              </w:rPr>
              <w:t>Signal-to-Noise Ratio (SNR)</w:t>
            </w:r>
          </w:p>
        </w:tc>
        <w:tc>
          <w:tcPr>
            <w:tcW w:w="236" w:type="dxa"/>
            <w:tcBorders>
              <w:bottom w:val="nil"/>
            </w:tcBorders>
            <w:vAlign w:val="center"/>
            <w:tcPrChange w:id="317" w:author="Кристина" w:date="2025-03-26T15:34:00Z">
              <w:tcPr>
                <w:tcW w:w="236" w:type="dxa"/>
              </w:tcPr>
            </w:tcPrChange>
          </w:tcPr>
          <w:p w14:paraId="1972435C" w14:textId="77777777" w:rsidR="008C0494" w:rsidRPr="00B67ADD" w:rsidRDefault="008C0494">
            <w:pPr>
              <w:jc w:val="center"/>
              <w:rPr>
                <w:rFonts w:ascii="Times New Roman" w:eastAsia="Calibri" w:hAnsi="Times New Roman" w:cs="Times New Roman"/>
                <w:sz w:val="24"/>
                <w:szCs w:val="24"/>
                <w:lang w:val="en-US"/>
              </w:rPr>
              <w:pPrChange w:id="318" w:author="Кристина" w:date="2025-03-26T15:23:00Z">
                <w:pPr/>
              </w:pPrChange>
            </w:pPr>
            <w:r w:rsidRPr="00B67ADD">
              <w:rPr>
                <w:rFonts w:ascii="Times New Roman" w:eastAsia="Calibri" w:hAnsi="Times New Roman" w:cs="Times New Roman"/>
                <w:sz w:val="24"/>
                <w:szCs w:val="24"/>
                <w:lang w:val="en-US"/>
              </w:rPr>
              <w:t>2.75</w:t>
            </w:r>
          </w:p>
        </w:tc>
        <w:tc>
          <w:tcPr>
            <w:tcW w:w="1264" w:type="dxa"/>
            <w:tcBorders>
              <w:bottom w:val="nil"/>
            </w:tcBorders>
            <w:vAlign w:val="center"/>
            <w:tcPrChange w:id="319" w:author="Кристина" w:date="2025-03-26T15:34:00Z">
              <w:tcPr>
                <w:tcW w:w="1264" w:type="dxa"/>
              </w:tcPr>
            </w:tcPrChange>
          </w:tcPr>
          <w:p w14:paraId="4F8EDD43" w14:textId="77777777" w:rsidR="008C0494" w:rsidRPr="00B67ADD" w:rsidRDefault="008C0494">
            <w:pPr>
              <w:jc w:val="center"/>
              <w:rPr>
                <w:rFonts w:ascii="Times New Roman" w:eastAsia="Calibri" w:hAnsi="Times New Roman" w:cs="Times New Roman"/>
                <w:sz w:val="24"/>
                <w:szCs w:val="24"/>
                <w:lang w:val="en-US"/>
              </w:rPr>
              <w:pPrChange w:id="320" w:author="Кристина" w:date="2025-03-26T15:23:00Z">
                <w:pPr/>
              </w:pPrChange>
            </w:pPr>
            <w:r w:rsidRPr="00B67ADD">
              <w:rPr>
                <w:rFonts w:ascii="Times New Roman" w:eastAsia="Calibri" w:hAnsi="Times New Roman" w:cs="Times New Roman"/>
                <w:sz w:val="24"/>
                <w:szCs w:val="24"/>
              </w:rPr>
              <w:t>4.40</w:t>
            </w:r>
          </w:p>
        </w:tc>
        <w:tc>
          <w:tcPr>
            <w:tcW w:w="1263" w:type="dxa"/>
            <w:tcBorders>
              <w:bottom w:val="nil"/>
            </w:tcBorders>
            <w:vAlign w:val="center"/>
            <w:tcPrChange w:id="321" w:author="Кристина" w:date="2025-03-26T15:34:00Z">
              <w:tcPr>
                <w:tcW w:w="1263" w:type="dxa"/>
              </w:tcPr>
            </w:tcPrChange>
          </w:tcPr>
          <w:p w14:paraId="36CB4010" w14:textId="77777777" w:rsidR="008C0494" w:rsidRPr="00B67ADD" w:rsidRDefault="008C0494">
            <w:pPr>
              <w:jc w:val="center"/>
              <w:rPr>
                <w:rFonts w:ascii="Times New Roman" w:eastAsia="Calibri" w:hAnsi="Times New Roman" w:cs="Times New Roman"/>
                <w:sz w:val="24"/>
                <w:szCs w:val="24"/>
              </w:rPr>
              <w:pPrChange w:id="322" w:author="Кристина" w:date="2025-03-26T15:23:00Z">
                <w:pPr/>
              </w:pPrChange>
            </w:pPr>
            <w:r w:rsidRPr="00B67ADD">
              <w:rPr>
                <w:rFonts w:ascii="Times New Roman" w:eastAsia="Calibri" w:hAnsi="Times New Roman" w:cs="Times New Roman"/>
                <w:sz w:val="24"/>
                <w:szCs w:val="24"/>
              </w:rPr>
              <w:t>31.29</w:t>
            </w:r>
          </w:p>
        </w:tc>
        <w:tc>
          <w:tcPr>
            <w:tcW w:w="1264" w:type="dxa"/>
            <w:tcBorders>
              <w:bottom w:val="nil"/>
            </w:tcBorders>
            <w:vAlign w:val="center"/>
            <w:tcPrChange w:id="323" w:author="Кристина" w:date="2025-03-26T15:34:00Z">
              <w:tcPr>
                <w:tcW w:w="1264" w:type="dxa"/>
              </w:tcPr>
            </w:tcPrChange>
          </w:tcPr>
          <w:p w14:paraId="2E656ECB" w14:textId="77777777" w:rsidR="008C0494" w:rsidRPr="00B67ADD" w:rsidRDefault="008C0494">
            <w:pPr>
              <w:jc w:val="center"/>
              <w:rPr>
                <w:rFonts w:ascii="Times New Roman" w:eastAsia="Calibri" w:hAnsi="Times New Roman" w:cs="Times New Roman"/>
                <w:sz w:val="24"/>
                <w:szCs w:val="24"/>
              </w:rPr>
              <w:pPrChange w:id="324" w:author="Кристина" w:date="2025-03-26T15:23:00Z">
                <w:pPr/>
              </w:pPrChange>
            </w:pPr>
            <w:r w:rsidRPr="00B67ADD">
              <w:rPr>
                <w:rFonts w:ascii="Times New Roman" w:eastAsia="Calibri" w:hAnsi="Times New Roman" w:cs="Times New Roman"/>
                <w:sz w:val="24"/>
                <w:szCs w:val="24"/>
              </w:rPr>
              <w:t>25.63</w:t>
            </w:r>
          </w:p>
        </w:tc>
        <w:tc>
          <w:tcPr>
            <w:tcW w:w="1263" w:type="dxa"/>
            <w:tcBorders>
              <w:bottom w:val="nil"/>
            </w:tcBorders>
            <w:vAlign w:val="center"/>
            <w:tcPrChange w:id="325" w:author="Кристина" w:date="2025-03-26T15:34:00Z">
              <w:tcPr>
                <w:tcW w:w="1263" w:type="dxa"/>
              </w:tcPr>
            </w:tcPrChange>
          </w:tcPr>
          <w:p w14:paraId="04583871" w14:textId="77777777" w:rsidR="008C0494" w:rsidRPr="00B67ADD" w:rsidRDefault="008C0494">
            <w:pPr>
              <w:jc w:val="center"/>
              <w:rPr>
                <w:rFonts w:ascii="Times New Roman" w:eastAsia="Calibri" w:hAnsi="Times New Roman" w:cs="Times New Roman"/>
                <w:sz w:val="24"/>
                <w:szCs w:val="24"/>
              </w:rPr>
              <w:pPrChange w:id="326" w:author="Кристина" w:date="2025-03-26T15:23:00Z">
                <w:pPr/>
              </w:pPrChange>
            </w:pPr>
            <w:r w:rsidRPr="00B67ADD">
              <w:rPr>
                <w:rFonts w:ascii="Times New Roman" w:eastAsia="Calibri" w:hAnsi="Times New Roman" w:cs="Times New Roman"/>
                <w:sz w:val="24"/>
                <w:szCs w:val="24"/>
              </w:rPr>
              <w:t>0.0</w:t>
            </w:r>
          </w:p>
        </w:tc>
        <w:tc>
          <w:tcPr>
            <w:tcW w:w="1264" w:type="dxa"/>
            <w:tcBorders>
              <w:bottom w:val="nil"/>
            </w:tcBorders>
            <w:vAlign w:val="center"/>
            <w:tcPrChange w:id="327" w:author="Кристина" w:date="2025-03-26T15:34:00Z">
              <w:tcPr>
                <w:tcW w:w="1264" w:type="dxa"/>
              </w:tcPr>
            </w:tcPrChange>
          </w:tcPr>
          <w:p w14:paraId="477A0098" w14:textId="77777777" w:rsidR="008C0494" w:rsidRPr="00B67ADD" w:rsidRDefault="008C0494">
            <w:pPr>
              <w:jc w:val="center"/>
              <w:rPr>
                <w:rFonts w:ascii="Times New Roman" w:eastAsia="Calibri" w:hAnsi="Times New Roman" w:cs="Times New Roman"/>
                <w:sz w:val="24"/>
                <w:szCs w:val="24"/>
              </w:rPr>
              <w:pPrChange w:id="328" w:author="Кристина" w:date="2025-03-26T15:23:00Z">
                <w:pPr/>
              </w:pPrChange>
            </w:pPr>
            <w:r w:rsidRPr="00B67ADD">
              <w:rPr>
                <w:rFonts w:ascii="Times New Roman" w:eastAsia="Calibri" w:hAnsi="Times New Roman" w:cs="Times New Roman"/>
                <w:sz w:val="24"/>
                <w:szCs w:val="24"/>
              </w:rPr>
              <w:t>29.40</w:t>
            </w:r>
          </w:p>
        </w:tc>
      </w:tr>
      <w:tr w:rsidR="00B67ADD" w:rsidRPr="00B67ADD" w14:paraId="5A6CC602" w14:textId="77777777" w:rsidTr="006B0F00">
        <w:tc>
          <w:tcPr>
            <w:tcW w:w="2999" w:type="dxa"/>
            <w:tcBorders>
              <w:bottom w:val="single" w:sz="4" w:space="0" w:color="auto"/>
            </w:tcBorders>
            <w:vAlign w:val="center"/>
            <w:tcPrChange w:id="329" w:author="Кристина" w:date="2025-03-26T15:34:00Z">
              <w:tcPr>
                <w:tcW w:w="2999" w:type="dxa"/>
              </w:tcPr>
            </w:tcPrChange>
          </w:tcPr>
          <w:p w14:paraId="74906D03" w14:textId="77777777" w:rsidR="008C0494" w:rsidRPr="00B67ADD" w:rsidRDefault="008C0494">
            <w:pP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lang w:val="en-US"/>
              </w:rPr>
              <w:t>Autocorrelation  order 1</w:t>
            </w:r>
            <w:r w:rsidRPr="00B67ADD">
              <w:rPr>
                <w:rFonts w:ascii="Times New Roman" w:eastAsia="Calibri" w:hAnsi="Times New Roman" w:cs="Times New Roman"/>
                <w:sz w:val="24"/>
                <w:szCs w:val="24"/>
              </w:rPr>
              <w:t xml:space="preserve"> (</w:t>
            </w:r>
            <w:r w:rsidRPr="00B67ADD">
              <w:rPr>
                <w:rFonts w:ascii="Times New Roman" w:eastAsia="Calibri" w:hAnsi="Times New Roman" w:cs="Times New Roman"/>
                <w:sz w:val="24"/>
                <w:szCs w:val="24"/>
                <w:lang w:val="en-US"/>
              </w:rPr>
              <w:t>AC1)</w:t>
            </w:r>
          </w:p>
        </w:tc>
        <w:tc>
          <w:tcPr>
            <w:tcW w:w="236" w:type="dxa"/>
            <w:tcBorders>
              <w:bottom w:val="single" w:sz="4" w:space="0" w:color="auto"/>
            </w:tcBorders>
            <w:vAlign w:val="center"/>
            <w:tcPrChange w:id="330" w:author="Кристина" w:date="2025-03-26T15:34:00Z">
              <w:tcPr>
                <w:tcW w:w="236" w:type="dxa"/>
              </w:tcPr>
            </w:tcPrChange>
          </w:tcPr>
          <w:p w14:paraId="63B2F8A9" w14:textId="77777777" w:rsidR="008C0494" w:rsidRPr="00B67ADD" w:rsidRDefault="008C0494">
            <w:pPr>
              <w:jc w:val="center"/>
              <w:rPr>
                <w:rFonts w:ascii="Times New Roman" w:eastAsia="Calibri" w:hAnsi="Times New Roman" w:cs="Times New Roman"/>
                <w:sz w:val="24"/>
                <w:szCs w:val="24"/>
                <w:lang w:val="en-US"/>
              </w:rPr>
              <w:pPrChange w:id="331" w:author="Кристина" w:date="2025-03-26T15:23:00Z">
                <w:pPr/>
              </w:pPrChange>
            </w:pPr>
            <w:r w:rsidRPr="00B67ADD">
              <w:rPr>
                <w:rFonts w:ascii="Times New Roman" w:eastAsia="Calibri" w:hAnsi="Times New Roman" w:cs="Times New Roman"/>
                <w:sz w:val="24"/>
                <w:szCs w:val="24"/>
                <w:lang w:val="en-US"/>
              </w:rPr>
              <w:t>0.75</w:t>
            </w:r>
          </w:p>
        </w:tc>
        <w:tc>
          <w:tcPr>
            <w:tcW w:w="1264" w:type="dxa"/>
            <w:tcBorders>
              <w:bottom w:val="single" w:sz="4" w:space="0" w:color="auto"/>
            </w:tcBorders>
            <w:vAlign w:val="center"/>
            <w:tcPrChange w:id="332" w:author="Кристина" w:date="2025-03-26T15:34:00Z">
              <w:tcPr>
                <w:tcW w:w="1264" w:type="dxa"/>
              </w:tcPr>
            </w:tcPrChange>
          </w:tcPr>
          <w:p w14:paraId="63FA4CE0" w14:textId="77777777" w:rsidR="008C0494" w:rsidRPr="00B67ADD" w:rsidRDefault="008C0494">
            <w:pPr>
              <w:jc w:val="center"/>
              <w:rPr>
                <w:rFonts w:ascii="Times New Roman" w:eastAsia="Calibri" w:hAnsi="Times New Roman" w:cs="Times New Roman"/>
                <w:sz w:val="24"/>
                <w:szCs w:val="24"/>
              </w:rPr>
              <w:pPrChange w:id="333" w:author="Кристина" w:date="2025-03-26T15:23:00Z">
                <w:pPr/>
              </w:pPrChange>
            </w:pPr>
            <w:r w:rsidRPr="00B67ADD">
              <w:rPr>
                <w:rFonts w:ascii="Times New Roman" w:eastAsia="Calibri" w:hAnsi="Times New Roman" w:cs="Times New Roman"/>
                <w:sz w:val="24"/>
                <w:szCs w:val="24"/>
                <w:lang w:val="en-US"/>
              </w:rPr>
              <w:t>0</w:t>
            </w:r>
            <w:r w:rsidRPr="00B67ADD">
              <w:rPr>
                <w:rFonts w:ascii="Times New Roman" w:eastAsia="Calibri" w:hAnsi="Times New Roman" w:cs="Times New Roman"/>
                <w:sz w:val="24"/>
                <w:szCs w:val="24"/>
              </w:rPr>
              <w:t>.68</w:t>
            </w:r>
          </w:p>
        </w:tc>
        <w:tc>
          <w:tcPr>
            <w:tcW w:w="1263" w:type="dxa"/>
            <w:tcBorders>
              <w:bottom w:val="single" w:sz="4" w:space="0" w:color="auto"/>
            </w:tcBorders>
            <w:vAlign w:val="center"/>
            <w:tcPrChange w:id="334" w:author="Кристина" w:date="2025-03-26T15:34:00Z">
              <w:tcPr>
                <w:tcW w:w="1263" w:type="dxa"/>
              </w:tcPr>
            </w:tcPrChange>
          </w:tcPr>
          <w:p w14:paraId="14641348" w14:textId="77777777" w:rsidR="008C0494" w:rsidRPr="00B67ADD" w:rsidRDefault="008C0494">
            <w:pPr>
              <w:jc w:val="center"/>
              <w:rPr>
                <w:rFonts w:ascii="Times New Roman" w:eastAsia="Calibri" w:hAnsi="Times New Roman" w:cs="Times New Roman"/>
                <w:sz w:val="24"/>
                <w:szCs w:val="24"/>
              </w:rPr>
              <w:pPrChange w:id="335" w:author="Кристина" w:date="2025-03-26T15:23:00Z">
                <w:pPr/>
              </w:pPrChange>
            </w:pPr>
            <w:r w:rsidRPr="00B67ADD">
              <w:rPr>
                <w:rFonts w:ascii="Times New Roman" w:eastAsia="Calibri" w:hAnsi="Times New Roman" w:cs="Times New Roman"/>
                <w:sz w:val="24"/>
                <w:szCs w:val="24"/>
                <w:lang w:val="en-US"/>
              </w:rPr>
              <w:t>0</w:t>
            </w:r>
            <w:r w:rsidRPr="00B67ADD">
              <w:rPr>
                <w:rFonts w:ascii="Times New Roman" w:eastAsia="Calibri" w:hAnsi="Times New Roman" w:cs="Times New Roman"/>
                <w:sz w:val="24"/>
                <w:szCs w:val="24"/>
              </w:rPr>
              <w:t>.72</w:t>
            </w:r>
          </w:p>
        </w:tc>
        <w:tc>
          <w:tcPr>
            <w:tcW w:w="1264" w:type="dxa"/>
            <w:tcBorders>
              <w:bottom w:val="single" w:sz="4" w:space="0" w:color="auto"/>
            </w:tcBorders>
            <w:vAlign w:val="center"/>
            <w:tcPrChange w:id="336" w:author="Кристина" w:date="2025-03-26T15:34:00Z">
              <w:tcPr>
                <w:tcW w:w="1264" w:type="dxa"/>
              </w:tcPr>
            </w:tcPrChange>
          </w:tcPr>
          <w:p w14:paraId="5E4465D4" w14:textId="77777777" w:rsidR="008C0494" w:rsidRPr="00B67ADD" w:rsidRDefault="008C0494">
            <w:pPr>
              <w:jc w:val="center"/>
              <w:rPr>
                <w:rFonts w:ascii="Times New Roman" w:eastAsia="Calibri" w:hAnsi="Times New Roman" w:cs="Times New Roman"/>
                <w:sz w:val="24"/>
                <w:szCs w:val="24"/>
              </w:rPr>
              <w:pPrChange w:id="337" w:author="Кристина" w:date="2025-03-26T15:23:00Z">
                <w:pPr/>
              </w:pPrChange>
            </w:pPr>
            <w:r w:rsidRPr="00B67ADD">
              <w:rPr>
                <w:rFonts w:ascii="Times New Roman" w:eastAsia="Calibri" w:hAnsi="Times New Roman" w:cs="Times New Roman"/>
                <w:sz w:val="24"/>
                <w:szCs w:val="24"/>
                <w:lang w:val="en-US"/>
              </w:rPr>
              <w:t>0</w:t>
            </w:r>
            <w:r w:rsidRPr="00B67ADD">
              <w:rPr>
                <w:rFonts w:ascii="Times New Roman" w:eastAsia="Calibri" w:hAnsi="Times New Roman" w:cs="Times New Roman"/>
                <w:sz w:val="24"/>
                <w:szCs w:val="24"/>
              </w:rPr>
              <w:t>.37</w:t>
            </w:r>
          </w:p>
        </w:tc>
        <w:tc>
          <w:tcPr>
            <w:tcW w:w="1263" w:type="dxa"/>
            <w:tcBorders>
              <w:bottom w:val="single" w:sz="4" w:space="0" w:color="auto"/>
            </w:tcBorders>
            <w:vAlign w:val="center"/>
            <w:tcPrChange w:id="338" w:author="Кристина" w:date="2025-03-26T15:34:00Z">
              <w:tcPr>
                <w:tcW w:w="1263" w:type="dxa"/>
              </w:tcPr>
            </w:tcPrChange>
          </w:tcPr>
          <w:p w14:paraId="01036A75" w14:textId="77777777" w:rsidR="008C0494" w:rsidRPr="00B67ADD" w:rsidRDefault="008C0494">
            <w:pPr>
              <w:jc w:val="center"/>
              <w:rPr>
                <w:rFonts w:ascii="Times New Roman" w:eastAsia="Calibri" w:hAnsi="Times New Roman" w:cs="Times New Roman"/>
                <w:sz w:val="24"/>
                <w:szCs w:val="24"/>
                <w:lang w:val="en-US"/>
              </w:rPr>
              <w:pPrChange w:id="339" w:author="Кристина" w:date="2025-03-26T15:23:00Z">
                <w:pPr/>
              </w:pPrChange>
            </w:pPr>
            <w:r w:rsidRPr="00B67ADD">
              <w:rPr>
                <w:rFonts w:ascii="Times New Roman" w:eastAsia="Calibri" w:hAnsi="Times New Roman" w:cs="Times New Roman"/>
                <w:sz w:val="24"/>
                <w:szCs w:val="24"/>
                <w:lang w:val="en-US"/>
              </w:rPr>
              <w:t>0</w:t>
            </w:r>
            <w:r w:rsidRPr="00B67ADD">
              <w:rPr>
                <w:rFonts w:ascii="Times New Roman" w:eastAsia="Calibri" w:hAnsi="Times New Roman" w:cs="Times New Roman"/>
                <w:sz w:val="24"/>
                <w:szCs w:val="24"/>
              </w:rPr>
              <w:t>.3</w:t>
            </w:r>
            <w:r w:rsidRPr="00B67ADD">
              <w:rPr>
                <w:rFonts w:ascii="Times New Roman" w:eastAsia="Calibri" w:hAnsi="Times New Roman" w:cs="Times New Roman"/>
                <w:sz w:val="24"/>
                <w:szCs w:val="24"/>
                <w:lang w:val="en-US"/>
              </w:rPr>
              <w:t>0</w:t>
            </w:r>
          </w:p>
        </w:tc>
        <w:tc>
          <w:tcPr>
            <w:tcW w:w="1264" w:type="dxa"/>
            <w:tcBorders>
              <w:bottom w:val="single" w:sz="4" w:space="0" w:color="auto"/>
            </w:tcBorders>
            <w:vAlign w:val="center"/>
            <w:tcPrChange w:id="340" w:author="Кристина" w:date="2025-03-26T15:34:00Z">
              <w:tcPr>
                <w:tcW w:w="1264" w:type="dxa"/>
              </w:tcPr>
            </w:tcPrChange>
          </w:tcPr>
          <w:p w14:paraId="7B17C851" w14:textId="77777777" w:rsidR="008C0494" w:rsidRPr="00B67ADD" w:rsidRDefault="008C0494">
            <w:pPr>
              <w:jc w:val="center"/>
              <w:rPr>
                <w:rFonts w:ascii="Times New Roman" w:eastAsia="Calibri" w:hAnsi="Times New Roman" w:cs="Times New Roman"/>
                <w:sz w:val="24"/>
                <w:szCs w:val="24"/>
              </w:rPr>
              <w:pPrChange w:id="341" w:author="Кристина" w:date="2025-03-26T15:23:00Z">
                <w:pPr/>
              </w:pPrChange>
            </w:pPr>
            <w:r w:rsidRPr="00B67ADD">
              <w:rPr>
                <w:rFonts w:ascii="Times New Roman" w:eastAsia="Calibri" w:hAnsi="Times New Roman" w:cs="Times New Roman"/>
                <w:sz w:val="24"/>
                <w:szCs w:val="24"/>
                <w:lang w:val="en-US"/>
              </w:rPr>
              <w:t>0</w:t>
            </w:r>
            <w:r w:rsidRPr="00B67ADD">
              <w:rPr>
                <w:rFonts w:ascii="Times New Roman" w:eastAsia="Calibri" w:hAnsi="Times New Roman" w:cs="Times New Roman"/>
                <w:sz w:val="24"/>
                <w:szCs w:val="24"/>
              </w:rPr>
              <w:t>.33</w:t>
            </w:r>
          </w:p>
        </w:tc>
      </w:tr>
    </w:tbl>
    <w:p w14:paraId="2A3293D5" w14:textId="77777777" w:rsidR="008C0494" w:rsidRPr="00B67ADD" w:rsidRDefault="008C0494" w:rsidP="00B67ADD">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63EC6166" w14:textId="77777777" w:rsidR="00CC1573" w:rsidRPr="00B67ADD" w:rsidRDefault="00CC1573" w:rsidP="00CA71A3">
      <w:pPr>
        <w:spacing w:after="0" w:line="480" w:lineRule="auto"/>
        <w:ind w:firstLine="709"/>
        <w:contextualSpacing/>
        <w:jc w:val="both"/>
        <w:rPr>
          <w:rFonts w:ascii="Times New Roman" w:eastAsia="Calibri" w:hAnsi="Times New Roman" w:cs="Times New Roman"/>
          <w:i/>
          <w:iCs/>
          <w:kern w:val="2"/>
          <w:sz w:val="24"/>
          <w:szCs w:val="24"/>
          <w:lang w:val="en-US"/>
          <w14:ligatures w14:val="standardContextual"/>
        </w:rPr>
      </w:pPr>
    </w:p>
    <w:p w14:paraId="51D2B913" w14:textId="5C088643" w:rsidR="00CA71A3" w:rsidRPr="00B67ADD" w:rsidRDefault="00CA71A3" w:rsidP="00301971">
      <w:pPr>
        <w:spacing w:after="0" w:line="480" w:lineRule="auto"/>
        <w:contextualSpacing/>
        <w:jc w:val="both"/>
        <w:rPr>
          <w:rFonts w:ascii="Times New Roman" w:eastAsia="Calibri" w:hAnsi="Times New Roman" w:cs="Times New Roman"/>
          <w:i/>
          <w:iCs/>
          <w:kern w:val="2"/>
          <w:sz w:val="24"/>
          <w:szCs w:val="24"/>
          <w:lang w:val="en-US"/>
          <w14:ligatures w14:val="standardContextual"/>
        </w:rPr>
      </w:pPr>
      <w:r w:rsidRPr="00B67ADD">
        <w:rPr>
          <w:rFonts w:ascii="Times New Roman" w:eastAsia="Calibri" w:hAnsi="Times New Roman" w:cs="Times New Roman"/>
          <w:i/>
          <w:iCs/>
          <w:kern w:val="2"/>
          <w:sz w:val="24"/>
          <w:szCs w:val="24"/>
          <w:lang w:val="en-US"/>
          <w14:ligatures w14:val="standardContextual"/>
        </w:rPr>
        <w:t>2.</w:t>
      </w:r>
      <w:r w:rsidR="00B50D74" w:rsidRPr="00B67ADD">
        <w:rPr>
          <w:rFonts w:ascii="Times New Roman" w:eastAsia="Calibri" w:hAnsi="Times New Roman" w:cs="Times New Roman"/>
          <w:i/>
          <w:iCs/>
          <w:kern w:val="2"/>
          <w:sz w:val="24"/>
          <w:szCs w:val="24"/>
          <w:lang w:val="en-US"/>
          <w14:ligatures w14:val="standardContextual"/>
        </w:rPr>
        <w:t>4</w:t>
      </w:r>
      <w:r w:rsidR="00C47D6E" w:rsidRPr="00B67ADD">
        <w:rPr>
          <w:rFonts w:ascii="Times New Roman" w:eastAsia="Calibri" w:hAnsi="Times New Roman" w:cs="Times New Roman"/>
          <w:i/>
          <w:iCs/>
          <w:kern w:val="2"/>
          <w:sz w:val="24"/>
          <w:szCs w:val="24"/>
          <w:lang w:val="en-US"/>
          <w14:ligatures w14:val="standardContextual"/>
        </w:rPr>
        <w:t>.</w:t>
      </w:r>
      <w:r w:rsidRPr="00B67ADD">
        <w:rPr>
          <w:rFonts w:ascii="Times New Roman" w:eastAsia="Calibri" w:hAnsi="Times New Roman" w:cs="Times New Roman"/>
          <w:i/>
          <w:iCs/>
          <w:kern w:val="2"/>
          <w:sz w:val="24"/>
          <w:szCs w:val="24"/>
          <w:lang w:val="en-US"/>
          <w14:ligatures w14:val="standardContextual"/>
        </w:rPr>
        <w:t xml:space="preserve"> Statistical analysis of climate relationships</w:t>
      </w:r>
    </w:p>
    <w:p w14:paraId="55C6A0DD" w14:textId="77777777" w:rsidR="000701B6" w:rsidRPr="00B67ADD" w:rsidRDefault="000701B6" w:rsidP="000701B6">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6F047D75" w14:textId="4B4D11D4" w:rsidR="008C0494" w:rsidRDefault="008C0494" w:rsidP="008C0494">
      <w:pPr>
        <w:spacing w:after="0" w:line="480" w:lineRule="auto"/>
        <w:contextualSpacing/>
        <w:jc w:val="both"/>
        <w:rPr>
          <w:ins w:id="342" w:author="Кристина" w:date="2025-03-26T12:01:00Z"/>
          <w:rFonts w:ascii="Times New Roman" w:eastAsia="Calibri" w:hAnsi="Times New Roman" w:cs="Times New Roman"/>
          <w:bCs/>
          <w:kern w:val="2"/>
          <w:sz w:val="24"/>
          <w:szCs w:val="24"/>
          <w:lang w:val="en-US"/>
          <w14:ligatures w14:val="standardContextual"/>
        </w:rPr>
      </w:pPr>
      <w:r w:rsidRPr="00B67ADD">
        <w:rPr>
          <w:rFonts w:ascii="Times New Roman" w:eastAsia="Calibri" w:hAnsi="Times New Roman" w:cs="Times New Roman"/>
          <w:bCs/>
          <w:kern w:val="2"/>
          <w:sz w:val="24"/>
          <w:szCs w:val="24"/>
          <w:lang w:val="en-US"/>
          <w14:ligatures w14:val="standardContextual"/>
        </w:rPr>
        <w:t>The climate sensitivity of RW standardized chronologies was evaluated using Pearson’s correlation analysis against monthly mean temperature and precipitation totals over the period 1966</w:t>
      </w:r>
      <w:del w:id="343" w:author="Кристина" w:date="2025-03-25T15:01:00Z">
        <w:r w:rsidRPr="00B67ADD" w:rsidDel="00750911">
          <w:rPr>
            <w:rFonts w:ascii="Times New Roman" w:eastAsia="Calibri" w:hAnsi="Times New Roman" w:cs="Times New Roman"/>
            <w:bCs/>
            <w:kern w:val="2"/>
            <w:sz w:val="24"/>
            <w:szCs w:val="24"/>
            <w:lang w:val="en-US"/>
            <w14:ligatures w14:val="standardContextual"/>
          </w:rPr>
          <w:delText>–</w:delText>
        </w:r>
      </w:del>
      <w:ins w:id="344" w:author="Кристина" w:date="2025-03-25T15:01:00Z">
        <w:r w:rsidR="00750911">
          <w:rPr>
            <w:rFonts w:ascii="Times New Roman" w:eastAsia="Calibri" w:hAnsi="Times New Roman" w:cs="Times New Roman"/>
            <w:bCs/>
            <w:kern w:val="2"/>
            <w:sz w:val="24"/>
            <w:szCs w:val="24"/>
            <w:lang w:val="en-US"/>
            <w14:ligatures w14:val="standardContextual"/>
          </w:rPr>
          <w:t xml:space="preserve"> - </w:t>
        </w:r>
      </w:ins>
      <w:r w:rsidRPr="00B67ADD">
        <w:rPr>
          <w:rFonts w:ascii="Times New Roman" w:eastAsia="Calibri" w:hAnsi="Times New Roman" w:cs="Times New Roman"/>
          <w:bCs/>
          <w:kern w:val="2"/>
          <w:sz w:val="24"/>
          <w:szCs w:val="24"/>
          <w:lang w:val="en-US"/>
          <w14:ligatures w14:val="standardContextual"/>
        </w:rPr>
        <w:t>2021, sourced from Berkeley Earth 1° gridded datasets (Rohde et al., 2013). Correlations were computed from September of the previous year to September of the current year to capture both prior- and current-year climatic influences on growth, with statistical significance tested at</w:t>
      </w:r>
      <w:r w:rsidRPr="00AB29A4">
        <w:rPr>
          <w:rFonts w:ascii="Times New Roman" w:eastAsia="Calibri" w:hAnsi="Times New Roman" w:cs="Times New Roman"/>
          <w:bCs/>
          <w:i/>
          <w:kern w:val="2"/>
          <w:sz w:val="24"/>
          <w:szCs w:val="24"/>
          <w:lang w:val="en-US"/>
          <w14:ligatures w14:val="standardContextual"/>
          <w:rPrChange w:id="345" w:author="Кристина" w:date="2025-03-26T11:19:00Z">
            <w:rPr>
              <w:rFonts w:ascii="Times New Roman" w:eastAsia="Calibri" w:hAnsi="Times New Roman" w:cs="Times New Roman"/>
              <w:bCs/>
              <w:kern w:val="2"/>
              <w:sz w:val="24"/>
              <w:szCs w:val="24"/>
              <w:lang w:val="en-US"/>
              <w14:ligatures w14:val="standardContextual"/>
            </w:rPr>
          </w:rPrChange>
        </w:rPr>
        <w:t xml:space="preserve"> </w:t>
      </w:r>
      <w:r w:rsidRPr="008705D8">
        <w:rPr>
          <w:rFonts w:ascii="Times New Roman" w:eastAsia="Calibri" w:hAnsi="Times New Roman" w:cs="Times New Roman"/>
          <w:bCs/>
          <w:i/>
          <w:kern w:val="2"/>
          <w:sz w:val="24"/>
          <w:szCs w:val="24"/>
          <w:highlight w:val="yellow"/>
          <w:lang w:val="en-US"/>
          <w14:ligatures w14:val="standardContextual"/>
          <w:rPrChange w:id="346" w:author="Кристина" w:date="2025-03-27T21:38:00Z">
            <w:rPr>
              <w:rFonts w:ascii="Times New Roman" w:eastAsia="Calibri" w:hAnsi="Times New Roman" w:cs="Times New Roman"/>
              <w:bCs/>
              <w:kern w:val="2"/>
              <w:sz w:val="24"/>
              <w:szCs w:val="24"/>
              <w:lang w:val="en-US"/>
              <w14:ligatures w14:val="standardContextual"/>
            </w:rPr>
          </w:rPrChange>
        </w:rPr>
        <w:t>p &lt;</w:t>
      </w:r>
      <w:r w:rsidRPr="008705D8">
        <w:rPr>
          <w:rFonts w:ascii="Times New Roman" w:eastAsia="Calibri" w:hAnsi="Times New Roman" w:cs="Times New Roman"/>
          <w:bCs/>
          <w:kern w:val="2"/>
          <w:sz w:val="24"/>
          <w:szCs w:val="24"/>
          <w:highlight w:val="yellow"/>
          <w:lang w:val="en-US"/>
          <w14:ligatures w14:val="standardContextual"/>
          <w:rPrChange w:id="347" w:author="Кристина" w:date="2025-03-27T21:38:00Z">
            <w:rPr>
              <w:rFonts w:ascii="Times New Roman" w:eastAsia="Calibri" w:hAnsi="Times New Roman" w:cs="Times New Roman"/>
              <w:bCs/>
              <w:kern w:val="2"/>
              <w:sz w:val="24"/>
              <w:szCs w:val="24"/>
              <w:lang w:val="en-US"/>
              <w14:ligatures w14:val="standardContextual"/>
            </w:rPr>
          </w:rPrChange>
        </w:rPr>
        <w:t xml:space="preserve"> 0.05</w:t>
      </w:r>
      <w:r w:rsidRPr="00B67ADD">
        <w:rPr>
          <w:rFonts w:ascii="Times New Roman" w:eastAsia="Calibri" w:hAnsi="Times New Roman" w:cs="Times New Roman"/>
          <w:bCs/>
          <w:kern w:val="2"/>
          <w:sz w:val="24"/>
          <w:szCs w:val="24"/>
          <w:lang w:val="en-US"/>
          <w14:ligatures w14:val="standardContextual"/>
        </w:rPr>
        <w:t>. The cumulative effect of climate was further assessed by testing consecutive monthly windows (e.g., May</w:t>
      </w:r>
      <w:del w:id="348" w:author="Кристина" w:date="2025-03-25T15:01:00Z">
        <w:r w:rsidRPr="00B67ADD" w:rsidDel="00750911">
          <w:rPr>
            <w:rFonts w:ascii="Times New Roman" w:eastAsia="Calibri" w:hAnsi="Times New Roman" w:cs="Times New Roman"/>
            <w:bCs/>
            <w:kern w:val="2"/>
            <w:sz w:val="24"/>
            <w:szCs w:val="24"/>
            <w:lang w:val="en-US"/>
            <w14:ligatures w14:val="standardContextual"/>
          </w:rPr>
          <w:delText>–</w:delText>
        </w:r>
      </w:del>
      <w:ins w:id="349" w:author="Кристина" w:date="2025-03-25T15:01:00Z">
        <w:r w:rsidR="00750911">
          <w:rPr>
            <w:rFonts w:ascii="Times New Roman" w:eastAsia="Calibri" w:hAnsi="Times New Roman" w:cs="Times New Roman"/>
            <w:bCs/>
            <w:kern w:val="2"/>
            <w:sz w:val="24"/>
            <w:szCs w:val="24"/>
            <w:lang w:val="en-US"/>
            <w14:ligatures w14:val="standardContextual"/>
          </w:rPr>
          <w:t xml:space="preserve"> - </w:t>
        </w:r>
      </w:ins>
      <w:r w:rsidRPr="00B67ADD">
        <w:rPr>
          <w:rFonts w:ascii="Times New Roman" w:eastAsia="Calibri" w:hAnsi="Times New Roman" w:cs="Times New Roman"/>
          <w:bCs/>
          <w:kern w:val="2"/>
          <w:sz w:val="24"/>
          <w:szCs w:val="24"/>
          <w:lang w:val="en-US"/>
          <w14:ligatures w14:val="standardContextual"/>
        </w:rPr>
        <w:t>June, June</w:t>
      </w:r>
      <w:del w:id="350" w:author="Кристина" w:date="2025-03-25T15:01:00Z">
        <w:r w:rsidRPr="00B67ADD" w:rsidDel="00750911">
          <w:rPr>
            <w:rFonts w:ascii="Times New Roman" w:eastAsia="Calibri" w:hAnsi="Times New Roman" w:cs="Times New Roman"/>
            <w:bCs/>
            <w:kern w:val="2"/>
            <w:sz w:val="24"/>
            <w:szCs w:val="24"/>
            <w:lang w:val="en-US"/>
            <w14:ligatures w14:val="standardContextual"/>
          </w:rPr>
          <w:delText>–</w:delText>
        </w:r>
      </w:del>
      <w:ins w:id="351" w:author="Кристина" w:date="2025-03-25T15:01:00Z">
        <w:r w:rsidR="00750911">
          <w:rPr>
            <w:rFonts w:ascii="Times New Roman" w:eastAsia="Calibri" w:hAnsi="Times New Roman" w:cs="Times New Roman"/>
            <w:bCs/>
            <w:kern w:val="2"/>
            <w:sz w:val="24"/>
            <w:szCs w:val="24"/>
            <w:lang w:val="en-US"/>
            <w14:ligatures w14:val="standardContextual"/>
          </w:rPr>
          <w:t xml:space="preserve"> - </w:t>
        </w:r>
      </w:ins>
      <w:r w:rsidRPr="00B67ADD">
        <w:rPr>
          <w:rFonts w:ascii="Times New Roman" w:eastAsia="Calibri" w:hAnsi="Times New Roman" w:cs="Times New Roman"/>
          <w:bCs/>
          <w:kern w:val="2"/>
          <w:sz w:val="24"/>
          <w:szCs w:val="24"/>
          <w:lang w:val="en-US"/>
          <w14:ligatures w14:val="standardContextual"/>
        </w:rPr>
        <w:t>July) to identify periods of strongest climate signal. Given the influence of permafrost dynamics, RW chronologies were also correlated with seasonal thaw depth data where available, to explore soil moisture effects.</w:t>
      </w:r>
    </w:p>
    <w:p w14:paraId="66B1C436" w14:textId="77777777" w:rsidR="00DC12DA" w:rsidRPr="00B67ADD" w:rsidRDefault="00DC12DA"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1A4DF275" w14:textId="6D2DB116" w:rsidR="008C0494" w:rsidRDefault="008C0494" w:rsidP="008C0494">
      <w:pPr>
        <w:spacing w:after="0" w:line="480" w:lineRule="auto"/>
        <w:contextualSpacing/>
        <w:jc w:val="both"/>
        <w:rPr>
          <w:ins w:id="352" w:author="Кристина" w:date="2025-03-26T12:02:00Z"/>
          <w:rFonts w:ascii="Times New Roman" w:eastAsia="Calibri" w:hAnsi="Times New Roman" w:cs="Times New Roman"/>
          <w:bCs/>
          <w:kern w:val="2"/>
          <w:sz w:val="24"/>
          <w:szCs w:val="24"/>
          <w:lang w:val="en-US"/>
          <w14:ligatures w14:val="standardContextual"/>
        </w:rPr>
      </w:pPr>
      <w:r w:rsidRPr="00B67ADD">
        <w:rPr>
          <w:rFonts w:ascii="Times New Roman" w:eastAsia="Calibri" w:hAnsi="Times New Roman" w:cs="Times New Roman"/>
          <w:bCs/>
          <w:kern w:val="2"/>
          <w:sz w:val="24"/>
          <w:szCs w:val="24"/>
          <w:lang w:val="en-US"/>
          <w14:ligatures w14:val="standardContextual"/>
        </w:rPr>
        <w:t>To pinpoint precise temporal intervals of climate influence, daily moving correlations were calculated between RW indices and temperature data, highlighting peak sensitivity periods within the growing season. Temporal stability of these climate-growth relationships was analyzed using 30-year moving correlations with a one-year lag, implemented in the “treeclim” package (Zang &amp; Biondi, 2015) within the R environment (</w:t>
      </w:r>
      <w:r w:rsidRPr="008705D8">
        <w:rPr>
          <w:rFonts w:ascii="Times New Roman" w:eastAsia="Calibri" w:hAnsi="Times New Roman" w:cs="Times New Roman"/>
          <w:bCs/>
          <w:kern w:val="2"/>
          <w:sz w:val="24"/>
          <w:szCs w:val="24"/>
          <w:highlight w:val="yellow"/>
          <w:lang w:val="en-US"/>
          <w14:ligatures w14:val="standardContextual"/>
          <w:rPrChange w:id="353" w:author="Кристина" w:date="2025-03-27T21:31:00Z">
            <w:rPr>
              <w:rFonts w:ascii="Times New Roman" w:eastAsia="Calibri" w:hAnsi="Times New Roman" w:cs="Times New Roman"/>
              <w:bCs/>
              <w:kern w:val="2"/>
              <w:sz w:val="24"/>
              <w:szCs w:val="24"/>
              <w:lang w:val="en-US"/>
              <w14:ligatures w14:val="standardContextual"/>
            </w:rPr>
          </w:rPrChange>
        </w:rPr>
        <w:t>R Core Team, 2022</w:t>
      </w:r>
      <w:r w:rsidRPr="00B67ADD">
        <w:rPr>
          <w:rFonts w:ascii="Times New Roman" w:eastAsia="Calibri" w:hAnsi="Times New Roman" w:cs="Times New Roman"/>
          <w:bCs/>
          <w:kern w:val="2"/>
          <w:sz w:val="24"/>
          <w:szCs w:val="24"/>
          <w:lang w:val="en-US"/>
          <w14:ligatures w14:val="standardContextual"/>
        </w:rPr>
        <w:t>). This approach assessed shifts in climate signal strength and sensitivity trends over time.</w:t>
      </w:r>
    </w:p>
    <w:p w14:paraId="0CEF84E4" w14:textId="77777777" w:rsidR="00DC12DA" w:rsidRPr="00B67ADD" w:rsidRDefault="00DC12DA"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p>
    <w:p w14:paraId="3B5B3D35" w14:textId="09C9D905" w:rsidR="008C0494" w:rsidRPr="00B67ADD" w:rsidRDefault="008C0494" w:rsidP="008C0494">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B67ADD">
        <w:rPr>
          <w:rFonts w:ascii="Times New Roman" w:eastAsia="Calibri" w:hAnsi="Times New Roman" w:cs="Times New Roman"/>
          <w:bCs/>
          <w:kern w:val="2"/>
          <w:sz w:val="24"/>
          <w:szCs w:val="24"/>
          <w:lang w:val="en-US"/>
          <w14:ligatures w14:val="standardContextual"/>
        </w:rPr>
        <w:t xml:space="preserve">Spatial stability and geographic extent of the temperature signal were evaluated through spatial field correlations between RW standardized chronologies and gridded air temperature data </w:t>
      </w:r>
      <w:r w:rsidRPr="00B67ADD">
        <w:rPr>
          <w:rFonts w:ascii="Times New Roman" w:eastAsia="Calibri" w:hAnsi="Times New Roman" w:cs="Times New Roman"/>
          <w:bCs/>
          <w:kern w:val="2"/>
          <w:sz w:val="24"/>
          <w:szCs w:val="24"/>
          <w:lang w:val="en-US"/>
          <w14:ligatures w14:val="standardContextual"/>
        </w:rPr>
        <w:lastRenderedPageBreak/>
        <w:t>(Berkeley Earth 1° resolution) using the KNMI Climate Explorer (</w:t>
      </w:r>
      <w:r w:rsidR="00140886">
        <w:fldChar w:fldCharType="begin"/>
      </w:r>
      <w:r w:rsidR="00140886" w:rsidRPr="00140886">
        <w:rPr>
          <w:lang w:val="en-US"/>
          <w:rPrChange w:id="354" w:author="Кристина" w:date="2025-03-26T11:07:00Z">
            <w:rPr/>
          </w:rPrChange>
        </w:rPr>
        <w:instrText xml:space="preserve"> HYPERLINK "https://climexp.knmi.nl/" \t "_blank" </w:instrText>
      </w:r>
      <w:r w:rsidR="00140886">
        <w:fldChar w:fldCharType="separate"/>
      </w:r>
      <w:r w:rsidRPr="00B67ADD">
        <w:rPr>
          <w:rStyle w:val="ab"/>
          <w:rFonts w:ascii="Times New Roman" w:eastAsia="Calibri" w:hAnsi="Times New Roman" w:cs="Times New Roman"/>
          <w:bCs/>
          <w:kern w:val="2"/>
          <w:sz w:val="24"/>
          <w:szCs w:val="24"/>
          <w:lang w:val="en-US"/>
          <w14:ligatures w14:val="standardContextual"/>
        </w:rPr>
        <w:t>https://climexp.knmi.nl/</w:t>
      </w:r>
      <w:r w:rsidR="00140886">
        <w:rPr>
          <w:rStyle w:val="ab"/>
          <w:rFonts w:ascii="Times New Roman" w:eastAsia="Calibri" w:hAnsi="Times New Roman" w:cs="Times New Roman"/>
          <w:bCs/>
          <w:kern w:val="2"/>
          <w:sz w:val="24"/>
          <w:szCs w:val="24"/>
          <w:lang w:val="en-US"/>
          <w14:ligatures w14:val="standardContextual"/>
        </w:rPr>
        <w:fldChar w:fldCharType="end"/>
      </w:r>
      <w:r w:rsidRPr="00B67ADD">
        <w:rPr>
          <w:rFonts w:ascii="Times New Roman" w:eastAsia="Calibri" w:hAnsi="Times New Roman" w:cs="Times New Roman"/>
          <w:bCs/>
          <w:kern w:val="2"/>
          <w:sz w:val="24"/>
          <w:szCs w:val="24"/>
          <w:lang w:val="en-US"/>
          <w14:ligatures w14:val="standardContextual"/>
        </w:rPr>
        <w:t>). Resulting correlation maps illustrate the spatial distribution and consistency of the temperature signal across the study region, providing insight into its variability over the 1966</w:t>
      </w:r>
      <w:del w:id="355" w:author="Кристина" w:date="2025-03-25T15:01:00Z">
        <w:r w:rsidRPr="00B67ADD" w:rsidDel="00750911">
          <w:rPr>
            <w:rFonts w:ascii="Times New Roman" w:eastAsia="Calibri" w:hAnsi="Times New Roman" w:cs="Times New Roman"/>
            <w:bCs/>
            <w:kern w:val="2"/>
            <w:sz w:val="24"/>
            <w:szCs w:val="24"/>
            <w:lang w:val="en-US"/>
            <w14:ligatures w14:val="standardContextual"/>
          </w:rPr>
          <w:delText>–</w:delText>
        </w:r>
      </w:del>
      <w:ins w:id="356" w:author="Кристина" w:date="2025-03-25T15:01:00Z">
        <w:r w:rsidR="00750911">
          <w:rPr>
            <w:rFonts w:ascii="Times New Roman" w:eastAsia="Calibri" w:hAnsi="Times New Roman" w:cs="Times New Roman"/>
            <w:bCs/>
            <w:kern w:val="2"/>
            <w:sz w:val="24"/>
            <w:szCs w:val="24"/>
            <w:lang w:val="en-US"/>
            <w14:ligatures w14:val="standardContextual"/>
          </w:rPr>
          <w:t xml:space="preserve"> - </w:t>
        </w:r>
      </w:ins>
      <w:r w:rsidRPr="00B67ADD">
        <w:rPr>
          <w:rFonts w:ascii="Times New Roman" w:eastAsia="Calibri" w:hAnsi="Times New Roman" w:cs="Times New Roman"/>
          <w:bCs/>
          <w:kern w:val="2"/>
          <w:sz w:val="24"/>
          <w:szCs w:val="24"/>
          <w:lang w:val="en-US"/>
          <w14:ligatures w14:val="standardContextual"/>
        </w:rPr>
        <w:t>2021 period.</w:t>
      </w:r>
    </w:p>
    <w:p w14:paraId="44DC7AB6" w14:textId="5A0884D3" w:rsidR="00B223B4" w:rsidRPr="00B67ADD" w:rsidRDefault="00C57EE2" w:rsidP="00301971">
      <w:pPr>
        <w:spacing w:after="0" w:line="480" w:lineRule="auto"/>
        <w:contextualSpacing/>
        <w:jc w:val="both"/>
        <w:rPr>
          <w:rFonts w:ascii="Times New Roman" w:eastAsia="Calibri" w:hAnsi="Times New Roman" w:cs="Times New Roman"/>
          <w:bCs/>
          <w:kern w:val="2"/>
          <w:sz w:val="24"/>
          <w:szCs w:val="24"/>
          <w:lang w:val="en-US"/>
          <w14:ligatures w14:val="standardContextual"/>
        </w:rPr>
      </w:pPr>
      <w:r w:rsidRPr="00B67ADD">
        <w:rPr>
          <w:rStyle w:val="a4"/>
          <w:rFonts w:ascii="Times New Roman" w:hAnsi="Times New Roman" w:cs="Times New Roman"/>
          <w:sz w:val="24"/>
          <w:szCs w:val="24"/>
        </w:rPr>
        <w:commentReference w:id="357"/>
      </w:r>
    </w:p>
    <w:p w14:paraId="0B7A4C27" w14:textId="7224BD5A" w:rsidR="0062503D" w:rsidRPr="00B67ADD" w:rsidRDefault="0062503D" w:rsidP="00301971">
      <w:pPr>
        <w:spacing w:after="0" w:line="480" w:lineRule="auto"/>
        <w:contextualSpacing/>
        <w:jc w:val="both"/>
        <w:rPr>
          <w:rFonts w:ascii="Times New Roman" w:eastAsia="Calibri" w:hAnsi="Times New Roman" w:cs="Times New Roman"/>
          <w:b/>
          <w:kern w:val="2"/>
          <w:sz w:val="24"/>
          <w:szCs w:val="24"/>
          <w:lang w:val="en-US"/>
          <w14:ligatures w14:val="standardContextual"/>
        </w:rPr>
      </w:pPr>
      <w:r w:rsidRPr="00B67ADD">
        <w:rPr>
          <w:rFonts w:ascii="Times New Roman" w:eastAsia="Calibri" w:hAnsi="Times New Roman" w:cs="Times New Roman"/>
          <w:b/>
          <w:kern w:val="2"/>
          <w:sz w:val="24"/>
          <w:szCs w:val="24"/>
          <w:lang w:val="en-US"/>
          <w14:ligatures w14:val="standardContextual"/>
        </w:rPr>
        <w:t>3</w:t>
      </w:r>
      <w:r w:rsidR="00B223B4" w:rsidRPr="00B67ADD">
        <w:rPr>
          <w:rFonts w:ascii="Times New Roman" w:eastAsia="Calibri" w:hAnsi="Times New Roman" w:cs="Times New Roman"/>
          <w:b/>
          <w:kern w:val="2"/>
          <w:sz w:val="24"/>
          <w:szCs w:val="24"/>
          <w:lang w:val="en-US"/>
          <w14:ligatures w14:val="standardContextual"/>
        </w:rPr>
        <w:t xml:space="preserve">. </w:t>
      </w:r>
      <w:r w:rsidRPr="00B67ADD">
        <w:rPr>
          <w:rFonts w:ascii="Times New Roman" w:eastAsia="Calibri" w:hAnsi="Times New Roman" w:cs="Times New Roman"/>
          <w:b/>
          <w:kern w:val="2"/>
          <w:sz w:val="24"/>
          <w:szCs w:val="24"/>
          <w:lang w:val="en-US"/>
          <w14:ligatures w14:val="standardContextual"/>
        </w:rPr>
        <w:t>Results</w:t>
      </w:r>
    </w:p>
    <w:p w14:paraId="0067BDB0" w14:textId="4F4F59C4" w:rsidR="000701B6" w:rsidRPr="00B67ADD" w:rsidRDefault="000701B6" w:rsidP="000701B6">
      <w:pPr>
        <w:spacing w:after="0" w:line="480" w:lineRule="auto"/>
        <w:contextualSpacing/>
        <w:jc w:val="both"/>
        <w:rPr>
          <w:rFonts w:ascii="Times New Roman" w:eastAsia="Calibri" w:hAnsi="Times New Roman" w:cs="Times New Roman"/>
          <w:i/>
          <w:iCs/>
          <w:kern w:val="2"/>
          <w:sz w:val="24"/>
          <w:szCs w:val="24"/>
          <w:lang w:val="en-US"/>
          <w14:ligatures w14:val="standardContextual"/>
        </w:rPr>
      </w:pPr>
    </w:p>
    <w:p w14:paraId="0A9257CB" w14:textId="36CA0893" w:rsidR="008C0494" w:rsidRPr="00B67ADD" w:rsidRDefault="008C0494" w:rsidP="008C0494">
      <w:pPr>
        <w:spacing w:after="0" w:line="480" w:lineRule="auto"/>
        <w:contextualSpacing/>
        <w:jc w:val="both"/>
        <w:rPr>
          <w:rFonts w:ascii="Times New Roman" w:eastAsia="Calibri" w:hAnsi="Times New Roman" w:cs="Times New Roman"/>
          <w:i/>
          <w:iCs/>
          <w:kern w:val="2"/>
          <w:sz w:val="24"/>
          <w:szCs w:val="24"/>
          <w:lang w:val="en-US"/>
          <w14:ligatures w14:val="standardContextual"/>
        </w:rPr>
      </w:pPr>
      <w:r w:rsidRPr="00B67ADD">
        <w:rPr>
          <w:rFonts w:ascii="Times New Roman" w:eastAsia="Calibri" w:hAnsi="Times New Roman" w:cs="Times New Roman"/>
          <w:i/>
          <w:iCs/>
          <w:kern w:val="2"/>
          <w:sz w:val="24"/>
          <w:szCs w:val="24"/>
          <w:lang w:val="en-US"/>
          <w14:ligatures w14:val="standardContextual"/>
        </w:rPr>
        <w:t>3.1. Tree-Ring Width Chronologies</w:t>
      </w:r>
    </w:p>
    <w:p w14:paraId="7FB7BFCC" w14:textId="77777777" w:rsidR="008C0494" w:rsidRPr="00B67ADD" w:rsidRDefault="008C0494" w:rsidP="008C0494">
      <w:pPr>
        <w:spacing w:after="0" w:line="480" w:lineRule="auto"/>
        <w:contextualSpacing/>
        <w:jc w:val="both"/>
        <w:rPr>
          <w:rFonts w:ascii="Times New Roman" w:eastAsia="Calibri" w:hAnsi="Times New Roman" w:cs="Times New Roman"/>
          <w:i/>
          <w:iCs/>
          <w:kern w:val="2"/>
          <w:sz w:val="24"/>
          <w:szCs w:val="24"/>
          <w:lang w:val="en-US"/>
          <w14:ligatures w14:val="standardContextual"/>
        </w:rPr>
      </w:pPr>
    </w:p>
    <w:p w14:paraId="2B3EACD0" w14:textId="71F5F3CC" w:rsidR="008C0494" w:rsidRPr="00B67ADD" w:rsidRDefault="008C0494" w:rsidP="008C0494">
      <w:pPr>
        <w:spacing w:after="0" w:line="480" w:lineRule="auto"/>
        <w:contextualSpacing/>
        <w:jc w:val="both"/>
        <w:rPr>
          <w:rFonts w:ascii="Times New Roman" w:eastAsia="Calibri" w:hAnsi="Times New Roman" w:cs="Times New Roman"/>
          <w:iCs/>
          <w:kern w:val="2"/>
          <w:sz w:val="24"/>
          <w:szCs w:val="24"/>
          <w:lang w:val="en-US"/>
          <w14:ligatures w14:val="standardContextual"/>
        </w:rPr>
      </w:pPr>
      <w:r w:rsidRPr="00B67ADD">
        <w:rPr>
          <w:rFonts w:ascii="Times New Roman" w:eastAsia="Calibri" w:hAnsi="Times New Roman" w:cs="Times New Roman"/>
          <w:iCs/>
          <w:kern w:val="2"/>
          <w:sz w:val="24"/>
          <w:szCs w:val="24"/>
          <w:lang w:val="en-US"/>
          <w14:ligatures w14:val="standardContextual"/>
        </w:rPr>
        <w:t xml:space="preserve">Successful cross-dating was achieved for 137 trees across six sites along a longitudinal transect north of the Arctic Circle, including 35 </w:t>
      </w:r>
      <w:r w:rsidRPr="00140886">
        <w:rPr>
          <w:rFonts w:ascii="Times New Roman" w:eastAsia="Calibri" w:hAnsi="Times New Roman" w:cs="Times New Roman"/>
          <w:i/>
          <w:iCs/>
          <w:kern w:val="2"/>
          <w:sz w:val="24"/>
          <w:szCs w:val="24"/>
          <w:lang w:val="en-US"/>
          <w14:ligatures w14:val="standardContextual"/>
          <w:rPrChange w:id="358" w:author="Кристина" w:date="2025-03-26T11:10:00Z">
            <w:rPr>
              <w:rFonts w:ascii="Times New Roman" w:eastAsia="Calibri" w:hAnsi="Times New Roman" w:cs="Times New Roman"/>
              <w:iCs/>
              <w:kern w:val="2"/>
              <w:sz w:val="24"/>
              <w:szCs w:val="24"/>
              <w:lang w:val="en-US"/>
              <w14:ligatures w14:val="standardContextual"/>
            </w:rPr>
          </w:rPrChange>
        </w:rPr>
        <w:t>P</w:t>
      </w:r>
      <w:ins w:id="359" w:author="Кристина" w:date="2025-03-25T15:03:00Z">
        <w:r w:rsidR="00750911" w:rsidRPr="00140886">
          <w:rPr>
            <w:rFonts w:ascii="Times New Roman" w:eastAsia="Calibri" w:hAnsi="Times New Roman" w:cs="Times New Roman"/>
            <w:i/>
            <w:iCs/>
            <w:kern w:val="2"/>
            <w:sz w:val="24"/>
            <w:szCs w:val="24"/>
            <w:lang w:val="en-US"/>
            <w14:ligatures w14:val="standardContextual"/>
            <w:rPrChange w:id="360" w:author="Кристина" w:date="2025-03-26T11:10:00Z">
              <w:rPr>
                <w:rFonts w:ascii="Times New Roman" w:eastAsia="Calibri" w:hAnsi="Times New Roman" w:cs="Times New Roman"/>
                <w:iCs/>
                <w:kern w:val="2"/>
                <w:sz w:val="24"/>
                <w:szCs w:val="24"/>
                <w14:ligatures w14:val="standardContextual"/>
              </w:rPr>
            </w:rPrChange>
          </w:rPr>
          <w:t>.</w:t>
        </w:r>
      </w:ins>
      <w:del w:id="361" w:author="Кристина" w:date="2025-03-25T15:03:00Z">
        <w:r w:rsidRPr="00140886" w:rsidDel="00750911">
          <w:rPr>
            <w:rFonts w:ascii="Times New Roman" w:eastAsia="Calibri" w:hAnsi="Times New Roman" w:cs="Times New Roman"/>
            <w:i/>
            <w:iCs/>
            <w:kern w:val="2"/>
            <w:sz w:val="24"/>
            <w:szCs w:val="24"/>
            <w:lang w:val="en-US"/>
            <w14:ligatures w14:val="standardContextual"/>
            <w:rPrChange w:id="362" w:author="Кристина" w:date="2025-03-26T11:10:00Z">
              <w:rPr>
                <w:rFonts w:ascii="Times New Roman" w:eastAsia="Calibri" w:hAnsi="Times New Roman" w:cs="Times New Roman"/>
                <w:iCs/>
                <w:kern w:val="2"/>
                <w:sz w:val="24"/>
                <w:szCs w:val="24"/>
                <w:lang w:val="en-US"/>
                <w14:ligatures w14:val="standardContextual"/>
              </w:rPr>
            </w:rPrChange>
          </w:rPr>
          <w:delText>inus</w:delText>
        </w:r>
      </w:del>
      <w:r w:rsidRPr="00140886">
        <w:rPr>
          <w:rFonts w:ascii="Times New Roman" w:eastAsia="Calibri" w:hAnsi="Times New Roman" w:cs="Times New Roman"/>
          <w:i/>
          <w:iCs/>
          <w:kern w:val="2"/>
          <w:sz w:val="24"/>
          <w:szCs w:val="24"/>
          <w:lang w:val="en-US"/>
          <w14:ligatures w14:val="standardContextual"/>
          <w:rPrChange w:id="363" w:author="Кристина" w:date="2025-03-26T11:10:00Z">
            <w:rPr>
              <w:rFonts w:ascii="Times New Roman" w:eastAsia="Calibri" w:hAnsi="Times New Roman" w:cs="Times New Roman"/>
              <w:iCs/>
              <w:kern w:val="2"/>
              <w:sz w:val="24"/>
              <w:szCs w:val="24"/>
              <w:lang w:val="en-US"/>
              <w14:ligatures w14:val="standardContextual"/>
            </w:rPr>
          </w:rPrChange>
        </w:rPr>
        <w:t xml:space="preserve"> sylvestris</w:t>
      </w:r>
      <w:r w:rsidRPr="00B67ADD">
        <w:rPr>
          <w:rFonts w:ascii="Times New Roman" w:eastAsia="Calibri" w:hAnsi="Times New Roman" w:cs="Times New Roman"/>
          <w:iCs/>
          <w:kern w:val="2"/>
          <w:sz w:val="24"/>
          <w:szCs w:val="24"/>
          <w:lang w:val="en-US"/>
          <w14:ligatures w14:val="standardContextual"/>
        </w:rPr>
        <w:t xml:space="preserve"> (</w:t>
      </w:r>
      <w:r w:rsidRPr="0024463D">
        <w:rPr>
          <w:rFonts w:ascii="Times New Roman" w:eastAsia="Calibri" w:hAnsi="Times New Roman" w:cs="Times New Roman"/>
          <w:b/>
          <w:iCs/>
          <w:kern w:val="2"/>
          <w:sz w:val="24"/>
          <w:szCs w:val="24"/>
          <w:lang w:val="en-US"/>
          <w14:ligatures w14:val="standardContextual"/>
          <w:rPrChange w:id="364" w:author="Кристина" w:date="2025-03-25T15:11:00Z">
            <w:rPr>
              <w:rFonts w:ascii="Times New Roman" w:eastAsia="Calibri" w:hAnsi="Times New Roman" w:cs="Times New Roman"/>
              <w:iCs/>
              <w:kern w:val="2"/>
              <w:sz w:val="24"/>
              <w:szCs w:val="24"/>
              <w:lang w:val="en-US"/>
              <w14:ligatures w14:val="standardContextual"/>
            </w:rPr>
          </w:rPrChange>
        </w:rPr>
        <w:t>FIN</w:t>
      </w:r>
      <w:r w:rsidRPr="00B67ADD">
        <w:rPr>
          <w:rFonts w:ascii="Times New Roman" w:eastAsia="Calibri" w:hAnsi="Times New Roman" w:cs="Times New Roman"/>
          <w:iCs/>
          <w:kern w:val="2"/>
          <w:sz w:val="24"/>
          <w:szCs w:val="24"/>
          <w:lang w:val="en-US"/>
          <w14:ligatures w14:val="standardContextual"/>
        </w:rPr>
        <w:t xml:space="preserve">), 18 </w:t>
      </w:r>
      <w:r w:rsidRPr="00140886">
        <w:rPr>
          <w:rFonts w:ascii="Times New Roman" w:eastAsia="Calibri" w:hAnsi="Times New Roman" w:cs="Times New Roman"/>
          <w:i/>
          <w:iCs/>
          <w:kern w:val="2"/>
          <w:sz w:val="24"/>
          <w:szCs w:val="24"/>
          <w:lang w:val="en-US"/>
          <w14:ligatures w14:val="standardContextual"/>
          <w:rPrChange w:id="365" w:author="Кристина" w:date="2025-03-26T11:10:00Z">
            <w:rPr>
              <w:rFonts w:ascii="Times New Roman" w:eastAsia="Calibri" w:hAnsi="Times New Roman" w:cs="Times New Roman"/>
              <w:iCs/>
              <w:kern w:val="2"/>
              <w:sz w:val="24"/>
              <w:szCs w:val="24"/>
              <w:lang w:val="en-US"/>
              <w14:ligatures w14:val="standardContextual"/>
            </w:rPr>
          </w:rPrChange>
        </w:rPr>
        <w:t>P. sylvestris</w:t>
      </w:r>
      <w:r w:rsidRPr="00B67ADD">
        <w:rPr>
          <w:rFonts w:ascii="Times New Roman" w:eastAsia="Calibri" w:hAnsi="Times New Roman" w:cs="Times New Roman"/>
          <w:iCs/>
          <w:kern w:val="2"/>
          <w:sz w:val="24"/>
          <w:szCs w:val="24"/>
          <w:lang w:val="en-US"/>
          <w14:ligatures w14:val="standardContextual"/>
        </w:rPr>
        <w:t xml:space="preserve"> (</w:t>
      </w:r>
      <w:r w:rsidRPr="0024463D">
        <w:rPr>
          <w:rFonts w:ascii="Times New Roman" w:eastAsia="Calibri" w:hAnsi="Times New Roman" w:cs="Times New Roman"/>
          <w:b/>
          <w:iCs/>
          <w:kern w:val="2"/>
          <w:sz w:val="24"/>
          <w:szCs w:val="24"/>
          <w:lang w:val="en-US"/>
          <w14:ligatures w14:val="standardContextual"/>
          <w:rPrChange w:id="366" w:author="Кристина" w:date="2025-03-25T15:13:00Z">
            <w:rPr>
              <w:rFonts w:ascii="Times New Roman" w:eastAsia="Calibri" w:hAnsi="Times New Roman" w:cs="Times New Roman"/>
              <w:iCs/>
              <w:kern w:val="2"/>
              <w:sz w:val="24"/>
              <w:szCs w:val="24"/>
              <w:lang w:val="en-US"/>
              <w14:ligatures w14:val="standardContextual"/>
            </w:rPr>
          </w:rPrChange>
        </w:rPr>
        <w:t>APA</w:t>
      </w:r>
      <w:r w:rsidRPr="00B67ADD">
        <w:rPr>
          <w:rFonts w:ascii="Times New Roman" w:eastAsia="Calibri" w:hAnsi="Times New Roman" w:cs="Times New Roman"/>
          <w:iCs/>
          <w:kern w:val="2"/>
          <w:sz w:val="24"/>
          <w:szCs w:val="24"/>
          <w:lang w:val="en-US"/>
          <w14:ligatures w14:val="standardContextual"/>
        </w:rPr>
        <w:t>), 26</w:t>
      </w:r>
      <w:r w:rsidRPr="00140886">
        <w:rPr>
          <w:rFonts w:ascii="Times New Roman" w:eastAsia="Calibri" w:hAnsi="Times New Roman" w:cs="Times New Roman"/>
          <w:i/>
          <w:iCs/>
          <w:kern w:val="2"/>
          <w:sz w:val="24"/>
          <w:szCs w:val="24"/>
          <w:lang w:val="en-US"/>
          <w14:ligatures w14:val="standardContextual"/>
          <w:rPrChange w:id="367" w:author="Кристина" w:date="2025-03-26T11:12:00Z">
            <w:rPr>
              <w:rFonts w:ascii="Times New Roman" w:eastAsia="Calibri" w:hAnsi="Times New Roman" w:cs="Times New Roman"/>
              <w:iCs/>
              <w:kern w:val="2"/>
              <w:sz w:val="24"/>
              <w:szCs w:val="24"/>
              <w:lang w:val="en-US"/>
              <w14:ligatures w14:val="standardContextual"/>
            </w:rPr>
          </w:rPrChange>
        </w:rPr>
        <w:t xml:space="preserve"> L</w:t>
      </w:r>
      <w:ins w:id="368" w:author="Кристина" w:date="2025-03-25T15:05:00Z">
        <w:r w:rsidR="00750911" w:rsidRPr="00140886">
          <w:rPr>
            <w:rFonts w:ascii="Times New Roman" w:eastAsia="Calibri" w:hAnsi="Times New Roman" w:cs="Times New Roman"/>
            <w:i/>
            <w:iCs/>
            <w:kern w:val="2"/>
            <w:sz w:val="24"/>
            <w:szCs w:val="24"/>
            <w:lang w:val="en-US"/>
            <w14:ligatures w14:val="standardContextual"/>
            <w:rPrChange w:id="369" w:author="Кристина" w:date="2025-03-26T11:12:00Z">
              <w:rPr>
                <w:rFonts w:ascii="Times New Roman" w:eastAsia="Calibri" w:hAnsi="Times New Roman" w:cs="Times New Roman"/>
                <w:iCs/>
                <w:kern w:val="2"/>
                <w:sz w:val="24"/>
                <w:szCs w:val="24"/>
                <w14:ligatures w14:val="standardContextual"/>
              </w:rPr>
            </w:rPrChange>
          </w:rPr>
          <w:t>.</w:t>
        </w:r>
      </w:ins>
      <w:del w:id="370" w:author="Кристина" w:date="2025-03-25T15:05:00Z">
        <w:r w:rsidRPr="00140886" w:rsidDel="00750911">
          <w:rPr>
            <w:rFonts w:ascii="Times New Roman" w:eastAsia="Calibri" w:hAnsi="Times New Roman" w:cs="Times New Roman"/>
            <w:i/>
            <w:iCs/>
            <w:kern w:val="2"/>
            <w:sz w:val="24"/>
            <w:szCs w:val="24"/>
            <w:lang w:val="en-US"/>
            <w14:ligatures w14:val="standardContextual"/>
            <w:rPrChange w:id="371" w:author="Кристина" w:date="2025-03-26T11:12:00Z">
              <w:rPr>
                <w:rFonts w:ascii="Times New Roman" w:eastAsia="Calibri" w:hAnsi="Times New Roman" w:cs="Times New Roman"/>
                <w:iCs/>
                <w:kern w:val="2"/>
                <w:sz w:val="24"/>
                <w:szCs w:val="24"/>
                <w:lang w:val="en-US"/>
                <w14:ligatures w14:val="standardContextual"/>
              </w:rPr>
            </w:rPrChange>
          </w:rPr>
          <w:delText>arix</w:delText>
        </w:r>
      </w:del>
      <w:r w:rsidRPr="00140886">
        <w:rPr>
          <w:rFonts w:ascii="Times New Roman" w:eastAsia="Calibri" w:hAnsi="Times New Roman" w:cs="Times New Roman"/>
          <w:i/>
          <w:iCs/>
          <w:kern w:val="2"/>
          <w:sz w:val="24"/>
          <w:szCs w:val="24"/>
          <w:lang w:val="en-US"/>
          <w14:ligatures w14:val="standardContextual"/>
          <w:rPrChange w:id="372" w:author="Кристина" w:date="2025-03-26T11:12:00Z">
            <w:rPr>
              <w:rFonts w:ascii="Times New Roman" w:eastAsia="Calibri" w:hAnsi="Times New Roman" w:cs="Times New Roman"/>
              <w:iCs/>
              <w:kern w:val="2"/>
              <w:sz w:val="24"/>
              <w:szCs w:val="24"/>
              <w:lang w:val="en-US"/>
              <w14:ligatures w14:val="standardContextual"/>
            </w:rPr>
          </w:rPrChange>
        </w:rPr>
        <w:t xml:space="preserve"> sibirica</w:t>
      </w:r>
      <w:r w:rsidRPr="00B67ADD">
        <w:rPr>
          <w:rFonts w:ascii="Times New Roman" w:eastAsia="Calibri" w:hAnsi="Times New Roman" w:cs="Times New Roman"/>
          <w:iCs/>
          <w:kern w:val="2"/>
          <w:sz w:val="24"/>
          <w:szCs w:val="24"/>
          <w:lang w:val="en-US"/>
          <w14:ligatures w14:val="standardContextual"/>
        </w:rPr>
        <w:t xml:space="preserve"> (</w:t>
      </w:r>
      <w:r w:rsidRPr="0024463D">
        <w:rPr>
          <w:rFonts w:ascii="Times New Roman" w:eastAsia="Calibri" w:hAnsi="Times New Roman" w:cs="Times New Roman"/>
          <w:b/>
          <w:iCs/>
          <w:kern w:val="2"/>
          <w:sz w:val="24"/>
          <w:szCs w:val="24"/>
          <w:lang w:val="en-US"/>
          <w14:ligatures w14:val="standardContextual"/>
          <w:rPrChange w:id="373" w:author="Кристина" w:date="2025-03-25T15:14:00Z">
            <w:rPr>
              <w:rFonts w:ascii="Times New Roman" w:eastAsia="Calibri" w:hAnsi="Times New Roman" w:cs="Times New Roman"/>
              <w:iCs/>
              <w:kern w:val="2"/>
              <w:sz w:val="24"/>
              <w:szCs w:val="24"/>
              <w:lang w:val="en-US"/>
              <w14:ligatures w14:val="standardContextual"/>
            </w:rPr>
          </w:rPrChange>
        </w:rPr>
        <w:t>PUR</w:t>
      </w:r>
      <w:r w:rsidRPr="00B67ADD">
        <w:rPr>
          <w:rFonts w:ascii="Times New Roman" w:eastAsia="Calibri" w:hAnsi="Times New Roman" w:cs="Times New Roman"/>
          <w:iCs/>
          <w:kern w:val="2"/>
          <w:sz w:val="24"/>
          <w:szCs w:val="24"/>
          <w:lang w:val="en-US"/>
          <w14:ligatures w14:val="standardContextual"/>
        </w:rPr>
        <w:t xml:space="preserve">), 18 </w:t>
      </w:r>
      <w:r w:rsidRPr="00140886">
        <w:rPr>
          <w:rFonts w:ascii="Times New Roman" w:eastAsia="Calibri" w:hAnsi="Times New Roman" w:cs="Times New Roman"/>
          <w:i/>
          <w:iCs/>
          <w:kern w:val="2"/>
          <w:sz w:val="24"/>
          <w:szCs w:val="24"/>
          <w:lang w:val="en-US"/>
          <w14:ligatures w14:val="standardContextual"/>
          <w:rPrChange w:id="374" w:author="Кристина" w:date="2025-03-26T11:13:00Z">
            <w:rPr>
              <w:rFonts w:ascii="Times New Roman" w:eastAsia="Calibri" w:hAnsi="Times New Roman" w:cs="Times New Roman"/>
              <w:iCs/>
              <w:kern w:val="2"/>
              <w:sz w:val="24"/>
              <w:szCs w:val="24"/>
              <w:lang w:val="en-US"/>
              <w14:ligatures w14:val="standardContextual"/>
            </w:rPr>
          </w:rPrChange>
        </w:rPr>
        <w:t>L. gmelinii</w:t>
      </w:r>
      <w:r w:rsidRPr="00B67ADD">
        <w:rPr>
          <w:rFonts w:ascii="Times New Roman" w:eastAsia="Calibri" w:hAnsi="Times New Roman" w:cs="Times New Roman"/>
          <w:iCs/>
          <w:kern w:val="2"/>
          <w:sz w:val="24"/>
          <w:szCs w:val="24"/>
          <w:lang w:val="en-US"/>
          <w14:ligatures w14:val="standardContextual"/>
        </w:rPr>
        <w:t xml:space="preserve"> (</w:t>
      </w:r>
      <w:r w:rsidRPr="0084700E">
        <w:rPr>
          <w:rFonts w:ascii="Times New Roman" w:eastAsia="Calibri" w:hAnsi="Times New Roman" w:cs="Times New Roman"/>
          <w:b/>
          <w:iCs/>
          <w:kern w:val="2"/>
          <w:sz w:val="24"/>
          <w:szCs w:val="24"/>
          <w:lang w:val="en-US"/>
          <w14:ligatures w14:val="standardContextual"/>
          <w:rPrChange w:id="375" w:author="Кристина" w:date="2025-03-25T15:18:00Z">
            <w:rPr>
              <w:rFonts w:ascii="Times New Roman" w:eastAsia="Calibri" w:hAnsi="Times New Roman" w:cs="Times New Roman"/>
              <w:iCs/>
              <w:kern w:val="2"/>
              <w:sz w:val="24"/>
              <w:szCs w:val="24"/>
              <w:lang w:val="en-US"/>
              <w14:ligatures w14:val="standardContextual"/>
            </w:rPr>
          </w:rPrChange>
        </w:rPr>
        <w:t>KHA</w:t>
      </w:r>
      <w:r w:rsidRPr="00B67ADD">
        <w:rPr>
          <w:rFonts w:ascii="Times New Roman" w:eastAsia="Calibri" w:hAnsi="Times New Roman" w:cs="Times New Roman"/>
          <w:iCs/>
          <w:kern w:val="2"/>
          <w:sz w:val="24"/>
          <w:szCs w:val="24"/>
          <w:lang w:val="en-US"/>
          <w14:ligatures w14:val="standardContextual"/>
        </w:rPr>
        <w:t xml:space="preserve">), 20 </w:t>
      </w:r>
      <w:r w:rsidRPr="00140886">
        <w:rPr>
          <w:rFonts w:ascii="Times New Roman" w:eastAsia="Calibri" w:hAnsi="Times New Roman" w:cs="Times New Roman"/>
          <w:i/>
          <w:iCs/>
          <w:kern w:val="2"/>
          <w:sz w:val="24"/>
          <w:szCs w:val="24"/>
          <w:lang w:val="en-US"/>
          <w14:ligatures w14:val="standardContextual"/>
          <w:rPrChange w:id="376" w:author="Кристина" w:date="2025-03-26T11:15:00Z">
            <w:rPr>
              <w:rFonts w:ascii="Times New Roman" w:eastAsia="Calibri" w:hAnsi="Times New Roman" w:cs="Times New Roman"/>
              <w:iCs/>
              <w:kern w:val="2"/>
              <w:sz w:val="24"/>
              <w:szCs w:val="24"/>
              <w:lang w:val="en-US"/>
              <w14:ligatures w14:val="standardContextual"/>
            </w:rPr>
          </w:rPrChange>
        </w:rPr>
        <w:t xml:space="preserve">L. cajanderi </w:t>
      </w:r>
      <w:r w:rsidRPr="00B67ADD">
        <w:rPr>
          <w:rFonts w:ascii="Times New Roman" w:eastAsia="Calibri" w:hAnsi="Times New Roman" w:cs="Times New Roman"/>
          <w:iCs/>
          <w:kern w:val="2"/>
          <w:sz w:val="24"/>
          <w:szCs w:val="24"/>
          <w:lang w:val="en-US"/>
          <w14:ligatures w14:val="standardContextual"/>
        </w:rPr>
        <w:t>(</w:t>
      </w:r>
      <w:r w:rsidRPr="0084700E">
        <w:rPr>
          <w:rFonts w:ascii="Times New Roman" w:eastAsia="Calibri" w:hAnsi="Times New Roman" w:cs="Times New Roman"/>
          <w:b/>
          <w:iCs/>
          <w:kern w:val="2"/>
          <w:sz w:val="24"/>
          <w:szCs w:val="24"/>
          <w:lang w:val="en-US"/>
          <w14:ligatures w14:val="standardContextual"/>
          <w:rPrChange w:id="377" w:author="Кристина" w:date="2025-03-25T15:20:00Z">
            <w:rPr>
              <w:rFonts w:ascii="Times New Roman" w:eastAsia="Calibri" w:hAnsi="Times New Roman" w:cs="Times New Roman"/>
              <w:iCs/>
              <w:kern w:val="2"/>
              <w:sz w:val="24"/>
              <w:szCs w:val="24"/>
              <w:lang w:val="en-US"/>
              <w14:ligatures w14:val="standardContextual"/>
            </w:rPr>
          </w:rPrChange>
        </w:rPr>
        <w:t>CHO</w:t>
      </w:r>
      <w:r w:rsidRPr="00B67ADD">
        <w:rPr>
          <w:rFonts w:ascii="Times New Roman" w:eastAsia="Calibri" w:hAnsi="Times New Roman" w:cs="Times New Roman"/>
          <w:iCs/>
          <w:kern w:val="2"/>
          <w:sz w:val="24"/>
          <w:szCs w:val="24"/>
          <w:lang w:val="en-US"/>
          <w14:ligatures w14:val="standardContextual"/>
        </w:rPr>
        <w:t xml:space="preserve">), and 20 </w:t>
      </w:r>
      <w:r w:rsidRPr="00140886">
        <w:rPr>
          <w:rFonts w:ascii="Times New Roman" w:eastAsia="Calibri" w:hAnsi="Times New Roman" w:cs="Times New Roman"/>
          <w:i/>
          <w:iCs/>
          <w:kern w:val="2"/>
          <w:sz w:val="24"/>
          <w:szCs w:val="24"/>
          <w:lang w:val="en-US"/>
          <w14:ligatures w14:val="standardContextual"/>
          <w:rPrChange w:id="378" w:author="Кристина" w:date="2025-03-26T11:15:00Z">
            <w:rPr>
              <w:rFonts w:ascii="Times New Roman" w:eastAsia="Calibri" w:hAnsi="Times New Roman" w:cs="Times New Roman"/>
              <w:iCs/>
              <w:kern w:val="2"/>
              <w:sz w:val="24"/>
              <w:szCs w:val="24"/>
              <w:lang w:val="en-US"/>
              <w14:ligatures w14:val="standardContextual"/>
            </w:rPr>
          </w:rPrChange>
        </w:rPr>
        <w:t xml:space="preserve">L. cajanderi </w:t>
      </w:r>
      <w:r w:rsidRPr="00B67ADD">
        <w:rPr>
          <w:rFonts w:ascii="Times New Roman" w:eastAsia="Calibri" w:hAnsi="Times New Roman" w:cs="Times New Roman"/>
          <w:iCs/>
          <w:kern w:val="2"/>
          <w:sz w:val="24"/>
          <w:szCs w:val="24"/>
          <w:lang w:val="en-US"/>
          <w14:ligatures w14:val="standardContextual"/>
        </w:rPr>
        <w:t>(</w:t>
      </w:r>
      <w:r w:rsidRPr="0084700E">
        <w:rPr>
          <w:rFonts w:ascii="Times New Roman" w:eastAsia="Calibri" w:hAnsi="Times New Roman" w:cs="Times New Roman"/>
          <w:b/>
          <w:iCs/>
          <w:kern w:val="2"/>
          <w:sz w:val="24"/>
          <w:szCs w:val="24"/>
          <w:lang w:val="en-US"/>
          <w14:ligatures w14:val="standardContextual"/>
          <w:rPrChange w:id="379" w:author="Кристина" w:date="2025-03-25T15:22:00Z">
            <w:rPr>
              <w:rFonts w:ascii="Times New Roman" w:eastAsia="Calibri" w:hAnsi="Times New Roman" w:cs="Times New Roman"/>
              <w:iCs/>
              <w:kern w:val="2"/>
              <w:sz w:val="24"/>
              <w:szCs w:val="24"/>
              <w:lang w:val="en-US"/>
              <w14:ligatures w14:val="standardContextual"/>
            </w:rPr>
          </w:rPrChange>
        </w:rPr>
        <w:t>BIL</w:t>
      </w:r>
      <w:r w:rsidRPr="00B67ADD">
        <w:rPr>
          <w:rFonts w:ascii="Times New Roman" w:eastAsia="Calibri" w:hAnsi="Times New Roman" w:cs="Times New Roman"/>
          <w:iCs/>
          <w:kern w:val="2"/>
          <w:sz w:val="24"/>
          <w:szCs w:val="24"/>
          <w:lang w:val="en-US"/>
          <w14:ligatures w14:val="standardContextual"/>
        </w:rPr>
        <w:t>)</w:t>
      </w:r>
      <w:del w:id="380" w:author="Кристина" w:date="2025-03-27T21:41:00Z">
        <w:r w:rsidRPr="00B67ADD" w:rsidDel="00A6690B">
          <w:rPr>
            <w:rFonts w:ascii="Times New Roman" w:eastAsia="Calibri" w:hAnsi="Times New Roman" w:cs="Times New Roman"/>
            <w:iCs/>
            <w:kern w:val="2"/>
            <w:sz w:val="24"/>
            <w:szCs w:val="24"/>
            <w:lang w:val="en-US"/>
            <w14:ligatures w14:val="standardContextual"/>
          </w:rPr>
          <w:delText xml:space="preserve"> (</w:delText>
        </w:r>
        <w:r w:rsidRPr="004C3071" w:rsidDel="00A6690B">
          <w:rPr>
            <w:rFonts w:ascii="Times New Roman" w:eastAsia="Calibri" w:hAnsi="Times New Roman" w:cs="Times New Roman"/>
            <w:iCs/>
            <w:color w:val="FF0000"/>
            <w:kern w:val="2"/>
            <w:sz w:val="24"/>
            <w:szCs w:val="24"/>
            <w:lang w:val="en-US"/>
            <w14:ligatures w14:val="standardContextual"/>
            <w:rPrChange w:id="381" w:author="Кристина" w:date="2025-03-26T11:57:00Z">
              <w:rPr>
                <w:rFonts w:ascii="Times New Roman" w:eastAsia="Calibri" w:hAnsi="Times New Roman" w:cs="Times New Roman"/>
                <w:iCs/>
                <w:kern w:val="2"/>
                <w:sz w:val="24"/>
                <w:szCs w:val="24"/>
                <w:lang w:val="en-US"/>
                <w14:ligatures w14:val="standardContextual"/>
              </w:rPr>
            </w:rPrChange>
          </w:rPr>
          <w:delText>Table 1</w:delText>
        </w:r>
        <w:r w:rsidRPr="00B67ADD" w:rsidDel="00A6690B">
          <w:rPr>
            <w:rFonts w:ascii="Times New Roman" w:eastAsia="Calibri" w:hAnsi="Times New Roman" w:cs="Times New Roman"/>
            <w:iCs/>
            <w:kern w:val="2"/>
            <w:sz w:val="24"/>
            <w:szCs w:val="24"/>
            <w:lang w:val="en-US"/>
            <w14:ligatures w14:val="standardContextual"/>
          </w:rPr>
          <w:delText>)</w:delText>
        </w:r>
      </w:del>
      <w:r w:rsidRPr="00B67ADD">
        <w:rPr>
          <w:rFonts w:ascii="Times New Roman" w:eastAsia="Calibri" w:hAnsi="Times New Roman" w:cs="Times New Roman"/>
          <w:iCs/>
          <w:kern w:val="2"/>
          <w:sz w:val="24"/>
          <w:szCs w:val="24"/>
          <w:lang w:val="en-US"/>
          <w14:ligatures w14:val="standardContextual"/>
        </w:rPr>
        <w:t xml:space="preserve">. The length of the standardized tree-ring width (RW) chronologies varied by site, </w:t>
      </w:r>
      <w:r w:rsidRPr="008705D8">
        <w:rPr>
          <w:rFonts w:ascii="Times New Roman" w:eastAsia="Calibri" w:hAnsi="Times New Roman" w:cs="Times New Roman"/>
          <w:iCs/>
          <w:kern w:val="2"/>
          <w:sz w:val="24"/>
          <w:szCs w:val="24"/>
          <w:highlight w:val="yellow"/>
          <w:lang w:val="en-US"/>
          <w14:ligatures w14:val="standardContextual"/>
          <w:rPrChange w:id="382" w:author="Кристина" w:date="2025-03-27T21:36:00Z">
            <w:rPr>
              <w:rFonts w:ascii="Times New Roman" w:eastAsia="Calibri" w:hAnsi="Times New Roman" w:cs="Times New Roman"/>
              <w:iCs/>
              <w:kern w:val="2"/>
              <w:sz w:val="24"/>
              <w:szCs w:val="24"/>
              <w:lang w:val="en-US"/>
              <w14:ligatures w14:val="standardContextual"/>
            </w:rPr>
          </w:rPrChange>
        </w:rPr>
        <w:t>ranging from 133 years (</w:t>
      </w:r>
      <w:r w:rsidRPr="008705D8">
        <w:rPr>
          <w:rFonts w:ascii="Times New Roman" w:eastAsia="Calibri" w:hAnsi="Times New Roman" w:cs="Times New Roman"/>
          <w:b/>
          <w:iCs/>
          <w:kern w:val="2"/>
          <w:sz w:val="24"/>
          <w:szCs w:val="24"/>
          <w:highlight w:val="yellow"/>
          <w:lang w:val="en-US"/>
          <w14:ligatures w14:val="standardContextual"/>
          <w:rPrChange w:id="383" w:author="Кристина" w:date="2025-03-27T21:36:00Z">
            <w:rPr>
              <w:rFonts w:ascii="Times New Roman" w:eastAsia="Calibri" w:hAnsi="Times New Roman" w:cs="Times New Roman"/>
              <w:iCs/>
              <w:kern w:val="2"/>
              <w:sz w:val="24"/>
              <w:szCs w:val="24"/>
              <w:lang w:val="en-US"/>
              <w14:ligatures w14:val="standardContextual"/>
            </w:rPr>
          </w:rPrChange>
        </w:rPr>
        <w:t>PUR</w:t>
      </w:r>
      <w:r w:rsidRPr="008705D8">
        <w:rPr>
          <w:rFonts w:ascii="Times New Roman" w:eastAsia="Calibri" w:hAnsi="Times New Roman" w:cs="Times New Roman"/>
          <w:iCs/>
          <w:kern w:val="2"/>
          <w:sz w:val="24"/>
          <w:szCs w:val="24"/>
          <w:highlight w:val="yellow"/>
          <w:lang w:val="en-US"/>
          <w14:ligatures w14:val="standardContextual"/>
          <w:rPrChange w:id="384" w:author="Кристина" w:date="2025-03-27T21:36:00Z">
            <w:rPr>
              <w:rFonts w:ascii="Times New Roman" w:eastAsia="Calibri" w:hAnsi="Times New Roman" w:cs="Times New Roman"/>
              <w:iCs/>
              <w:kern w:val="2"/>
              <w:sz w:val="24"/>
              <w:szCs w:val="24"/>
              <w:lang w:val="en-US"/>
              <w14:ligatures w14:val="standardContextual"/>
            </w:rPr>
          </w:rPrChange>
        </w:rPr>
        <w:t>, 1889</w:t>
      </w:r>
      <w:del w:id="385" w:author="Кристина" w:date="2025-03-25T15:01:00Z">
        <w:r w:rsidRPr="008705D8" w:rsidDel="00750911">
          <w:rPr>
            <w:rFonts w:ascii="Times New Roman" w:eastAsia="Calibri" w:hAnsi="Times New Roman" w:cs="Times New Roman"/>
            <w:iCs/>
            <w:kern w:val="2"/>
            <w:sz w:val="24"/>
            <w:szCs w:val="24"/>
            <w:highlight w:val="yellow"/>
            <w:lang w:val="en-US"/>
            <w14:ligatures w14:val="standardContextual"/>
            <w:rPrChange w:id="386" w:author="Кристина" w:date="2025-03-27T21:36:00Z">
              <w:rPr>
                <w:rFonts w:ascii="Times New Roman" w:eastAsia="Calibri" w:hAnsi="Times New Roman" w:cs="Times New Roman"/>
                <w:iCs/>
                <w:kern w:val="2"/>
                <w:sz w:val="24"/>
                <w:szCs w:val="24"/>
                <w:lang w:val="en-US"/>
                <w14:ligatures w14:val="standardContextual"/>
              </w:rPr>
            </w:rPrChange>
          </w:rPr>
          <w:delText>–</w:delText>
        </w:r>
      </w:del>
      <w:ins w:id="387" w:author="Кристина" w:date="2025-03-25T15:01:00Z">
        <w:r w:rsidR="00750911" w:rsidRPr="008705D8">
          <w:rPr>
            <w:rFonts w:ascii="Times New Roman" w:eastAsia="Calibri" w:hAnsi="Times New Roman" w:cs="Times New Roman"/>
            <w:iCs/>
            <w:kern w:val="2"/>
            <w:sz w:val="24"/>
            <w:szCs w:val="24"/>
            <w:highlight w:val="yellow"/>
            <w:lang w:val="en-US"/>
            <w14:ligatures w14:val="standardContextual"/>
            <w:rPrChange w:id="388" w:author="Кристина" w:date="2025-03-27T21:36:00Z">
              <w:rPr>
                <w:rFonts w:ascii="Times New Roman" w:eastAsia="Calibri" w:hAnsi="Times New Roman" w:cs="Times New Roman"/>
                <w:iCs/>
                <w:kern w:val="2"/>
                <w:sz w:val="24"/>
                <w:szCs w:val="24"/>
                <w:lang w:val="en-US"/>
                <w14:ligatures w14:val="standardContextual"/>
              </w:rPr>
            </w:rPrChange>
          </w:rPr>
          <w:t xml:space="preserve"> - </w:t>
        </w:r>
      </w:ins>
      <w:r w:rsidRPr="008705D8">
        <w:rPr>
          <w:rFonts w:ascii="Times New Roman" w:eastAsia="Calibri" w:hAnsi="Times New Roman" w:cs="Times New Roman"/>
          <w:iCs/>
          <w:kern w:val="2"/>
          <w:sz w:val="24"/>
          <w:szCs w:val="24"/>
          <w:highlight w:val="yellow"/>
          <w:lang w:val="en-US"/>
          <w14:ligatures w14:val="standardContextual"/>
          <w:rPrChange w:id="389" w:author="Кристина" w:date="2025-03-27T21:36:00Z">
            <w:rPr>
              <w:rFonts w:ascii="Times New Roman" w:eastAsia="Calibri" w:hAnsi="Times New Roman" w:cs="Times New Roman"/>
              <w:iCs/>
              <w:kern w:val="2"/>
              <w:sz w:val="24"/>
              <w:szCs w:val="24"/>
              <w:lang w:val="en-US"/>
              <w14:ligatures w14:val="standardContextual"/>
            </w:rPr>
          </w:rPrChange>
        </w:rPr>
        <w:t>2021) to 331 years (</w:t>
      </w:r>
      <w:r w:rsidRPr="008705D8">
        <w:rPr>
          <w:rFonts w:ascii="Times New Roman" w:eastAsia="Calibri" w:hAnsi="Times New Roman" w:cs="Times New Roman"/>
          <w:b/>
          <w:iCs/>
          <w:kern w:val="2"/>
          <w:sz w:val="24"/>
          <w:szCs w:val="24"/>
          <w:highlight w:val="yellow"/>
          <w:lang w:val="en-US"/>
          <w14:ligatures w14:val="standardContextual"/>
          <w:rPrChange w:id="390" w:author="Кристина" w:date="2025-03-27T21:36:00Z">
            <w:rPr>
              <w:rFonts w:ascii="Times New Roman" w:eastAsia="Calibri" w:hAnsi="Times New Roman" w:cs="Times New Roman"/>
              <w:iCs/>
              <w:kern w:val="2"/>
              <w:sz w:val="24"/>
              <w:szCs w:val="24"/>
              <w:lang w:val="en-US"/>
              <w14:ligatures w14:val="standardContextual"/>
            </w:rPr>
          </w:rPrChange>
        </w:rPr>
        <w:t>CHO</w:t>
      </w:r>
      <w:r w:rsidRPr="008705D8">
        <w:rPr>
          <w:rFonts w:ascii="Times New Roman" w:eastAsia="Calibri" w:hAnsi="Times New Roman" w:cs="Times New Roman"/>
          <w:iCs/>
          <w:kern w:val="2"/>
          <w:sz w:val="24"/>
          <w:szCs w:val="24"/>
          <w:highlight w:val="yellow"/>
          <w:lang w:val="en-US"/>
          <w14:ligatures w14:val="standardContextual"/>
          <w:rPrChange w:id="391" w:author="Кристина" w:date="2025-03-27T21:36:00Z">
            <w:rPr>
              <w:rFonts w:ascii="Times New Roman" w:eastAsia="Calibri" w:hAnsi="Times New Roman" w:cs="Times New Roman"/>
              <w:iCs/>
              <w:kern w:val="2"/>
              <w:sz w:val="24"/>
              <w:szCs w:val="24"/>
              <w:lang w:val="en-US"/>
              <w14:ligatures w14:val="standardContextual"/>
            </w:rPr>
          </w:rPrChange>
        </w:rPr>
        <w:t>, 1690</w:t>
      </w:r>
      <w:del w:id="392" w:author="Кристина" w:date="2025-03-25T15:01:00Z">
        <w:r w:rsidRPr="008705D8" w:rsidDel="00750911">
          <w:rPr>
            <w:rFonts w:ascii="Times New Roman" w:eastAsia="Calibri" w:hAnsi="Times New Roman" w:cs="Times New Roman"/>
            <w:iCs/>
            <w:kern w:val="2"/>
            <w:sz w:val="24"/>
            <w:szCs w:val="24"/>
            <w:highlight w:val="yellow"/>
            <w:lang w:val="en-US"/>
            <w14:ligatures w14:val="standardContextual"/>
            <w:rPrChange w:id="393" w:author="Кристина" w:date="2025-03-27T21:36:00Z">
              <w:rPr>
                <w:rFonts w:ascii="Times New Roman" w:eastAsia="Calibri" w:hAnsi="Times New Roman" w:cs="Times New Roman"/>
                <w:iCs/>
                <w:kern w:val="2"/>
                <w:sz w:val="24"/>
                <w:szCs w:val="24"/>
                <w:lang w:val="en-US"/>
                <w14:ligatures w14:val="standardContextual"/>
              </w:rPr>
            </w:rPrChange>
          </w:rPr>
          <w:delText>–</w:delText>
        </w:r>
      </w:del>
      <w:ins w:id="394" w:author="Кристина" w:date="2025-03-25T15:01:00Z">
        <w:r w:rsidR="00750911" w:rsidRPr="008705D8">
          <w:rPr>
            <w:rFonts w:ascii="Times New Roman" w:eastAsia="Calibri" w:hAnsi="Times New Roman" w:cs="Times New Roman"/>
            <w:iCs/>
            <w:kern w:val="2"/>
            <w:sz w:val="24"/>
            <w:szCs w:val="24"/>
            <w:highlight w:val="yellow"/>
            <w:lang w:val="en-US"/>
            <w14:ligatures w14:val="standardContextual"/>
            <w:rPrChange w:id="395" w:author="Кристина" w:date="2025-03-27T21:36:00Z">
              <w:rPr>
                <w:rFonts w:ascii="Times New Roman" w:eastAsia="Calibri" w:hAnsi="Times New Roman" w:cs="Times New Roman"/>
                <w:iCs/>
                <w:kern w:val="2"/>
                <w:sz w:val="24"/>
                <w:szCs w:val="24"/>
                <w:lang w:val="en-US"/>
                <w14:ligatures w14:val="standardContextual"/>
              </w:rPr>
            </w:rPrChange>
          </w:rPr>
          <w:t xml:space="preserve"> - </w:t>
        </w:r>
      </w:ins>
      <w:r w:rsidRPr="008705D8">
        <w:rPr>
          <w:rFonts w:ascii="Times New Roman" w:eastAsia="Calibri" w:hAnsi="Times New Roman" w:cs="Times New Roman"/>
          <w:iCs/>
          <w:kern w:val="2"/>
          <w:sz w:val="24"/>
          <w:szCs w:val="24"/>
          <w:highlight w:val="yellow"/>
          <w:lang w:val="en-US"/>
          <w14:ligatures w14:val="standardContextual"/>
          <w:rPrChange w:id="396" w:author="Кристина" w:date="2025-03-27T21:36:00Z">
            <w:rPr>
              <w:rFonts w:ascii="Times New Roman" w:eastAsia="Calibri" w:hAnsi="Times New Roman" w:cs="Times New Roman"/>
              <w:iCs/>
              <w:kern w:val="2"/>
              <w:sz w:val="24"/>
              <w:szCs w:val="24"/>
              <w:lang w:val="en-US"/>
              <w14:ligatures w14:val="standardContextual"/>
            </w:rPr>
          </w:rPrChange>
        </w:rPr>
        <w:t>2021),</w:t>
      </w:r>
      <w:r w:rsidRPr="00B67ADD">
        <w:rPr>
          <w:rFonts w:ascii="Times New Roman" w:eastAsia="Calibri" w:hAnsi="Times New Roman" w:cs="Times New Roman"/>
          <w:iCs/>
          <w:kern w:val="2"/>
          <w:sz w:val="24"/>
          <w:szCs w:val="24"/>
          <w:lang w:val="en-US"/>
          <w14:ligatures w14:val="standardContextual"/>
        </w:rPr>
        <w:t xml:space="preserve"> with a common analysis period of 1966</w:t>
      </w:r>
      <w:del w:id="397" w:author="Кристина" w:date="2025-03-25T15:01:00Z">
        <w:r w:rsidRPr="00B67ADD" w:rsidDel="00750911">
          <w:rPr>
            <w:rFonts w:ascii="Times New Roman" w:eastAsia="Calibri" w:hAnsi="Times New Roman" w:cs="Times New Roman"/>
            <w:iCs/>
            <w:kern w:val="2"/>
            <w:sz w:val="24"/>
            <w:szCs w:val="24"/>
            <w:lang w:val="en-US"/>
            <w14:ligatures w14:val="standardContextual"/>
          </w:rPr>
          <w:delText>–</w:delText>
        </w:r>
      </w:del>
      <w:ins w:id="398" w:author="Кристина" w:date="2025-03-25T15:01:00Z">
        <w:r w:rsidR="00750911">
          <w:rPr>
            <w:rFonts w:ascii="Times New Roman" w:eastAsia="Calibri" w:hAnsi="Times New Roman" w:cs="Times New Roman"/>
            <w:iCs/>
            <w:kern w:val="2"/>
            <w:sz w:val="24"/>
            <w:szCs w:val="24"/>
            <w:lang w:val="en-US"/>
            <w14:ligatures w14:val="standardContextual"/>
          </w:rPr>
          <w:t xml:space="preserve"> - </w:t>
        </w:r>
      </w:ins>
      <w:r w:rsidRPr="00B67ADD">
        <w:rPr>
          <w:rFonts w:ascii="Times New Roman" w:eastAsia="Calibri" w:hAnsi="Times New Roman" w:cs="Times New Roman"/>
          <w:iCs/>
          <w:kern w:val="2"/>
          <w:sz w:val="24"/>
          <w:szCs w:val="24"/>
          <w:lang w:val="en-US"/>
          <w14:ligatures w14:val="standardContextual"/>
        </w:rPr>
        <w:t>2021</w:t>
      </w:r>
      <w:del w:id="399" w:author="Кристина" w:date="2025-03-27T21:41:00Z">
        <w:r w:rsidRPr="00B67ADD" w:rsidDel="00A6690B">
          <w:rPr>
            <w:rFonts w:ascii="Times New Roman" w:eastAsia="Calibri" w:hAnsi="Times New Roman" w:cs="Times New Roman"/>
            <w:iCs/>
            <w:kern w:val="2"/>
            <w:sz w:val="24"/>
            <w:szCs w:val="24"/>
            <w:lang w:val="en-US"/>
            <w14:ligatures w14:val="standardContextual"/>
          </w:rPr>
          <w:delText xml:space="preserve"> (</w:delText>
        </w:r>
        <w:r w:rsidRPr="00A049C9" w:rsidDel="00A6690B">
          <w:rPr>
            <w:rFonts w:ascii="Times New Roman" w:eastAsia="Calibri" w:hAnsi="Times New Roman" w:cs="Times New Roman"/>
            <w:iCs/>
            <w:color w:val="FF0000"/>
            <w:kern w:val="2"/>
            <w:sz w:val="24"/>
            <w:szCs w:val="24"/>
            <w:lang w:val="en-US"/>
            <w14:ligatures w14:val="standardContextual"/>
            <w:rPrChange w:id="400" w:author="Кристина" w:date="2025-03-26T11:50:00Z">
              <w:rPr>
                <w:rFonts w:ascii="Times New Roman" w:eastAsia="Calibri" w:hAnsi="Times New Roman" w:cs="Times New Roman"/>
                <w:iCs/>
                <w:kern w:val="2"/>
                <w:sz w:val="24"/>
                <w:szCs w:val="24"/>
                <w:lang w:val="en-US"/>
                <w14:ligatures w14:val="standardContextual"/>
              </w:rPr>
            </w:rPrChange>
          </w:rPr>
          <w:delText>Fig. S1</w:delText>
        </w:r>
        <w:r w:rsidRPr="00B67ADD" w:rsidDel="00A6690B">
          <w:rPr>
            <w:rFonts w:ascii="Times New Roman" w:eastAsia="Calibri" w:hAnsi="Times New Roman" w:cs="Times New Roman"/>
            <w:iCs/>
            <w:kern w:val="2"/>
            <w:sz w:val="24"/>
            <w:szCs w:val="24"/>
            <w:lang w:val="en-US"/>
            <w14:ligatures w14:val="standardContextual"/>
          </w:rPr>
          <w:delText>)</w:delText>
        </w:r>
      </w:del>
      <w:r w:rsidRPr="00B67ADD">
        <w:rPr>
          <w:rFonts w:ascii="Times New Roman" w:eastAsia="Calibri" w:hAnsi="Times New Roman" w:cs="Times New Roman"/>
          <w:iCs/>
          <w:kern w:val="2"/>
          <w:sz w:val="24"/>
          <w:szCs w:val="24"/>
          <w:lang w:val="en-US"/>
          <w14:ligatures w14:val="standardContextual"/>
        </w:rPr>
        <w:t>. Mean sensitivity (msx) ranged from 0.25 (</w:t>
      </w:r>
      <w:r w:rsidRPr="0024463D">
        <w:rPr>
          <w:rFonts w:ascii="Times New Roman" w:eastAsia="Calibri" w:hAnsi="Times New Roman" w:cs="Times New Roman"/>
          <w:b/>
          <w:iCs/>
          <w:kern w:val="2"/>
          <w:sz w:val="24"/>
          <w:szCs w:val="24"/>
          <w:lang w:val="en-US"/>
          <w14:ligatures w14:val="standardContextual"/>
          <w:rPrChange w:id="401" w:author="Кристина" w:date="2025-03-25T15:11:00Z">
            <w:rPr>
              <w:rFonts w:ascii="Times New Roman" w:eastAsia="Calibri" w:hAnsi="Times New Roman" w:cs="Times New Roman"/>
              <w:iCs/>
              <w:kern w:val="2"/>
              <w:sz w:val="24"/>
              <w:szCs w:val="24"/>
              <w:lang w:val="en-US"/>
              <w14:ligatures w14:val="standardContextual"/>
            </w:rPr>
          </w:rPrChange>
        </w:rPr>
        <w:t>FIN</w:t>
      </w:r>
      <w:r w:rsidRPr="00B67ADD">
        <w:rPr>
          <w:rFonts w:ascii="Times New Roman" w:eastAsia="Calibri" w:hAnsi="Times New Roman" w:cs="Times New Roman"/>
          <w:iCs/>
          <w:kern w:val="2"/>
          <w:sz w:val="24"/>
          <w:szCs w:val="24"/>
          <w:lang w:val="en-US"/>
          <w14:ligatures w14:val="standardContextual"/>
        </w:rPr>
        <w:t xml:space="preserve">, </w:t>
      </w:r>
      <w:r w:rsidRPr="0024463D">
        <w:rPr>
          <w:rFonts w:ascii="Times New Roman" w:eastAsia="Calibri" w:hAnsi="Times New Roman" w:cs="Times New Roman"/>
          <w:b/>
          <w:iCs/>
          <w:kern w:val="2"/>
          <w:sz w:val="24"/>
          <w:szCs w:val="24"/>
          <w:lang w:val="en-US"/>
          <w14:ligatures w14:val="standardContextual"/>
          <w:rPrChange w:id="402" w:author="Кристина" w:date="2025-03-25T15:13:00Z">
            <w:rPr>
              <w:rFonts w:ascii="Times New Roman" w:eastAsia="Calibri" w:hAnsi="Times New Roman" w:cs="Times New Roman"/>
              <w:iCs/>
              <w:kern w:val="2"/>
              <w:sz w:val="24"/>
              <w:szCs w:val="24"/>
              <w:lang w:val="en-US"/>
              <w14:ligatures w14:val="standardContextual"/>
            </w:rPr>
          </w:rPrChange>
        </w:rPr>
        <w:t>APA</w:t>
      </w:r>
      <w:r w:rsidRPr="00B67ADD">
        <w:rPr>
          <w:rFonts w:ascii="Times New Roman" w:eastAsia="Calibri" w:hAnsi="Times New Roman" w:cs="Times New Roman"/>
          <w:iCs/>
          <w:kern w:val="2"/>
          <w:sz w:val="24"/>
          <w:szCs w:val="24"/>
          <w:lang w:val="en-US"/>
          <w14:ligatures w14:val="standardContextual"/>
        </w:rPr>
        <w:t>) to 0.55 (</w:t>
      </w:r>
      <w:r w:rsidRPr="0084700E">
        <w:rPr>
          <w:rFonts w:ascii="Times New Roman" w:eastAsia="Calibri" w:hAnsi="Times New Roman" w:cs="Times New Roman"/>
          <w:b/>
          <w:iCs/>
          <w:kern w:val="2"/>
          <w:sz w:val="24"/>
          <w:szCs w:val="24"/>
          <w:lang w:val="en-US"/>
          <w14:ligatures w14:val="standardContextual"/>
          <w:rPrChange w:id="403" w:author="Кристина" w:date="2025-03-25T15:18:00Z">
            <w:rPr>
              <w:rFonts w:ascii="Times New Roman" w:eastAsia="Calibri" w:hAnsi="Times New Roman" w:cs="Times New Roman"/>
              <w:iCs/>
              <w:kern w:val="2"/>
              <w:sz w:val="24"/>
              <w:szCs w:val="24"/>
              <w:lang w:val="en-US"/>
              <w14:ligatures w14:val="standardContextual"/>
            </w:rPr>
          </w:rPrChange>
        </w:rPr>
        <w:t>KHA</w:t>
      </w:r>
      <w:r w:rsidRPr="00B67ADD">
        <w:rPr>
          <w:rFonts w:ascii="Times New Roman" w:eastAsia="Calibri" w:hAnsi="Times New Roman" w:cs="Times New Roman"/>
          <w:iCs/>
          <w:kern w:val="2"/>
          <w:sz w:val="24"/>
          <w:szCs w:val="24"/>
          <w:lang w:val="en-US"/>
          <w14:ligatures w14:val="standardContextual"/>
        </w:rPr>
        <w:t xml:space="preserve">), reflecting moderate to high interannual variability, particularly in central and eastern sites with harsher climates. The expressed population signal (EPS) exceeded 0.85 at all sites except </w:t>
      </w:r>
      <w:r w:rsidRPr="0024463D">
        <w:rPr>
          <w:rFonts w:ascii="Times New Roman" w:eastAsia="Calibri" w:hAnsi="Times New Roman" w:cs="Times New Roman"/>
          <w:b/>
          <w:iCs/>
          <w:kern w:val="2"/>
          <w:sz w:val="24"/>
          <w:szCs w:val="24"/>
          <w:lang w:val="en-US"/>
          <w14:ligatures w14:val="standardContextual"/>
          <w:rPrChange w:id="404" w:author="Кристина" w:date="2025-03-25T15:11:00Z">
            <w:rPr>
              <w:rFonts w:ascii="Times New Roman" w:eastAsia="Calibri" w:hAnsi="Times New Roman" w:cs="Times New Roman"/>
              <w:iCs/>
              <w:kern w:val="2"/>
              <w:sz w:val="24"/>
              <w:szCs w:val="24"/>
              <w:lang w:val="en-US"/>
              <w14:ligatures w14:val="standardContextual"/>
            </w:rPr>
          </w:rPrChange>
        </w:rPr>
        <w:t>FIN</w:t>
      </w:r>
      <w:r w:rsidRPr="00B67ADD">
        <w:rPr>
          <w:rFonts w:ascii="Times New Roman" w:eastAsia="Calibri" w:hAnsi="Times New Roman" w:cs="Times New Roman"/>
          <w:iCs/>
          <w:kern w:val="2"/>
          <w:sz w:val="24"/>
          <w:szCs w:val="24"/>
          <w:lang w:val="en-US"/>
          <w14:ligatures w14:val="standardContextual"/>
        </w:rPr>
        <w:t xml:space="preserve"> (0.65), indicating robust chronologies for climate analysis, though </w:t>
      </w:r>
      <w:r w:rsidRPr="0024463D">
        <w:rPr>
          <w:rFonts w:ascii="Times New Roman" w:eastAsia="Calibri" w:hAnsi="Times New Roman" w:cs="Times New Roman"/>
          <w:b/>
          <w:iCs/>
          <w:kern w:val="2"/>
          <w:sz w:val="24"/>
          <w:szCs w:val="24"/>
          <w:lang w:val="en-US"/>
          <w14:ligatures w14:val="standardContextual"/>
          <w:rPrChange w:id="405" w:author="Кристина" w:date="2025-03-25T15:11:00Z">
            <w:rPr>
              <w:rFonts w:ascii="Times New Roman" w:eastAsia="Calibri" w:hAnsi="Times New Roman" w:cs="Times New Roman"/>
              <w:iCs/>
              <w:kern w:val="2"/>
              <w:sz w:val="24"/>
              <w:szCs w:val="24"/>
              <w:lang w:val="en-US"/>
              <w14:ligatures w14:val="standardContextual"/>
            </w:rPr>
          </w:rPrChange>
        </w:rPr>
        <w:t>FIN</w:t>
      </w:r>
      <w:r w:rsidRPr="00B67ADD">
        <w:rPr>
          <w:rFonts w:ascii="Times New Roman" w:eastAsia="Calibri" w:hAnsi="Times New Roman" w:cs="Times New Roman"/>
          <w:iCs/>
          <w:kern w:val="2"/>
          <w:sz w:val="24"/>
          <w:szCs w:val="24"/>
          <w:lang w:val="en-US"/>
          <w14:ligatures w14:val="standardContextual"/>
        </w:rPr>
        <w:t xml:space="preserve"> showed lower coherence. Mean inter-series correlation (Rbar) ranged from 0.40 (</w:t>
      </w:r>
      <w:r w:rsidRPr="0024463D">
        <w:rPr>
          <w:rFonts w:ascii="Times New Roman" w:eastAsia="Calibri" w:hAnsi="Times New Roman" w:cs="Times New Roman"/>
          <w:b/>
          <w:iCs/>
          <w:kern w:val="2"/>
          <w:sz w:val="24"/>
          <w:szCs w:val="24"/>
          <w:lang w:val="en-US"/>
          <w14:ligatures w14:val="standardContextual"/>
          <w:rPrChange w:id="406" w:author="Кристина" w:date="2025-03-25T15:13:00Z">
            <w:rPr>
              <w:rFonts w:ascii="Times New Roman" w:eastAsia="Calibri" w:hAnsi="Times New Roman" w:cs="Times New Roman"/>
              <w:iCs/>
              <w:kern w:val="2"/>
              <w:sz w:val="24"/>
              <w:szCs w:val="24"/>
              <w:lang w:val="en-US"/>
              <w14:ligatures w14:val="standardContextual"/>
            </w:rPr>
          </w:rPrChange>
        </w:rPr>
        <w:t>APA</w:t>
      </w:r>
      <w:r w:rsidRPr="00B67ADD">
        <w:rPr>
          <w:rFonts w:ascii="Times New Roman" w:eastAsia="Calibri" w:hAnsi="Times New Roman" w:cs="Times New Roman"/>
          <w:iCs/>
          <w:kern w:val="2"/>
          <w:sz w:val="24"/>
          <w:szCs w:val="24"/>
          <w:lang w:val="en-US"/>
          <w14:ligatures w14:val="standardContextual"/>
        </w:rPr>
        <w:t>) to 0.69 (</w:t>
      </w:r>
      <w:r w:rsidRPr="0084700E">
        <w:rPr>
          <w:rFonts w:ascii="Times New Roman" w:eastAsia="Calibri" w:hAnsi="Times New Roman" w:cs="Times New Roman"/>
          <w:b/>
          <w:iCs/>
          <w:kern w:val="2"/>
          <w:sz w:val="24"/>
          <w:szCs w:val="24"/>
          <w:lang w:val="en-US"/>
          <w14:ligatures w14:val="standardContextual"/>
          <w:rPrChange w:id="407" w:author="Кристина" w:date="2025-03-25T15:22:00Z">
            <w:rPr>
              <w:rFonts w:ascii="Times New Roman" w:eastAsia="Calibri" w:hAnsi="Times New Roman" w:cs="Times New Roman"/>
              <w:iCs/>
              <w:kern w:val="2"/>
              <w:sz w:val="24"/>
              <w:szCs w:val="24"/>
              <w:lang w:val="en-US"/>
              <w14:ligatures w14:val="standardContextual"/>
            </w:rPr>
          </w:rPrChange>
        </w:rPr>
        <w:t>BIL</w:t>
      </w:r>
      <w:r w:rsidRPr="00B67ADD">
        <w:rPr>
          <w:rFonts w:ascii="Times New Roman" w:eastAsia="Calibri" w:hAnsi="Times New Roman" w:cs="Times New Roman"/>
          <w:iCs/>
          <w:kern w:val="2"/>
          <w:sz w:val="24"/>
          <w:szCs w:val="24"/>
          <w:lang w:val="en-US"/>
          <w14:ligatures w14:val="standardContextual"/>
        </w:rPr>
        <w:t>), with higher values in eastern sites suggesting stronger synchrony among trees. Signal-to-noise ratio (SNR) varied widely, from 2.75 (</w:t>
      </w:r>
      <w:r w:rsidRPr="0024463D">
        <w:rPr>
          <w:rFonts w:ascii="Times New Roman" w:eastAsia="Calibri" w:hAnsi="Times New Roman" w:cs="Times New Roman"/>
          <w:b/>
          <w:iCs/>
          <w:kern w:val="2"/>
          <w:sz w:val="24"/>
          <w:szCs w:val="24"/>
          <w:lang w:val="en-US"/>
          <w14:ligatures w14:val="standardContextual"/>
          <w:rPrChange w:id="408" w:author="Кристина" w:date="2025-03-25T15:11:00Z">
            <w:rPr>
              <w:rFonts w:ascii="Times New Roman" w:eastAsia="Calibri" w:hAnsi="Times New Roman" w:cs="Times New Roman"/>
              <w:iCs/>
              <w:kern w:val="2"/>
              <w:sz w:val="24"/>
              <w:szCs w:val="24"/>
              <w:lang w:val="en-US"/>
              <w14:ligatures w14:val="standardContextual"/>
            </w:rPr>
          </w:rPrChange>
        </w:rPr>
        <w:t>FIN</w:t>
      </w:r>
      <w:r w:rsidRPr="00B67ADD">
        <w:rPr>
          <w:rFonts w:ascii="Times New Roman" w:eastAsia="Calibri" w:hAnsi="Times New Roman" w:cs="Times New Roman"/>
          <w:iCs/>
          <w:kern w:val="2"/>
          <w:sz w:val="24"/>
          <w:szCs w:val="24"/>
          <w:lang w:val="en-US"/>
          <w14:ligatures w14:val="standardContextual"/>
        </w:rPr>
        <w:t>) to 31.29 (</w:t>
      </w:r>
      <w:r w:rsidRPr="0024463D">
        <w:rPr>
          <w:rFonts w:ascii="Times New Roman" w:eastAsia="Calibri" w:hAnsi="Times New Roman" w:cs="Times New Roman"/>
          <w:b/>
          <w:iCs/>
          <w:kern w:val="2"/>
          <w:sz w:val="24"/>
          <w:szCs w:val="24"/>
          <w:lang w:val="en-US"/>
          <w14:ligatures w14:val="standardContextual"/>
          <w:rPrChange w:id="409" w:author="Кристина" w:date="2025-03-25T15:15:00Z">
            <w:rPr>
              <w:rFonts w:ascii="Times New Roman" w:eastAsia="Calibri" w:hAnsi="Times New Roman" w:cs="Times New Roman"/>
              <w:iCs/>
              <w:kern w:val="2"/>
              <w:sz w:val="24"/>
              <w:szCs w:val="24"/>
              <w:lang w:val="en-US"/>
              <w14:ligatures w14:val="standardContextual"/>
            </w:rPr>
          </w:rPrChange>
        </w:rPr>
        <w:t>PUR</w:t>
      </w:r>
      <w:r w:rsidRPr="00B67ADD">
        <w:rPr>
          <w:rFonts w:ascii="Times New Roman" w:eastAsia="Calibri" w:hAnsi="Times New Roman" w:cs="Times New Roman"/>
          <w:iCs/>
          <w:kern w:val="2"/>
          <w:sz w:val="24"/>
          <w:szCs w:val="24"/>
          <w:lang w:val="en-US"/>
          <w14:ligatures w14:val="standardContextual"/>
        </w:rPr>
        <w:t xml:space="preserve">), with an anomalously low value of 0.00 at </w:t>
      </w:r>
      <w:r w:rsidRPr="0084700E">
        <w:rPr>
          <w:rFonts w:ascii="Times New Roman" w:eastAsia="Calibri" w:hAnsi="Times New Roman" w:cs="Times New Roman"/>
          <w:b/>
          <w:iCs/>
          <w:kern w:val="2"/>
          <w:sz w:val="24"/>
          <w:szCs w:val="24"/>
          <w:lang w:val="en-US"/>
          <w14:ligatures w14:val="standardContextual"/>
          <w:rPrChange w:id="410" w:author="Кристина" w:date="2025-03-25T15:20:00Z">
            <w:rPr>
              <w:rFonts w:ascii="Times New Roman" w:eastAsia="Calibri" w:hAnsi="Times New Roman" w:cs="Times New Roman"/>
              <w:iCs/>
              <w:kern w:val="2"/>
              <w:sz w:val="24"/>
              <w:szCs w:val="24"/>
              <w:lang w:val="en-US"/>
              <w14:ligatures w14:val="standardContextual"/>
            </w:rPr>
          </w:rPrChange>
        </w:rPr>
        <w:t>CHO</w:t>
      </w:r>
      <w:r w:rsidRPr="00B67ADD">
        <w:rPr>
          <w:rFonts w:ascii="Times New Roman" w:eastAsia="Calibri" w:hAnsi="Times New Roman" w:cs="Times New Roman"/>
          <w:iCs/>
          <w:kern w:val="2"/>
          <w:sz w:val="24"/>
          <w:szCs w:val="24"/>
          <w:lang w:val="en-US"/>
          <w14:ligatures w14:val="standardContextual"/>
        </w:rPr>
        <w:t xml:space="preserve">, likely due to limited series overlap or processing artifacts. First-order autocorrelation (AC1) of the standardized chronologies was highest at </w:t>
      </w:r>
      <w:r w:rsidRPr="0024463D">
        <w:rPr>
          <w:rFonts w:ascii="Times New Roman" w:eastAsia="Calibri" w:hAnsi="Times New Roman" w:cs="Times New Roman"/>
          <w:b/>
          <w:iCs/>
          <w:kern w:val="2"/>
          <w:sz w:val="24"/>
          <w:szCs w:val="24"/>
          <w:lang w:val="en-US"/>
          <w14:ligatures w14:val="standardContextual"/>
          <w:rPrChange w:id="411" w:author="Кристина" w:date="2025-03-25T15:11:00Z">
            <w:rPr>
              <w:rFonts w:ascii="Times New Roman" w:eastAsia="Calibri" w:hAnsi="Times New Roman" w:cs="Times New Roman"/>
              <w:iCs/>
              <w:kern w:val="2"/>
              <w:sz w:val="24"/>
              <w:szCs w:val="24"/>
              <w:lang w:val="en-US"/>
              <w14:ligatures w14:val="standardContextual"/>
            </w:rPr>
          </w:rPrChange>
        </w:rPr>
        <w:t>FIN</w:t>
      </w:r>
      <w:r w:rsidRPr="00B67ADD">
        <w:rPr>
          <w:rFonts w:ascii="Times New Roman" w:eastAsia="Calibri" w:hAnsi="Times New Roman" w:cs="Times New Roman"/>
          <w:iCs/>
          <w:kern w:val="2"/>
          <w:sz w:val="24"/>
          <w:szCs w:val="24"/>
          <w:lang w:val="en-US"/>
          <w14:ligatures w14:val="standardContextual"/>
        </w:rPr>
        <w:t xml:space="preserve"> (0.75), </w:t>
      </w:r>
      <w:r w:rsidRPr="0024463D">
        <w:rPr>
          <w:rFonts w:ascii="Times New Roman" w:eastAsia="Calibri" w:hAnsi="Times New Roman" w:cs="Times New Roman"/>
          <w:b/>
          <w:iCs/>
          <w:kern w:val="2"/>
          <w:sz w:val="24"/>
          <w:szCs w:val="24"/>
          <w:lang w:val="en-US"/>
          <w14:ligatures w14:val="standardContextual"/>
          <w:rPrChange w:id="412" w:author="Кристина" w:date="2025-03-25T15:13:00Z">
            <w:rPr>
              <w:rFonts w:ascii="Times New Roman" w:eastAsia="Calibri" w:hAnsi="Times New Roman" w:cs="Times New Roman"/>
              <w:iCs/>
              <w:kern w:val="2"/>
              <w:sz w:val="24"/>
              <w:szCs w:val="24"/>
              <w:lang w:val="en-US"/>
              <w14:ligatures w14:val="standardContextual"/>
            </w:rPr>
          </w:rPrChange>
        </w:rPr>
        <w:t>APA</w:t>
      </w:r>
      <w:r w:rsidRPr="00B67ADD">
        <w:rPr>
          <w:rFonts w:ascii="Times New Roman" w:eastAsia="Calibri" w:hAnsi="Times New Roman" w:cs="Times New Roman"/>
          <w:iCs/>
          <w:kern w:val="2"/>
          <w:sz w:val="24"/>
          <w:szCs w:val="24"/>
          <w:lang w:val="en-US"/>
          <w14:ligatures w14:val="standardContextual"/>
        </w:rPr>
        <w:t xml:space="preserve"> (0.68), and </w:t>
      </w:r>
      <w:r w:rsidRPr="0024463D">
        <w:rPr>
          <w:rFonts w:ascii="Times New Roman" w:eastAsia="Calibri" w:hAnsi="Times New Roman" w:cs="Times New Roman"/>
          <w:b/>
          <w:iCs/>
          <w:kern w:val="2"/>
          <w:sz w:val="24"/>
          <w:szCs w:val="24"/>
          <w:lang w:val="en-US"/>
          <w14:ligatures w14:val="standardContextual"/>
          <w:rPrChange w:id="413" w:author="Кристина" w:date="2025-03-25T15:15:00Z">
            <w:rPr>
              <w:rFonts w:ascii="Times New Roman" w:eastAsia="Calibri" w:hAnsi="Times New Roman" w:cs="Times New Roman"/>
              <w:iCs/>
              <w:kern w:val="2"/>
              <w:sz w:val="24"/>
              <w:szCs w:val="24"/>
              <w:lang w:val="en-US"/>
              <w14:ligatures w14:val="standardContextual"/>
            </w:rPr>
          </w:rPrChange>
        </w:rPr>
        <w:t>PUR</w:t>
      </w:r>
      <w:r w:rsidRPr="00B67ADD">
        <w:rPr>
          <w:rFonts w:ascii="Times New Roman" w:eastAsia="Calibri" w:hAnsi="Times New Roman" w:cs="Times New Roman"/>
          <w:iCs/>
          <w:kern w:val="2"/>
          <w:sz w:val="24"/>
          <w:szCs w:val="24"/>
          <w:lang w:val="en-US"/>
          <w14:ligatures w14:val="standardContextual"/>
        </w:rPr>
        <w:t xml:space="preserve"> (0.72), reflecting significant growth memory in western and central sites, and lowest at </w:t>
      </w:r>
      <w:r w:rsidRPr="0084700E">
        <w:rPr>
          <w:rFonts w:ascii="Times New Roman" w:eastAsia="Calibri" w:hAnsi="Times New Roman" w:cs="Times New Roman"/>
          <w:b/>
          <w:iCs/>
          <w:kern w:val="2"/>
          <w:sz w:val="24"/>
          <w:szCs w:val="24"/>
          <w:lang w:val="en-US"/>
          <w14:ligatures w14:val="standardContextual"/>
          <w:rPrChange w:id="414" w:author="Кристина" w:date="2025-03-25T15:20:00Z">
            <w:rPr>
              <w:rFonts w:ascii="Times New Roman" w:eastAsia="Calibri" w:hAnsi="Times New Roman" w:cs="Times New Roman"/>
              <w:iCs/>
              <w:kern w:val="2"/>
              <w:sz w:val="24"/>
              <w:szCs w:val="24"/>
              <w:lang w:val="en-US"/>
              <w14:ligatures w14:val="standardContextual"/>
            </w:rPr>
          </w:rPrChange>
        </w:rPr>
        <w:t>CHO</w:t>
      </w:r>
      <w:r w:rsidRPr="00B67ADD">
        <w:rPr>
          <w:rFonts w:ascii="Times New Roman" w:eastAsia="Calibri" w:hAnsi="Times New Roman" w:cs="Times New Roman"/>
          <w:iCs/>
          <w:kern w:val="2"/>
          <w:sz w:val="24"/>
          <w:szCs w:val="24"/>
          <w:lang w:val="en-US"/>
          <w14:ligatures w14:val="standardContextual"/>
        </w:rPr>
        <w:t xml:space="preserve"> (0.30) and </w:t>
      </w:r>
      <w:r w:rsidRPr="0084700E">
        <w:rPr>
          <w:rFonts w:ascii="Times New Roman" w:eastAsia="Calibri" w:hAnsi="Times New Roman" w:cs="Times New Roman"/>
          <w:b/>
          <w:iCs/>
          <w:kern w:val="2"/>
          <w:sz w:val="24"/>
          <w:szCs w:val="24"/>
          <w:lang w:val="en-US"/>
          <w14:ligatures w14:val="standardContextual"/>
          <w:rPrChange w:id="415" w:author="Кристина" w:date="2025-03-25T15:22:00Z">
            <w:rPr>
              <w:rFonts w:ascii="Times New Roman" w:eastAsia="Calibri" w:hAnsi="Times New Roman" w:cs="Times New Roman"/>
              <w:iCs/>
              <w:kern w:val="2"/>
              <w:sz w:val="24"/>
              <w:szCs w:val="24"/>
              <w:lang w:val="en-US"/>
              <w14:ligatures w14:val="standardContextual"/>
            </w:rPr>
          </w:rPrChange>
        </w:rPr>
        <w:t>BIL</w:t>
      </w:r>
      <w:r w:rsidRPr="00B67ADD">
        <w:rPr>
          <w:rFonts w:ascii="Times New Roman" w:eastAsia="Calibri" w:hAnsi="Times New Roman" w:cs="Times New Roman"/>
          <w:iCs/>
          <w:kern w:val="2"/>
          <w:sz w:val="24"/>
          <w:szCs w:val="24"/>
          <w:lang w:val="en-US"/>
          <w14:ligatures w14:val="standardContextual"/>
        </w:rPr>
        <w:t xml:space="preserve"> (0.33), consistent with permafrost-dominated conditions (</w:t>
      </w:r>
      <w:r w:rsidRPr="004C3071">
        <w:rPr>
          <w:rFonts w:ascii="Times New Roman" w:eastAsia="Calibri" w:hAnsi="Times New Roman" w:cs="Times New Roman"/>
          <w:iCs/>
          <w:color w:val="FF0000"/>
          <w:kern w:val="2"/>
          <w:sz w:val="24"/>
          <w:szCs w:val="24"/>
          <w:lang w:val="en-US"/>
          <w14:ligatures w14:val="standardContextual"/>
          <w:rPrChange w:id="416" w:author="Кристина" w:date="2025-03-26T11:58:00Z">
            <w:rPr>
              <w:rFonts w:ascii="Times New Roman" w:eastAsia="Calibri" w:hAnsi="Times New Roman" w:cs="Times New Roman"/>
              <w:iCs/>
              <w:kern w:val="2"/>
              <w:sz w:val="24"/>
              <w:szCs w:val="24"/>
              <w:lang w:val="en-US"/>
              <w14:ligatures w14:val="standardContextual"/>
            </w:rPr>
          </w:rPrChange>
        </w:rPr>
        <w:t xml:space="preserve">Table </w:t>
      </w:r>
      <w:del w:id="417" w:author="Кристина" w:date="2025-03-26T15:41:00Z">
        <w:r w:rsidRPr="004C3071" w:rsidDel="0075507F">
          <w:rPr>
            <w:rFonts w:ascii="Times New Roman" w:eastAsia="Calibri" w:hAnsi="Times New Roman" w:cs="Times New Roman"/>
            <w:iCs/>
            <w:color w:val="FF0000"/>
            <w:kern w:val="2"/>
            <w:sz w:val="24"/>
            <w:szCs w:val="24"/>
            <w:lang w:val="en-US"/>
            <w14:ligatures w14:val="standardContextual"/>
            <w:rPrChange w:id="418" w:author="Кристина" w:date="2025-03-26T11:58:00Z">
              <w:rPr>
                <w:rFonts w:ascii="Times New Roman" w:eastAsia="Calibri" w:hAnsi="Times New Roman" w:cs="Times New Roman"/>
                <w:iCs/>
                <w:kern w:val="2"/>
                <w:sz w:val="24"/>
                <w:szCs w:val="24"/>
                <w:lang w:val="en-US"/>
                <w14:ligatures w14:val="standardContextual"/>
              </w:rPr>
            </w:rPrChange>
          </w:rPr>
          <w:delText>2</w:delText>
        </w:r>
      </w:del>
      <w:ins w:id="419" w:author="Кристина" w:date="2025-03-26T15:41:00Z">
        <w:r w:rsidR="0075507F" w:rsidRPr="0075507F">
          <w:rPr>
            <w:rFonts w:ascii="Times New Roman" w:eastAsia="Calibri" w:hAnsi="Times New Roman" w:cs="Times New Roman"/>
            <w:iCs/>
            <w:color w:val="FF0000"/>
            <w:kern w:val="2"/>
            <w:sz w:val="24"/>
            <w:szCs w:val="24"/>
            <w:lang w:val="en-US"/>
            <w14:ligatures w14:val="standardContextual"/>
            <w:rPrChange w:id="420" w:author="Кристина" w:date="2025-03-26T15:41:00Z">
              <w:rPr>
                <w:rFonts w:ascii="Times New Roman" w:eastAsia="Calibri" w:hAnsi="Times New Roman" w:cs="Times New Roman"/>
                <w:iCs/>
                <w:color w:val="FF0000"/>
                <w:kern w:val="2"/>
                <w:sz w:val="24"/>
                <w:szCs w:val="24"/>
                <w14:ligatures w14:val="standardContextual"/>
              </w:rPr>
            </w:rPrChange>
          </w:rPr>
          <w:t>1</w:t>
        </w:r>
      </w:ins>
      <w:r w:rsidRPr="00B67ADD">
        <w:rPr>
          <w:rFonts w:ascii="Times New Roman" w:eastAsia="Calibri" w:hAnsi="Times New Roman" w:cs="Times New Roman"/>
          <w:iCs/>
          <w:kern w:val="2"/>
          <w:sz w:val="24"/>
          <w:szCs w:val="24"/>
          <w:lang w:val="en-US"/>
          <w14:ligatures w14:val="standardContextual"/>
        </w:rPr>
        <w:t>).</w:t>
      </w:r>
    </w:p>
    <w:p w14:paraId="6E4C13A6" w14:textId="77777777" w:rsidR="008C0494" w:rsidRPr="00B67ADD" w:rsidRDefault="008C0494" w:rsidP="008C0494">
      <w:pPr>
        <w:spacing w:after="0" w:line="480" w:lineRule="auto"/>
        <w:contextualSpacing/>
        <w:jc w:val="both"/>
        <w:rPr>
          <w:rFonts w:ascii="Times New Roman" w:eastAsia="Calibri" w:hAnsi="Times New Roman" w:cs="Times New Roman"/>
          <w:iCs/>
          <w:kern w:val="2"/>
          <w:sz w:val="24"/>
          <w:szCs w:val="24"/>
          <w:lang w:val="en-US"/>
          <w14:ligatures w14:val="standardContextual"/>
        </w:rPr>
      </w:pPr>
    </w:p>
    <w:p w14:paraId="0E9BE14A" w14:textId="77777777" w:rsidR="00D635E3" w:rsidRDefault="00A6690B" w:rsidP="00D635E3">
      <w:pPr>
        <w:spacing w:after="0" w:line="480" w:lineRule="auto"/>
        <w:contextualSpacing/>
        <w:jc w:val="both"/>
        <w:rPr>
          <w:ins w:id="421" w:author="Кристина" w:date="2025-03-27T22:23:00Z"/>
          <w:rFonts w:ascii="Times New Roman" w:eastAsia="Calibri" w:hAnsi="Times New Roman" w:cs="Times New Roman"/>
          <w:iCs/>
          <w:kern w:val="2"/>
          <w:sz w:val="24"/>
          <w:szCs w:val="24"/>
          <w:lang w:val="en-US"/>
          <w14:ligatures w14:val="standardContextual"/>
        </w:rPr>
      </w:pPr>
      <w:ins w:id="422" w:author="Кристина" w:date="2025-03-27T21:47:00Z">
        <w:r w:rsidRPr="00A6690B">
          <w:rPr>
            <w:rFonts w:ascii="Times New Roman" w:eastAsia="Calibri" w:hAnsi="Times New Roman" w:cs="Times New Roman"/>
            <w:iCs/>
            <w:kern w:val="2"/>
            <w:sz w:val="24"/>
            <w:szCs w:val="24"/>
            <w:lang w:val="en-US"/>
            <w14:ligatures w14:val="standardContextual"/>
          </w:rPr>
          <w:lastRenderedPageBreak/>
          <w:t>Correlations</w:t>
        </w:r>
        <w:r w:rsidRPr="00A6690B" w:rsidDel="00A6690B">
          <w:rPr>
            <w:rFonts w:ascii="Times New Roman" w:eastAsia="Calibri" w:hAnsi="Times New Roman" w:cs="Times New Roman"/>
            <w:iCs/>
            <w:kern w:val="2"/>
            <w:sz w:val="24"/>
            <w:szCs w:val="24"/>
            <w:lang w:val="en-US"/>
            <w14:ligatures w14:val="standardContextual"/>
          </w:rPr>
          <w:t xml:space="preserve"> </w:t>
        </w:r>
      </w:ins>
      <w:del w:id="423" w:author="Кристина" w:date="2025-03-27T21:47:00Z">
        <w:r w:rsidR="008C0494" w:rsidRPr="00B67ADD" w:rsidDel="00A6690B">
          <w:rPr>
            <w:rFonts w:ascii="Times New Roman" w:eastAsia="Calibri" w:hAnsi="Times New Roman" w:cs="Times New Roman"/>
            <w:iCs/>
            <w:kern w:val="2"/>
            <w:sz w:val="24"/>
            <w:szCs w:val="24"/>
            <w:lang w:val="en-US"/>
            <w14:ligatures w14:val="standardContextual"/>
          </w:rPr>
          <w:delText xml:space="preserve">Spatial correlations </w:delText>
        </w:r>
      </w:del>
      <w:r w:rsidR="008C0494" w:rsidRPr="00B67ADD">
        <w:rPr>
          <w:rFonts w:ascii="Times New Roman" w:eastAsia="Calibri" w:hAnsi="Times New Roman" w:cs="Times New Roman"/>
          <w:iCs/>
          <w:kern w:val="2"/>
          <w:sz w:val="24"/>
          <w:szCs w:val="24"/>
          <w:lang w:val="en-US"/>
          <w14:ligatures w14:val="standardContextual"/>
        </w:rPr>
        <w:t xml:space="preserve">between chronologies revealed regional patterns. The highest positive correlation occurred between </w:t>
      </w:r>
      <w:r w:rsidR="008C0494" w:rsidRPr="0024463D">
        <w:rPr>
          <w:rFonts w:ascii="Times New Roman" w:eastAsia="Calibri" w:hAnsi="Times New Roman" w:cs="Times New Roman"/>
          <w:b/>
          <w:iCs/>
          <w:kern w:val="2"/>
          <w:sz w:val="24"/>
          <w:szCs w:val="24"/>
          <w:lang w:val="en-US"/>
          <w14:ligatures w14:val="standardContextual"/>
          <w:rPrChange w:id="424" w:author="Кристина" w:date="2025-03-25T15:11:00Z">
            <w:rPr>
              <w:rFonts w:ascii="Times New Roman" w:eastAsia="Calibri" w:hAnsi="Times New Roman" w:cs="Times New Roman"/>
              <w:iCs/>
              <w:kern w:val="2"/>
              <w:sz w:val="24"/>
              <w:szCs w:val="24"/>
              <w:lang w:val="en-US"/>
              <w14:ligatures w14:val="standardContextual"/>
            </w:rPr>
          </w:rPrChange>
        </w:rPr>
        <w:t>FIN</w:t>
      </w:r>
      <w:r w:rsidR="008C0494" w:rsidRPr="00B67ADD">
        <w:rPr>
          <w:rFonts w:ascii="Times New Roman" w:eastAsia="Calibri" w:hAnsi="Times New Roman" w:cs="Times New Roman"/>
          <w:iCs/>
          <w:kern w:val="2"/>
          <w:sz w:val="24"/>
          <w:szCs w:val="24"/>
          <w:lang w:val="en-US"/>
          <w14:ligatures w14:val="standardContextual"/>
        </w:rPr>
        <w:t xml:space="preserve"> and </w:t>
      </w:r>
      <w:r w:rsidR="008C0494" w:rsidRPr="0024463D">
        <w:rPr>
          <w:rFonts w:ascii="Times New Roman" w:eastAsia="Calibri" w:hAnsi="Times New Roman" w:cs="Times New Roman"/>
          <w:b/>
          <w:iCs/>
          <w:kern w:val="2"/>
          <w:sz w:val="24"/>
          <w:szCs w:val="24"/>
          <w:lang w:val="en-US"/>
          <w14:ligatures w14:val="standardContextual"/>
          <w:rPrChange w:id="425" w:author="Кристина" w:date="2025-03-25T15:13:00Z">
            <w:rPr>
              <w:rFonts w:ascii="Times New Roman" w:eastAsia="Calibri" w:hAnsi="Times New Roman" w:cs="Times New Roman"/>
              <w:iCs/>
              <w:kern w:val="2"/>
              <w:sz w:val="24"/>
              <w:szCs w:val="24"/>
              <w:lang w:val="en-US"/>
              <w14:ligatures w14:val="standardContextual"/>
            </w:rPr>
          </w:rPrChange>
        </w:rPr>
        <w:t>APA</w:t>
      </w:r>
      <w:r w:rsidR="008C0494" w:rsidRPr="00B67ADD">
        <w:rPr>
          <w:rFonts w:ascii="Times New Roman" w:eastAsia="Calibri" w:hAnsi="Times New Roman" w:cs="Times New Roman"/>
          <w:iCs/>
          <w:kern w:val="2"/>
          <w:sz w:val="24"/>
          <w:szCs w:val="24"/>
          <w:lang w:val="en-US"/>
          <w14:ligatures w14:val="standardContextual"/>
        </w:rPr>
        <w:t xml:space="preserve"> (</w:t>
      </w:r>
      <w:r w:rsidR="008C0494" w:rsidRPr="00AB29A4">
        <w:rPr>
          <w:rFonts w:ascii="Times New Roman" w:eastAsia="Calibri" w:hAnsi="Times New Roman" w:cs="Times New Roman"/>
          <w:iCs/>
          <w:kern w:val="2"/>
          <w:sz w:val="24"/>
          <w:szCs w:val="24"/>
          <w:lang w:val="en-US"/>
          <w14:ligatures w14:val="standardContextual"/>
        </w:rPr>
        <w:t>r =</w:t>
      </w:r>
      <w:r w:rsidR="008C0494" w:rsidRPr="00B67ADD">
        <w:rPr>
          <w:rFonts w:ascii="Times New Roman" w:eastAsia="Calibri" w:hAnsi="Times New Roman" w:cs="Times New Roman"/>
          <w:iCs/>
          <w:kern w:val="2"/>
          <w:sz w:val="24"/>
          <w:szCs w:val="24"/>
          <w:lang w:val="en-US"/>
          <w14:ligatures w14:val="standardContextual"/>
        </w:rPr>
        <w:t xml:space="preserve"> 0.59,</w:t>
      </w:r>
      <w:r w:rsidR="008C0494" w:rsidRPr="00AB29A4">
        <w:rPr>
          <w:rFonts w:ascii="Times New Roman" w:eastAsia="Calibri" w:hAnsi="Times New Roman" w:cs="Times New Roman"/>
          <w:i/>
          <w:iCs/>
          <w:kern w:val="2"/>
          <w:sz w:val="24"/>
          <w:szCs w:val="24"/>
          <w:lang w:val="en-US"/>
          <w14:ligatures w14:val="standardContextual"/>
          <w:rPrChange w:id="426" w:author="Кристина" w:date="2025-03-26T11:19:00Z">
            <w:rPr>
              <w:rFonts w:ascii="Times New Roman" w:eastAsia="Calibri" w:hAnsi="Times New Roman" w:cs="Times New Roman"/>
              <w:iCs/>
              <w:kern w:val="2"/>
              <w:sz w:val="24"/>
              <w:szCs w:val="24"/>
              <w:lang w:val="en-US"/>
              <w14:ligatures w14:val="standardContextual"/>
            </w:rPr>
          </w:rPrChange>
        </w:rPr>
        <w:t xml:space="preserve"> p &lt;</w:t>
      </w:r>
      <w:r w:rsidR="008C0494" w:rsidRPr="00B67ADD">
        <w:rPr>
          <w:rFonts w:ascii="Times New Roman" w:eastAsia="Calibri" w:hAnsi="Times New Roman" w:cs="Times New Roman"/>
          <w:iCs/>
          <w:kern w:val="2"/>
          <w:sz w:val="24"/>
          <w:szCs w:val="24"/>
          <w:lang w:val="en-US"/>
          <w14:ligatures w14:val="standardContextual"/>
        </w:rPr>
        <w:t xml:space="preserve"> 0.01), attributed to their proximity, shared species (</w:t>
      </w:r>
      <w:r w:rsidR="008C0494" w:rsidRPr="00140886">
        <w:rPr>
          <w:rFonts w:ascii="Times New Roman" w:eastAsia="Calibri" w:hAnsi="Times New Roman" w:cs="Times New Roman"/>
          <w:i/>
          <w:iCs/>
          <w:kern w:val="2"/>
          <w:sz w:val="24"/>
          <w:szCs w:val="24"/>
          <w:lang w:val="en-US"/>
          <w14:ligatures w14:val="standardContextual"/>
          <w:rPrChange w:id="427" w:author="Кристина" w:date="2025-03-26T11:10:00Z">
            <w:rPr>
              <w:rFonts w:ascii="Times New Roman" w:eastAsia="Calibri" w:hAnsi="Times New Roman" w:cs="Times New Roman"/>
              <w:iCs/>
              <w:kern w:val="2"/>
              <w:sz w:val="24"/>
              <w:szCs w:val="24"/>
              <w:lang w:val="en-US"/>
              <w14:ligatures w14:val="standardContextual"/>
            </w:rPr>
          </w:rPrChange>
        </w:rPr>
        <w:t>P. sylvestris</w:t>
      </w:r>
      <w:r w:rsidR="008C0494" w:rsidRPr="00B67ADD">
        <w:rPr>
          <w:rFonts w:ascii="Times New Roman" w:eastAsia="Calibri" w:hAnsi="Times New Roman" w:cs="Times New Roman"/>
          <w:iCs/>
          <w:kern w:val="2"/>
          <w:sz w:val="24"/>
          <w:szCs w:val="24"/>
          <w:lang w:val="en-US"/>
          <w14:ligatures w14:val="standardContextual"/>
        </w:rPr>
        <w:t xml:space="preserve">), and similar northwestern Eurasian climates. A moderate correlation was observed between </w:t>
      </w:r>
      <w:r w:rsidR="008C0494" w:rsidRPr="0084700E">
        <w:rPr>
          <w:rFonts w:ascii="Times New Roman" w:eastAsia="Calibri" w:hAnsi="Times New Roman" w:cs="Times New Roman"/>
          <w:b/>
          <w:iCs/>
          <w:kern w:val="2"/>
          <w:sz w:val="24"/>
          <w:szCs w:val="24"/>
          <w:lang w:val="en-US"/>
          <w14:ligatures w14:val="standardContextual"/>
          <w:rPrChange w:id="428" w:author="Кристина" w:date="2025-03-25T15:22:00Z">
            <w:rPr>
              <w:rFonts w:ascii="Times New Roman" w:eastAsia="Calibri" w:hAnsi="Times New Roman" w:cs="Times New Roman"/>
              <w:iCs/>
              <w:kern w:val="2"/>
              <w:sz w:val="24"/>
              <w:szCs w:val="24"/>
              <w:lang w:val="en-US"/>
              <w14:ligatures w14:val="standardContextual"/>
            </w:rPr>
          </w:rPrChange>
        </w:rPr>
        <w:t>BIL</w:t>
      </w:r>
      <w:r w:rsidR="008C0494" w:rsidRPr="00B67ADD">
        <w:rPr>
          <w:rFonts w:ascii="Times New Roman" w:eastAsia="Calibri" w:hAnsi="Times New Roman" w:cs="Times New Roman"/>
          <w:iCs/>
          <w:kern w:val="2"/>
          <w:sz w:val="24"/>
          <w:szCs w:val="24"/>
          <w:lang w:val="en-US"/>
          <w14:ligatures w14:val="standardContextual"/>
        </w:rPr>
        <w:t xml:space="preserve"> and </w:t>
      </w:r>
      <w:r w:rsidR="008C0494" w:rsidRPr="0084700E">
        <w:rPr>
          <w:rFonts w:ascii="Times New Roman" w:eastAsia="Calibri" w:hAnsi="Times New Roman" w:cs="Times New Roman"/>
          <w:b/>
          <w:iCs/>
          <w:kern w:val="2"/>
          <w:sz w:val="24"/>
          <w:szCs w:val="24"/>
          <w:lang w:val="en-US"/>
          <w14:ligatures w14:val="standardContextual"/>
          <w:rPrChange w:id="429" w:author="Кристина" w:date="2025-03-25T15:20:00Z">
            <w:rPr>
              <w:rFonts w:ascii="Times New Roman" w:eastAsia="Calibri" w:hAnsi="Times New Roman" w:cs="Times New Roman"/>
              <w:iCs/>
              <w:kern w:val="2"/>
              <w:sz w:val="24"/>
              <w:szCs w:val="24"/>
              <w:lang w:val="en-US"/>
              <w14:ligatures w14:val="standardContextual"/>
            </w:rPr>
          </w:rPrChange>
        </w:rPr>
        <w:t>CHO</w:t>
      </w:r>
      <w:r w:rsidR="008C0494" w:rsidRPr="00B67ADD">
        <w:rPr>
          <w:rFonts w:ascii="Times New Roman" w:eastAsia="Calibri" w:hAnsi="Times New Roman" w:cs="Times New Roman"/>
          <w:iCs/>
          <w:kern w:val="2"/>
          <w:sz w:val="24"/>
          <w:szCs w:val="24"/>
          <w:lang w:val="en-US"/>
          <w14:ligatures w14:val="standardContextual"/>
        </w:rPr>
        <w:t xml:space="preserve"> (r = 0.42,</w:t>
      </w:r>
      <w:r w:rsidR="008C0494" w:rsidRPr="00AB29A4">
        <w:rPr>
          <w:rFonts w:ascii="Times New Roman" w:eastAsia="Calibri" w:hAnsi="Times New Roman" w:cs="Times New Roman"/>
          <w:i/>
          <w:iCs/>
          <w:kern w:val="2"/>
          <w:sz w:val="24"/>
          <w:szCs w:val="24"/>
          <w:lang w:val="en-US"/>
          <w14:ligatures w14:val="standardContextual"/>
          <w:rPrChange w:id="430" w:author="Кристина" w:date="2025-03-26T11:19:00Z">
            <w:rPr>
              <w:rFonts w:ascii="Times New Roman" w:eastAsia="Calibri" w:hAnsi="Times New Roman" w:cs="Times New Roman"/>
              <w:iCs/>
              <w:kern w:val="2"/>
              <w:sz w:val="24"/>
              <w:szCs w:val="24"/>
              <w:lang w:val="en-US"/>
              <w14:ligatures w14:val="standardContextual"/>
            </w:rPr>
          </w:rPrChange>
        </w:rPr>
        <w:t xml:space="preserve"> p &lt;</w:t>
      </w:r>
      <w:r w:rsidR="008C0494" w:rsidRPr="00B67ADD">
        <w:rPr>
          <w:rFonts w:ascii="Times New Roman" w:eastAsia="Calibri" w:hAnsi="Times New Roman" w:cs="Times New Roman"/>
          <w:iCs/>
          <w:kern w:val="2"/>
          <w:sz w:val="24"/>
          <w:szCs w:val="24"/>
          <w:lang w:val="en-US"/>
          <w14:ligatures w14:val="standardContextual"/>
        </w:rPr>
        <w:t xml:space="preserve"> 0.01), reflecting their geographic closeness and common species (</w:t>
      </w:r>
      <w:r w:rsidR="008C0494" w:rsidRPr="00184FF3">
        <w:rPr>
          <w:rFonts w:ascii="Times New Roman" w:eastAsia="Calibri" w:hAnsi="Times New Roman" w:cs="Times New Roman"/>
          <w:i/>
          <w:iCs/>
          <w:kern w:val="2"/>
          <w:sz w:val="24"/>
          <w:szCs w:val="24"/>
          <w:lang w:val="en-US"/>
          <w14:ligatures w14:val="standardContextual"/>
          <w:rPrChange w:id="431" w:author="Кристина" w:date="2025-03-26T15:53:00Z">
            <w:rPr>
              <w:rFonts w:ascii="Times New Roman" w:eastAsia="Calibri" w:hAnsi="Times New Roman" w:cs="Times New Roman"/>
              <w:iCs/>
              <w:kern w:val="2"/>
              <w:sz w:val="24"/>
              <w:szCs w:val="24"/>
              <w:lang w:val="en-US"/>
              <w14:ligatures w14:val="standardContextual"/>
            </w:rPr>
          </w:rPrChange>
        </w:rPr>
        <w:t>L. cajanderi</w:t>
      </w:r>
      <w:r w:rsidR="008C0494" w:rsidRPr="00B67ADD">
        <w:rPr>
          <w:rFonts w:ascii="Times New Roman" w:eastAsia="Calibri" w:hAnsi="Times New Roman" w:cs="Times New Roman"/>
          <w:iCs/>
          <w:kern w:val="2"/>
          <w:sz w:val="24"/>
          <w:szCs w:val="24"/>
          <w:lang w:val="en-US"/>
          <w14:ligatures w14:val="standardContextual"/>
        </w:rPr>
        <w:t>). Sites with different larch species (</w:t>
      </w:r>
      <w:r w:rsidR="008C0494" w:rsidRPr="0024463D">
        <w:rPr>
          <w:rFonts w:ascii="Times New Roman" w:eastAsia="Calibri" w:hAnsi="Times New Roman" w:cs="Times New Roman"/>
          <w:b/>
          <w:iCs/>
          <w:kern w:val="2"/>
          <w:sz w:val="24"/>
          <w:szCs w:val="24"/>
          <w:lang w:val="en-US"/>
          <w14:ligatures w14:val="standardContextual"/>
          <w:rPrChange w:id="432" w:author="Кристина" w:date="2025-03-25T15:15:00Z">
            <w:rPr>
              <w:rFonts w:ascii="Times New Roman" w:eastAsia="Calibri" w:hAnsi="Times New Roman" w:cs="Times New Roman"/>
              <w:iCs/>
              <w:kern w:val="2"/>
              <w:sz w:val="24"/>
              <w:szCs w:val="24"/>
              <w:lang w:val="en-US"/>
              <w14:ligatures w14:val="standardContextual"/>
            </w:rPr>
          </w:rPrChange>
        </w:rPr>
        <w:t>PUR</w:t>
      </w:r>
      <w:del w:id="433" w:author="Кристина" w:date="2025-03-25T15:01:00Z">
        <w:r w:rsidR="008C0494" w:rsidRPr="00B67ADD" w:rsidDel="00750911">
          <w:rPr>
            <w:rFonts w:ascii="Times New Roman" w:eastAsia="Calibri" w:hAnsi="Times New Roman" w:cs="Times New Roman"/>
            <w:iCs/>
            <w:kern w:val="2"/>
            <w:sz w:val="24"/>
            <w:szCs w:val="24"/>
            <w:lang w:val="en-US"/>
            <w14:ligatures w14:val="standardContextual"/>
          </w:rPr>
          <w:delText>–</w:delText>
        </w:r>
      </w:del>
      <w:ins w:id="434" w:author="Кристина" w:date="2025-03-25T15:01:00Z">
        <w:r w:rsidR="00750911">
          <w:rPr>
            <w:rFonts w:ascii="Times New Roman" w:eastAsia="Calibri" w:hAnsi="Times New Roman" w:cs="Times New Roman"/>
            <w:iCs/>
            <w:kern w:val="2"/>
            <w:sz w:val="24"/>
            <w:szCs w:val="24"/>
            <w:lang w:val="en-US"/>
            <w14:ligatures w14:val="standardContextual"/>
          </w:rPr>
          <w:t xml:space="preserve"> </w:t>
        </w:r>
        <w:r w:rsidR="00750911" w:rsidRPr="00AB29A4">
          <w:rPr>
            <w:rFonts w:ascii="Times New Roman" w:eastAsia="Calibri" w:hAnsi="Times New Roman" w:cs="Times New Roman"/>
            <w:b/>
            <w:iCs/>
            <w:kern w:val="2"/>
            <w:sz w:val="24"/>
            <w:szCs w:val="24"/>
            <w:lang w:val="en-US"/>
            <w14:ligatures w14:val="standardContextual"/>
            <w:rPrChange w:id="435" w:author="Кристина" w:date="2025-03-26T11:23:00Z">
              <w:rPr>
                <w:rFonts w:ascii="Times New Roman" w:eastAsia="Calibri" w:hAnsi="Times New Roman" w:cs="Times New Roman"/>
                <w:iCs/>
                <w:kern w:val="2"/>
                <w:sz w:val="24"/>
                <w:szCs w:val="24"/>
                <w:lang w:val="en-US"/>
                <w14:ligatures w14:val="standardContextual"/>
              </w:rPr>
            </w:rPrChange>
          </w:rPr>
          <w:t xml:space="preserve">- </w:t>
        </w:r>
      </w:ins>
      <w:r w:rsidR="008C0494" w:rsidRPr="0084700E">
        <w:rPr>
          <w:rFonts w:ascii="Times New Roman" w:eastAsia="Calibri" w:hAnsi="Times New Roman" w:cs="Times New Roman"/>
          <w:b/>
          <w:iCs/>
          <w:kern w:val="2"/>
          <w:sz w:val="24"/>
          <w:szCs w:val="24"/>
          <w:lang w:val="en-US"/>
          <w14:ligatures w14:val="standardContextual"/>
          <w:rPrChange w:id="436" w:author="Кристина" w:date="2025-03-25T15:18:00Z">
            <w:rPr>
              <w:rFonts w:ascii="Times New Roman" w:eastAsia="Calibri" w:hAnsi="Times New Roman" w:cs="Times New Roman"/>
              <w:iCs/>
              <w:kern w:val="2"/>
              <w:sz w:val="24"/>
              <w:szCs w:val="24"/>
              <w:lang w:val="en-US"/>
              <w14:ligatures w14:val="standardContextual"/>
            </w:rPr>
          </w:rPrChange>
        </w:rPr>
        <w:t>KHA</w:t>
      </w:r>
      <w:r w:rsidR="008C0494" w:rsidRPr="00B67ADD">
        <w:rPr>
          <w:rFonts w:ascii="Times New Roman" w:eastAsia="Calibri" w:hAnsi="Times New Roman" w:cs="Times New Roman"/>
          <w:iCs/>
          <w:kern w:val="2"/>
          <w:sz w:val="24"/>
          <w:szCs w:val="24"/>
          <w:lang w:val="en-US"/>
          <w14:ligatures w14:val="standardContextual"/>
        </w:rPr>
        <w:t>) showed a weak positive correlation (r = 0.25,</w:t>
      </w:r>
      <w:r w:rsidR="008C0494" w:rsidRPr="00AB29A4">
        <w:rPr>
          <w:rFonts w:ascii="Times New Roman" w:eastAsia="Calibri" w:hAnsi="Times New Roman" w:cs="Times New Roman"/>
          <w:i/>
          <w:iCs/>
          <w:kern w:val="2"/>
          <w:sz w:val="24"/>
          <w:szCs w:val="24"/>
          <w:lang w:val="en-US"/>
          <w14:ligatures w14:val="standardContextual"/>
          <w:rPrChange w:id="437" w:author="Кристина" w:date="2025-03-26T11:19:00Z">
            <w:rPr>
              <w:rFonts w:ascii="Times New Roman" w:eastAsia="Calibri" w:hAnsi="Times New Roman" w:cs="Times New Roman"/>
              <w:iCs/>
              <w:kern w:val="2"/>
              <w:sz w:val="24"/>
              <w:szCs w:val="24"/>
              <w:lang w:val="en-US"/>
              <w14:ligatures w14:val="standardContextual"/>
            </w:rPr>
          </w:rPrChange>
        </w:rPr>
        <w:t xml:space="preserve"> p &lt;</w:t>
      </w:r>
      <w:r w:rsidR="008C0494" w:rsidRPr="00B67ADD">
        <w:rPr>
          <w:rFonts w:ascii="Times New Roman" w:eastAsia="Calibri" w:hAnsi="Times New Roman" w:cs="Times New Roman"/>
          <w:iCs/>
          <w:kern w:val="2"/>
          <w:sz w:val="24"/>
          <w:szCs w:val="24"/>
          <w:lang w:val="en-US"/>
          <w14:ligatures w14:val="standardContextual"/>
        </w:rPr>
        <w:t xml:space="preserve"> 0.01), likely due to overlapping climatic influences despite ecological differences between</w:t>
      </w:r>
      <w:r w:rsidR="008C0494" w:rsidRPr="00140886">
        <w:rPr>
          <w:rFonts w:ascii="Times New Roman" w:eastAsia="Calibri" w:hAnsi="Times New Roman" w:cs="Times New Roman"/>
          <w:i/>
          <w:iCs/>
          <w:kern w:val="2"/>
          <w:sz w:val="24"/>
          <w:szCs w:val="24"/>
          <w:lang w:val="en-US"/>
          <w14:ligatures w14:val="standardContextual"/>
          <w:rPrChange w:id="438" w:author="Кристина" w:date="2025-03-26T11:12:00Z">
            <w:rPr>
              <w:rFonts w:ascii="Times New Roman" w:eastAsia="Calibri" w:hAnsi="Times New Roman" w:cs="Times New Roman"/>
              <w:iCs/>
              <w:kern w:val="2"/>
              <w:sz w:val="24"/>
              <w:szCs w:val="24"/>
              <w:lang w:val="en-US"/>
              <w14:ligatures w14:val="standardContextual"/>
            </w:rPr>
          </w:rPrChange>
        </w:rPr>
        <w:t xml:space="preserve"> L. sibirica</w:t>
      </w:r>
      <w:r w:rsidR="008C0494" w:rsidRPr="00B67ADD">
        <w:rPr>
          <w:rFonts w:ascii="Times New Roman" w:eastAsia="Calibri" w:hAnsi="Times New Roman" w:cs="Times New Roman"/>
          <w:iCs/>
          <w:kern w:val="2"/>
          <w:sz w:val="24"/>
          <w:szCs w:val="24"/>
          <w:lang w:val="en-US"/>
          <w14:ligatures w14:val="standardContextual"/>
        </w:rPr>
        <w:t xml:space="preserve"> and </w:t>
      </w:r>
      <w:r w:rsidR="008C0494" w:rsidRPr="00140886">
        <w:rPr>
          <w:rFonts w:ascii="Times New Roman" w:eastAsia="Calibri" w:hAnsi="Times New Roman" w:cs="Times New Roman"/>
          <w:i/>
          <w:iCs/>
          <w:kern w:val="2"/>
          <w:sz w:val="24"/>
          <w:szCs w:val="24"/>
          <w:lang w:val="en-US"/>
          <w14:ligatures w14:val="standardContextual"/>
          <w:rPrChange w:id="439" w:author="Кристина" w:date="2025-03-26T11:13:00Z">
            <w:rPr>
              <w:rFonts w:ascii="Times New Roman" w:eastAsia="Calibri" w:hAnsi="Times New Roman" w:cs="Times New Roman"/>
              <w:iCs/>
              <w:kern w:val="2"/>
              <w:sz w:val="24"/>
              <w:szCs w:val="24"/>
              <w:lang w:val="en-US"/>
              <w14:ligatures w14:val="standardContextual"/>
            </w:rPr>
          </w:rPrChange>
        </w:rPr>
        <w:t>L. gmelinii</w:t>
      </w:r>
      <w:r w:rsidR="008C0494" w:rsidRPr="00B67ADD">
        <w:rPr>
          <w:rFonts w:ascii="Times New Roman" w:eastAsia="Calibri" w:hAnsi="Times New Roman" w:cs="Times New Roman"/>
          <w:iCs/>
          <w:kern w:val="2"/>
          <w:sz w:val="24"/>
          <w:szCs w:val="24"/>
          <w:lang w:val="en-US"/>
          <w14:ligatures w14:val="standardContextual"/>
        </w:rPr>
        <w:t>. Negative correlations were noted between eastern and western sites (</w:t>
      </w:r>
      <w:r w:rsidR="008C0494" w:rsidRPr="0084700E">
        <w:rPr>
          <w:rFonts w:ascii="Times New Roman" w:eastAsia="Calibri" w:hAnsi="Times New Roman" w:cs="Times New Roman"/>
          <w:b/>
          <w:iCs/>
          <w:kern w:val="2"/>
          <w:sz w:val="24"/>
          <w:szCs w:val="24"/>
          <w:lang w:val="en-US"/>
          <w14:ligatures w14:val="standardContextual"/>
          <w:rPrChange w:id="440" w:author="Кристина" w:date="2025-03-25T15:20:00Z">
            <w:rPr>
              <w:rFonts w:ascii="Times New Roman" w:eastAsia="Calibri" w:hAnsi="Times New Roman" w:cs="Times New Roman"/>
              <w:iCs/>
              <w:kern w:val="2"/>
              <w:sz w:val="24"/>
              <w:szCs w:val="24"/>
              <w:lang w:val="en-US"/>
              <w14:ligatures w14:val="standardContextual"/>
            </w:rPr>
          </w:rPrChange>
        </w:rPr>
        <w:t>CHO</w:t>
      </w:r>
      <w:del w:id="441" w:author="Кристина" w:date="2025-03-25T15:01:00Z">
        <w:r w:rsidR="008C0494" w:rsidRPr="00B67ADD" w:rsidDel="00750911">
          <w:rPr>
            <w:rFonts w:ascii="Times New Roman" w:eastAsia="Calibri" w:hAnsi="Times New Roman" w:cs="Times New Roman"/>
            <w:iCs/>
            <w:kern w:val="2"/>
            <w:sz w:val="24"/>
            <w:szCs w:val="24"/>
            <w:lang w:val="en-US"/>
            <w14:ligatures w14:val="standardContextual"/>
          </w:rPr>
          <w:delText>–</w:delText>
        </w:r>
      </w:del>
      <w:ins w:id="442" w:author="Кристина" w:date="2025-03-25T15:01:00Z">
        <w:r w:rsidR="00750911">
          <w:rPr>
            <w:rFonts w:ascii="Times New Roman" w:eastAsia="Calibri" w:hAnsi="Times New Roman" w:cs="Times New Roman"/>
            <w:iCs/>
            <w:kern w:val="2"/>
            <w:sz w:val="24"/>
            <w:szCs w:val="24"/>
            <w:lang w:val="en-US"/>
            <w14:ligatures w14:val="standardContextual"/>
          </w:rPr>
          <w:t xml:space="preserve"> - </w:t>
        </w:r>
      </w:ins>
      <w:r w:rsidR="008C0494" w:rsidRPr="0024463D">
        <w:rPr>
          <w:rFonts w:ascii="Times New Roman" w:eastAsia="Calibri" w:hAnsi="Times New Roman" w:cs="Times New Roman"/>
          <w:b/>
          <w:iCs/>
          <w:kern w:val="2"/>
          <w:sz w:val="24"/>
          <w:szCs w:val="24"/>
          <w:lang w:val="en-US"/>
          <w14:ligatures w14:val="standardContextual"/>
          <w:rPrChange w:id="443" w:author="Кристина" w:date="2025-03-25T15:15:00Z">
            <w:rPr>
              <w:rFonts w:ascii="Times New Roman" w:eastAsia="Calibri" w:hAnsi="Times New Roman" w:cs="Times New Roman"/>
              <w:iCs/>
              <w:kern w:val="2"/>
              <w:sz w:val="24"/>
              <w:szCs w:val="24"/>
              <w:lang w:val="en-US"/>
              <w14:ligatures w14:val="standardContextual"/>
            </w:rPr>
          </w:rPrChange>
        </w:rPr>
        <w:t>PUR</w:t>
      </w:r>
      <w:r w:rsidR="008C0494" w:rsidRPr="00B67ADD">
        <w:rPr>
          <w:rFonts w:ascii="Times New Roman" w:eastAsia="Calibri" w:hAnsi="Times New Roman" w:cs="Times New Roman"/>
          <w:iCs/>
          <w:kern w:val="2"/>
          <w:sz w:val="24"/>
          <w:szCs w:val="24"/>
          <w:lang w:val="en-US"/>
          <w14:ligatures w14:val="standardContextual"/>
        </w:rPr>
        <w:t xml:space="preserve">, r = -0.43; </w:t>
      </w:r>
      <w:r w:rsidR="008C0494" w:rsidRPr="0084700E">
        <w:rPr>
          <w:rFonts w:ascii="Times New Roman" w:eastAsia="Calibri" w:hAnsi="Times New Roman" w:cs="Times New Roman"/>
          <w:b/>
          <w:iCs/>
          <w:kern w:val="2"/>
          <w:sz w:val="24"/>
          <w:szCs w:val="24"/>
          <w:lang w:val="en-US"/>
          <w14:ligatures w14:val="standardContextual"/>
          <w:rPrChange w:id="444" w:author="Кристина" w:date="2025-03-25T15:20:00Z">
            <w:rPr>
              <w:rFonts w:ascii="Times New Roman" w:eastAsia="Calibri" w:hAnsi="Times New Roman" w:cs="Times New Roman"/>
              <w:iCs/>
              <w:kern w:val="2"/>
              <w:sz w:val="24"/>
              <w:szCs w:val="24"/>
              <w:lang w:val="en-US"/>
              <w14:ligatures w14:val="standardContextual"/>
            </w:rPr>
          </w:rPrChange>
        </w:rPr>
        <w:t>CHO</w:t>
      </w:r>
      <w:del w:id="445" w:author="Кристина" w:date="2025-03-25T15:01:00Z">
        <w:r w:rsidR="008C0494" w:rsidRPr="00B67ADD" w:rsidDel="00750911">
          <w:rPr>
            <w:rFonts w:ascii="Times New Roman" w:eastAsia="Calibri" w:hAnsi="Times New Roman" w:cs="Times New Roman"/>
            <w:iCs/>
            <w:kern w:val="2"/>
            <w:sz w:val="24"/>
            <w:szCs w:val="24"/>
            <w:lang w:val="en-US"/>
            <w14:ligatures w14:val="standardContextual"/>
          </w:rPr>
          <w:delText>–</w:delText>
        </w:r>
      </w:del>
      <w:ins w:id="446" w:author="Кристина" w:date="2025-03-25T15:01:00Z">
        <w:r w:rsidR="00750911">
          <w:rPr>
            <w:rFonts w:ascii="Times New Roman" w:eastAsia="Calibri" w:hAnsi="Times New Roman" w:cs="Times New Roman"/>
            <w:iCs/>
            <w:kern w:val="2"/>
            <w:sz w:val="24"/>
            <w:szCs w:val="24"/>
            <w:lang w:val="en-US"/>
            <w14:ligatures w14:val="standardContextual"/>
          </w:rPr>
          <w:t xml:space="preserve"> - </w:t>
        </w:r>
      </w:ins>
      <w:r w:rsidR="008C0494" w:rsidRPr="0024463D">
        <w:rPr>
          <w:rFonts w:ascii="Times New Roman" w:eastAsia="Calibri" w:hAnsi="Times New Roman" w:cs="Times New Roman"/>
          <w:b/>
          <w:iCs/>
          <w:kern w:val="2"/>
          <w:sz w:val="24"/>
          <w:szCs w:val="24"/>
          <w:lang w:val="en-US"/>
          <w14:ligatures w14:val="standardContextual"/>
          <w:rPrChange w:id="447" w:author="Кристина" w:date="2025-03-25T15:11:00Z">
            <w:rPr>
              <w:rFonts w:ascii="Times New Roman" w:eastAsia="Calibri" w:hAnsi="Times New Roman" w:cs="Times New Roman"/>
              <w:iCs/>
              <w:kern w:val="2"/>
              <w:sz w:val="24"/>
              <w:szCs w:val="24"/>
              <w:lang w:val="en-US"/>
              <w14:ligatures w14:val="standardContextual"/>
            </w:rPr>
          </w:rPrChange>
        </w:rPr>
        <w:t>FIN</w:t>
      </w:r>
      <w:r w:rsidR="008C0494" w:rsidRPr="00B67ADD">
        <w:rPr>
          <w:rFonts w:ascii="Times New Roman" w:eastAsia="Calibri" w:hAnsi="Times New Roman" w:cs="Times New Roman"/>
          <w:iCs/>
          <w:kern w:val="2"/>
          <w:sz w:val="24"/>
          <w:szCs w:val="24"/>
          <w:lang w:val="en-US"/>
          <w14:ligatures w14:val="standardContextual"/>
        </w:rPr>
        <w:t>, r = -0.39;</w:t>
      </w:r>
      <w:r w:rsidR="008C0494" w:rsidRPr="00AB29A4">
        <w:rPr>
          <w:rFonts w:ascii="Times New Roman" w:eastAsia="Calibri" w:hAnsi="Times New Roman" w:cs="Times New Roman"/>
          <w:i/>
          <w:iCs/>
          <w:kern w:val="2"/>
          <w:sz w:val="24"/>
          <w:szCs w:val="24"/>
          <w:lang w:val="en-US"/>
          <w14:ligatures w14:val="standardContextual"/>
          <w:rPrChange w:id="448" w:author="Кристина" w:date="2025-03-26T11:20:00Z">
            <w:rPr>
              <w:rFonts w:ascii="Times New Roman" w:eastAsia="Calibri" w:hAnsi="Times New Roman" w:cs="Times New Roman"/>
              <w:iCs/>
              <w:kern w:val="2"/>
              <w:sz w:val="24"/>
              <w:szCs w:val="24"/>
              <w:lang w:val="en-US"/>
              <w14:ligatures w14:val="standardContextual"/>
            </w:rPr>
          </w:rPrChange>
        </w:rPr>
        <w:t xml:space="preserve"> p &lt;</w:t>
      </w:r>
      <w:r w:rsidR="008C0494" w:rsidRPr="00B67ADD">
        <w:rPr>
          <w:rFonts w:ascii="Times New Roman" w:eastAsia="Calibri" w:hAnsi="Times New Roman" w:cs="Times New Roman"/>
          <w:iCs/>
          <w:kern w:val="2"/>
          <w:sz w:val="24"/>
          <w:szCs w:val="24"/>
          <w:lang w:val="en-US"/>
          <w14:ligatures w14:val="standardContextual"/>
        </w:rPr>
        <w:t xml:space="preserve"> 0.01), indicating divergent growth responses across the transect (</w:t>
      </w:r>
      <w:r w:rsidR="008C0494" w:rsidRPr="00A049C9">
        <w:rPr>
          <w:rFonts w:ascii="Times New Roman" w:eastAsia="Calibri" w:hAnsi="Times New Roman" w:cs="Times New Roman"/>
          <w:iCs/>
          <w:color w:val="FF0000"/>
          <w:kern w:val="2"/>
          <w:sz w:val="24"/>
          <w:szCs w:val="24"/>
          <w:lang w:val="en-US"/>
          <w14:ligatures w14:val="standardContextual"/>
          <w:rPrChange w:id="449" w:author="Кристина" w:date="2025-03-26T11:53:00Z">
            <w:rPr>
              <w:rFonts w:ascii="Times New Roman" w:eastAsia="Calibri" w:hAnsi="Times New Roman" w:cs="Times New Roman"/>
              <w:iCs/>
              <w:kern w:val="2"/>
              <w:sz w:val="24"/>
              <w:szCs w:val="24"/>
              <w:lang w:val="en-US"/>
              <w14:ligatures w14:val="standardContextual"/>
            </w:rPr>
          </w:rPrChange>
        </w:rPr>
        <w:t>Fig. S2</w:t>
      </w:r>
      <w:r w:rsidR="008C0494" w:rsidRPr="00B67ADD">
        <w:rPr>
          <w:rFonts w:ascii="Times New Roman" w:eastAsia="Calibri" w:hAnsi="Times New Roman" w:cs="Times New Roman"/>
          <w:iCs/>
          <w:kern w:val="2"/>
          <w:sz w:val="24"/>
          <w:szCs w:val="24"/>
          <w:lang w:val="en-US"/>
          <w14:ligatures w14:val="standardContextual"/>
        </w:rPr>
        <w:t>).</w:t>
      </w:r>
    </w:p>
    <w:p w14:paraId="75714F74" w14:textId="06C60794" w:rsidR="00D635E3" w:rsidRPr="00D635E3" w:rsidRDefault="00D635E3" w:rsidP="00D635E3">
      <w:pPr>
        <w:spacing w:after="0" w:line="480" w:lineRule="auto"/>
        <w:contextualSpacing/>
        <w:jc w:val="both"/>
        <w:rPr>
          <w:ins w:id="450" w:author="Кристина" w:date="2025-03-27T22:23:00Z"/>
          <w:rFonts w:ascii="Times New Roman" w:eastAsia="Calibri" w:hAnsi="Times New Roman" w:cs="Times New Roman"/>
          <w:iCs/>
          <w:kern w:val="2"/>
          <w:sz w:val="24"/>
          <w:szCs w:val="24"/>
          <w:lang w:val="en-US"/>
          <w14:ligatures w14:val="standardContextual"/>
          <w:rPrChange w:id="451" w:author="Кристина" w:date="2025-03-27T22:25:00Z">
            <w:rPr>
              <w:ins w:id="452" w:author="Кристина" w:date="2025-03-27T22:23:00Z"/>
              <w:rFonts w:ascii="Times New Roman" w:eastAsia="Calibri" w:hAnsi="Times New Roman" w:cs="Times New Roman"/>
              <w:iCs/>
              <w:kern w:val="2"/>
              <w:sz w:val="24"/>
              <w:szCs w:val="24"/>
              <w14:ligatures w14:val="standardContextual"/>
            </w:rPr>
          </w:rPrChange>
        </w:rPr>
      </w:pPr>
      <w:ins w:id="453" w:author="Кристина" w:date="2025-03-27T22:23:00Z">
        <w:r w:rsidRPr="00D635E3">
          <w:rPr>
            <w:rFonts w:ascii="Times New Roman" w:eastAsia="Calibri" w:hAnsi="Times New Roman" w:cs="Times New Roman"/>
            <w:iCs/>
            <w:kern w:val="2"/>
            <w:sz w:val="24"/>
            <w:szCs w:val="24"/>
            <w:lang w:val="en-US"/>
            <w14:ligatures w14:val="standardContextual"/>
            <w:rPrChange w:id="454" w:author="Кристина" w:date="2025-03-27T22:23:00Z">
              <w:rPr>
                <w:rFonts w:ascii="Times New Roman" w:eastAsia="Calibri" w:hAnsi="Times New Roman" w:cs="Times New Roman"/>
                <w:iCs/>
                <w:kern w:val="2"/>
                <w:sz w:val="24"/>
                <w:szCs w:val="24"/>
                <w14:ligatures w14:val="standardContextual"/>
              </w:rPr>
            </w:rPrChange>
          </w:rPr>
          <w:t xml:space="preserve">The RW chronologies reveal distinct growth patterns across the transect, driven by regional climatic gradients and species-specific responses. </w:t>
        </w:r>
        <w:r w:rsidRPr="00884226">
          <w:rPr>
            <w:rFonts w:ascii="Times New Roman" w:eastAsia="Calibri" w:hAnsi="Times New Roman" w:cs="Times New Roman"/>
            <w:i/>
            <w:iCs/>
            <w:kern w:val="2"/>
            <w:sz w:val="24"/>
            <w:szCs w:val="24"/>
            <w:lang w:val="en-US"/>
            <w14:ligatures w14:val="standardContextual"/>
            <w:rPrChange w:id="455" w:author="Кристина" w:date="2025-03-27T22:43:00Z">
              <w:rPr>
                <w:rFonts w:ascii="Times New Roman" w:eastAsia="Calibri" w:hAnsi="Times New Roman" w:cs="Times New Roman"/>
                <w:iCs/>
                <w:kern w:val="2"/>
                <w:sz w:val="24"/>
                <w:szCs w:val="24"/>
                <w14:ligatures w14:val="standardContextual"/>
              </w:rPr>
            </w:rPrChange>
          </w:rPr>
          <w:t>P. sylvestris</w:t>
        </w:r>
        <w:r w:rsidRPr="00D635E3">
          <w:rPr>
            <w:rFonts w:ascii="Times New Roman" w:eastAsia="Calibri" w:hAnsi="Times New Roman" w:cs="Times New Roman"/>
            <w:iCs/>
            <w:kern w:val="2"/>
            <w:sz w:val="24"/>
            <w:szCs w:val="24"/>
            <w:lang w:val="en-US"/>
            <w14:ligatures w14:val="standardContextual"/>
            <w:rPrChange w:id="456" w:author="Кристина" w:date="2025-03-27T22:23:00Z">
              <w:rPr>
                <w:rFonts w:ascii="Times New Roman" w:eastAsia="Calibri" w:hAnsi="Times New Roman" w:cs="Times New Roman"/>
                <w:iCs/>
                <w:kern w:val="2"/>
                <w:sz w:val="24"/>
                <w:szCs w:val="24"/>
                <w14:ligatures w14:val="standardContextual"/>
              </w:rPr>
            </w:rPrChange>
          </w:rPr>
          <w:t xml:space="preserve"> at FIN and APA, located in the milder western part of the transect, shows stable growth with a recent increase, likely benefiting from Arctic warming. In contrast, Larix species at PUR, KHA, CHO, and BIL exhibit greater variability and generally lower RW, reflecting the more extreme conditions of the central and eastern Arctic. The post-2010 stabilization in RW across most sites, except FIN and APA, may indicate increasing limitations on growth, such as moisture stress or permafrost degradation</w:t>
        </w:r>
      </w:ins>
      <w:ins w:id="457" w:author="Кристина" w:date="2025-03-27T22:25:00Z">
        <w:r w:rsidRPr="00D635E3">
          <w:rPr>
            <w:rFonts w:ascii="Times New Roman" w:eastAsia="Calibri" w:hAnsi="Times New Roman" w:cs="Times New Roman"/>
            <w:iCs/>
            <w:kern w:val="2"/>
            <w:sz w:val="24"/>
            <w:szCs w:val="24"/>
            <w:lang w:val="en-US"/>
            <w14:ligatures w14:val="standardContextual"/>
            <w:rPrChange w:id="458" w:author="Кристина" w:date="2025-03-27T22:25:00Z">
              <w:rPr>
                <w:rFonts w:ascii="Times New Roman" w:eastAsia="Calibri" w:hAnsi="Times New Roman" w:cs="Times New Roman"/>
                <w:iCs/>
                <w:kern w:val="2"/>
                <w:sz w:val="24"/>
                <w:szCs w:val="24"/>
                <w14:ligatures w14:val="standardContextual"/>
              </w:rPr>
            </w:rPrChange>
          </w:rPr>
          <w:t xml:space="preserve"> </w:t>
        </w:r>
        <w:r w:rsidRPr="00B67ADD">
          <w:rPr>
            <w:rFonts w:ascii="Times New Roman" w:eastAsia="Calibri" w:hAnsi="Times New Roman" w:cs="Times New Roman"/>
            <w:iCs/>
            <w:kern w:val="2"/>
            <w:sz w:val="24"/>
            <w:szCs w:val="24"/>
            <w:lang w:val="en-US"/>
            <w14:ligatures w14:val="standardContextual"/>
          </w:rPr>
          <w:t>(</w:t>
        </w:r>
        <w:r w:rsidRPr="0065707E">
          <w:rPr>
            <w:rFonts w:ascii="Times New Roman" w:eastAsia="Calibri" w:hAnsi="Times New Roman" w:cs="Times New Roman"/>
            <w:iCs/>
            <w:color w:val="FF0000"/>
            <w:kern w:val="2"/>
            <w:sz w:val="24"/>
            <w:szCs w:val="24"/>
            <w:lang w:val="en-US"/>
            <w14:ligatures w14:val="standardContextual"/>
          </w:rPr>
          <w:t>Fig. S</w:t>
        </w:r>
        <w:r>
          <w:rPr>
            <w:rFonts w:ascii="Times New Roman" w:eastAsia="Calibri" w:hAnsi="Times New Roman" w:cs="Times New Roman"/>
            <w:iCs/>
            <w:color w:val="FF0000"/>
            <w:kern w:val="2"/>
            <w:sz w:val="24"/>
            <w:szCs w:val="24"/>
            <w14:ligatures w14:val="standardContextual"/>
          </w:rPr>
          <w:t>3</w:t>
        </w:r>
        <w:r w:rsidRPr="00B67ADD">
          <w:rPr>
            <w:rFonts w:ascii="Times New Roman" w:eastAsia="Calibri" w:hAnsi="Times New Roman" w:cs="Times New Roman"/>
            <w:iCs/>
            <w:kern w:val="2"/>
            <w:sz w:val="24"/>
            <w:szCs w:val="24"/>
            <w:lang w:val="en-US"/>
            <w14:ligatures w14:val="standardContextual"/>
          </w:rPr>
          <w:t>)</w:t>
        </w:r>
        <w:r w:rsidRPr="00D635E3">
          <w:rPr>
            <w:rFonts w:ascii="Times New Roman" w:eastAsia="Calibri" w:hAnsi="Times New Roman" w:cs="Times New Roman"/>
            <w:iCs/>
            <w:kern w:val="2"/>
            <w:sz w:val="24"/>
            <w:szCs w:val="24"/>
            <w:lang w:val="en-US"/>
            <w14:ligatures w14:val="standardContextual"/>
            <w:rPrChange w:id="459" w:author="Кристина" w:date="2025-03-27T22:25:00Z">
              <w:rPr>
                <w:rFonts w:ascii="Times New Roman" w:eastAsia="Calibri" w:hAnsi="Times New Roman" w:cs="Times New Roman"/>
                <w:iCs/>
                <w:kern w:val="2"/>
                <w:sz w:val="24"/>
                <w:szCs w:val="24"/>
                <w14:ligatures w14:val="standardContextual"/>
              </w:rPr>
            </w:rPrChange>
          </w:rPr>
          <w:t>.</w:t>
        </w:r>
      </w:ins>
    </w:p>
    <w:p w14:paraId="29C84E52" w14:textId="1A9C3386" w:rsidR="00184FF3" w:rsidRPr="00D635E3" w:rsidDel="00D635E3" w:rsidRDefault="00184FF3" w:rsidP="00B67ADD">
      <w:pPr>
        <w:spacing w:after="0" w:line="480" w:lineRule="auto"/>
        <w:contextualSpacing/>
        <w:jc w:val="both"/>
        <w:rPr>
          <w:del w:id="460" w:author="Кристина" w:date="2025-03-27T22:23:00Z"/>
          <w:rFonts w:ascii="Times New Roman" w:eastAsia="Calibri" w:hAnsi="Times New Roman" w:cs="Times New Roman"/>
          <w:kern w:val="2"/>
          <w:sz w:val="24"/>
          <w:szCs w:val="24"/>
          <w:lang w:val="en-US"/>
          <w14:ligatures w14:val="standardContextual"/>
          <w:rPrChange w:id="461" w:author="Кристина" w:date="2025-03-27T22:23:00Z">
            <w:rPr>
              <w:del w:id="462" w:author="Кристина" w:date="2025-03-27T22:23:00Z"/>
              <w:rFonts w:ascii="Times New Roman" w:eastAsia="Calibri" w:hAnsi="Times New Roman" w:cs="Times New Roman"/>
              <w:kern w:val="2"/>
              <w:sz w:val="24"/>
              <w:szCs w:val="24"/>
              <w:lang w:val="en-US"/>
              <w14:ligatures w14:val="standardContextual"/>
            </w:rPr>
          </w:rPrChange>
        </w:rPr>
      </w:pPr>
    </w:p>
    <w:p w14:paraId="640123F7" w14:textId="56594765" w:rsidR="003416D4" w:rsidRPr="00D635E3" w:rsidRDefault="003416D4" w:rsidP="00B67ADD">
      <w:pPr>
        <w:spacing w:after="0" w:line="480" w:lineRule="auto"/>
        <w:contextualSpacing/>
        <w:jc w:val="both"/>
        <w:rPr>
          <w:rFonts w:ascii="Times New Roman" w:eastAsia="Calibri" w:hAnsi="Times New Roman" w:cs="Times New Roman"/>
          <w:b/>
          <w:bCs/>
          <w:kern w:val="2"/>
          <w:sz w:val="24"/>
          <w:szCs w:val="24"/>
          <w:lang w:val="en-US"/>
          <w14:ligatures w14:val="standardContextual"/>
          <w:rPrChange w:id="463" w:author="Кристина" w:date="2025-03-27T22:23:00Z">
            <w:rPr>
              <w:rFonts w:ascii="Times New Roman" w:eastAsia="Calibri" w:hAnsi="Times New Roman" w:cs="Times New Roman"/>
              <w:b/>
              <w:bCs/>
              <w:kern w:val="2"/>
              <w:sz w:val="24"/>
              <w:szCs w:val="24"/>
              <w:lang w:val="en-US"/>
              <w14:ligatures w14:val="standardContextual"/>
            </w:rPr>
          </w:rPrChange>
        </w:rPr>
      </w:pPr>
    </w:p>
    <w:p w14:paraId="7FC124A1" w14:textId="4309BEA7" w:rsidR="00F31D1C" w:rsidRPr="008705D8" w:rsidRDefault="0062503D" w:rsidP="00B67ADD">
      <w:pPr>
        <w:spacing w:after="0" w:line="480" w:lineRule="auto"/>
        <w:contextualSpacing/>
        <w:jc w:val="both"/>
        <w:rPr>
          <w:rFonts w:ascii="Times New Roman" w:eastAsia="Calibri" w:hAnsi="Times New Roman" w:cs="Times New Roman"/>
          <w:i/>
          <w:iCs/>
          <w:kern w:val="2"/>
          <w:sz w:val="24"/>
          <w:szCs w:val="24"/>
          <w14:ligatures w14:val="standardContextual"/>
          <w:rPrChange w:id="464" w:author="Кристина" w:date="2025-03-27T21:31:00Z">
            <w:rPr>
              <w:rFonts w:ascii="Times New Roman" w:eastAsia="Calibri" w:hAnsi="Times New Roman" w:cs="Times New Roman"/>
              <w:i/>
              <w:iCs/>
              <w:kern w:val="2"/>
              <w:sz w:val="24"/>
              <w:szCs w:val="24"/>
              <w:lang w:val="en-US"/>
              <w14:ligatures w14:val="standardContextual"/>
            </w:rPr>
          </w:rPrChange>
        </w:rPr>
      </w:pPr>
      <w:r w:rsidRPr="008705D8">
        <w:rPr>
          <w:rFonts w:ascii="Times New Roman" w:eastAsia="Calibri" w:hAnsi="Times New Roman" w:cs="Times New Roman"/>
          <w:i/>
          <w:iCs/>
          <w:kern w:val="2"/>
          <w:sz w:val="24"/>
          <w:szCs w:val="24"/>
          <w14:ligatures w14:val="standardContextual"/>
          <w:rPrChange w:id="465" w:author="Кристина" w:date="2025-03-27T21:31:00Z">
            <w:rPr>
              <w:rFonts w:ascii="Times New Roman" w:eastAsia="Calibri" w:hAnsi="Times New Roman" w:cs="Times New Roman"/>
              <w:i/>
              <w:iCs/>
              <w:kern w:val="2"/>
              <w:sz w:val="24"/>
              <w:szCs w:val="24"/>
              <w:lang w:val="en-US"/>
              <w14:ligatures w14:val="standardContextual"/>
            </w:rPr>
          </w:rPrChange>
        </w:rPr>
        <w:t>3.</w:t>
      </w:r>
      <w:r w:rsidR="00CF2FF7" w:rsidRPr="008705D8">
        <w:rPr>
          <w:rFonts w:ascii="Times New Roman" w:eastAsia="Calibri" w:hAnsi="Times New Roman" w:cs="Times New Roman"/>
          <w:i/>
          <w:iCs/>
          <w:kern w:val="2"/>
          <w:sz w:val="24"/>
          <w:szCs w:val="24"/>
          <w14:ligatures w14:val="standardContextual"/>
          <w:rPrChange w:id="466" w:author="Кристина" w:date="2025-03-27T21:31:00Z">
            <w:rPr>
              <w:rFonts w:ascii="Times New Roman" w:eastAsia="Calibri" w:hAnsi="Times New Roman" w:cs="Times New Roman"/>
              <w:i/>
              <w:iCs/>
              <w:kern w:val="2"/>
              <w:sz w:val="24"/>
              <w:szCs w:val="24"/>
              <w:lang w:val="en-US"/>
              <w14:ligatures w14:val="standardContextual"/>
            </w:rPr>
          </w:rPrChange>
        </w:rPr>
        <w:t>2</w:t>
      </w:r>
      <w:r w:rsidR="00C47D6E" w:rsidRPr="008705D8">
        <w:rPr>
          <w:rFonts w:ascii="Times New Roman" w:eastAsia="Calibri" w:hAnsi="Times New Roman" w:cs="Times New Roman"/>
          <w:i/>
          <w:iCs/>
          <w:kern w:val="2"/>
          <w:sz w:val="24"/>
          <w:szCs w:val="24"/>
          <w14:ligatures w14:val="standardContextual"/>
          <w:rPrChange w:id="467" w:author="Кристина" w:date="2025-03-27T21:31:00Z">
            <w:rPr>
              <w:rFonts w:ascii="Times New Roman" w:eastAsia="Calibri" w:hAnsi="Times New Roman" w:cs="Times New Roman"/>
              <w:i/>
              <w:iCs/>
              <w:kern w:val="2"/>
              <w:sz w:val="24"/>
              <w:szCs w:val="24"/>
              <w:lang w:val="en-US"/>
              <w14:ligatures w14:val="standardContextual"/>
            </w:rPr>
          </w:rPrChange>
        </w:rPr>
        <w:t>.</w:t>
      </w:r>
      <w:r w:rsidR="00C26C52" w:rsidRPr="008705D8">
        <w:rPr>
          <w:rFonts w:ascii="Times New Roman" w:eastAsia="Calibri" w:hAnsi="Times New Roman" w:cs="Times New Roman"/>
          <w:i/>
          <w:iCs/>
          <w:kern w:val="2"/>
          <w:sz w:val="24"/>
          <w:szCs w:val="24"/>
          <w14:ligatures w14:val="standardContextual"/>
          <w:rPrChange w:id="468" w:author="Кристина" w:date="2025-03-27T21:31:00Z">
            <w:rPr>
              <w:rFonts w:ascii="Times New Roman" w:eastAsia="Calibri" w:hAnsi="Times New Roman" w:cs="Times New Roman"/>
              <w:i/>
              <w:iCs/>
              <w:kern w:val="2"/>
              <w:sz w:val="24"/>
              <w:szCs w:val="24"/>
              <w:lang w:val="en-US"/>
              <w14:ligatures w14:val="standardContextual"/>
            </w:rPr>
          </w:rPrChange>
        </w:rPr>
        <w:t xml:space="preserve"> </w:t>
      </w:r>
      <w:r w:rsidR="00C26C52" w:rsidRPr="00B67ADD">
        <w:rPr>
          <w:rFonts w:ascii="Times New Roman" w:eastAsia="Calibri" w:hAnsi="Times New Roman" w:cs="Times New Roman"/>
          <w:i/>
          <w:iCs/>
          <w:kern w:val="2"/>
          <w:sz w:val="24"/>
          <w:szCs w:val="24"/>
          <w:lang w:val="en-US"/>
          <w14:ligatures w14:val="standardContextual"/>
        </w:rPr>
        <w:t>Climate</w:t>
      </w:r>
      <w:r w:rsidR="00C26C52" w:rsidRPr="008705D8">
        <w:rPr>
          <w:rFonts w:ascii="Times New Roman" w:eastAsia="Calibri" w:hAnsi="Times New Roman" w:cs="Times New Roman"/>
          <w:i/>
          <w:iCs/>
          <w:kern w:val="2"/>
          <w:sz w:val="24"/>
          <w:szCs w:val="24"/>
          <w14:ligatures w14:val="standardContextual"/>
          <w:rPrChange w:id="469" w:author="Кристина" w:date="2025-03-27T21:31:00Z">
            <w:rPr>
              <w:rFonts w:ascii="Times New Roman" w:eastAsia="Calibri" w:hAnsi="Times New Roman" w:cs="Times New Roman"/>
              <w:i/>
              <w:iCs/>
              <w:kern w:val="2"/>
              <w:sz w:val="24"/>
              <w:szCs w:val="24"/>
              <w:lang w:val="en-US"/>
              <w14:ligatures w14:val="standardContextual"/>
            </w:rPr>
          </w:rPrChange>
        </w:rPr>
        <w:t>-</w:t>
      </w:r>
      <w:r w:rsidR="00C26C52" w:rsidRPr="00B67ADD">
        <w:rPr>
          <w:rFonts w:ascii="Times New Roman" w:eastAsia="Calibri" w:hAnsi="Times New Roman" w:cs="Times New Roman"/>
          <w:i/>
          <w:iCs/>
          <w:kern w:val="2"/>
          <w:sz w:val="24"/>
          <w:szCs w:val="24"/>
          <w:lang w:val="en-US"/>
          <w14:ligatures w14:val="standardContextual"/>
        </w:rPr>
        <w:t>growth</w:t>
      </w:r>
      <w:r w:rsidR="00C26C52" w:rsidRPr="008705D8">
        <w:rPr>
          <w:rFonts w:ascii="Times New Roman" w:eastAsia="Calibri" w:hAnsi="Times New Roman" w:cs="Times New Roman"/>
          <w:i/>
          <w:iCs/>
          <w:kern w:val="2"/>
          <w:sz w:val="24"/>
          <w:szCs w:val="24"/>
          <w14:ligatures w14:val="standardContextual"/>
          <w:rPrChange w:id="470" w:author="Кристина" w:date="2025-03-27T21:31:00Z">
            <w:rPr>
              <w:rFonts w:ascii="Times New Roman" w:eastAsia="Calibri" w:hAnsi="Times New Roman" w:cs="Times New Roman"/>
              <w:i/>
              <w:iCs/>
              <w:kern w:val="2"/>
              <w:sz w:val="24"/>
              <w:szCs w:val="24"/>
              <w:lang w:val="en-US"/>
              <w14:ligatures w14:val="standardContextual"/>
            </w:rPr>
          </w:rPrChange>
        </w:rPr>
        <w:t xml:space="preserve"> </w:t>
      </w:r>
      <w:r w:rsidR="00C26C52" w:rsidRPr="00B67ADD">
        <w:rPr>
          <w:rFonts w:ascii="Times New Roman" w:eastAsia="Calibri" w:hAnsi="Times New Roman" w:cs="Times New Roman"/>
          <w:i/>
          <w:iCs/>
          <w:kern w:val="2"/>
          <w:sz w:val="24"/>
          <w:szCs w:val="24"/>
          <w:lang w:val="en-US"/>
          <w14:ligatures w14:val="standardContextual"/>
        </w:rPr>
        <w:t>analys</w:t>
      </w:r>
      <w:r w:rsidR="000F7B74" w:rsidRPr="00B67ADD">
        <w:rPr>
          <w:rFonts w:ascii="Times New Roman" w:eastAsia="Calibri" w:hAnsi="Times New Roman" w:cs="Times New Roman"/>
          <w:i/>
          <w:iCs/>
          <w:kern w:val="2"/>
          <w:sz w:val="24"/>
          <w:szCs w:val="24"/>
          <w:lang w:val="en-US"/>
          <w14:ligatures w14:val="standardContextual"/>
        </w:rPr>
        <w:t>is</w:t>
      </w:r>
      <w:bookmarkStart w:id="471" w:name="_GoBack"/>
      <w:bookmarkEnd w:id="471"/>
    </w:p>
    <w:p w14:paraId="4E1147D3" w14:textId="77777777" w:rsidR="000701B6" w:rsidRPr="008705D8" w:rsidRDefault="000701B6" w:rsidP="000701B6">
      <w:pPr>
        <w:spacing w:after="0" w:line="480" w:lineRule="auto"/>
        <w:contextualSpacing/>
        <w:jc w:val="both"/>
        <w:rPr>
          <w:rFonts w:ascii="Times New Roman" w:eastAsia="Calibri" w:hAnsi="Times New Roman" w:cs="Times New Roman"/>
          <w:kern w:val="2"/>
          <w:sz w:val="24"/>
          <w:szCs w:val="24"/>
          <w14:ligatures w14:val="standardContextual"/>
          <w:rPrChange w:id="472" w:author="Кристина" w:date="2025-03-27T21:31:00Z">
            <w:rPr>
              <w:rFonts w:ascii="Times New Roman" w:eastAsia="Calibri" w:hAnsi="Times New Roman" w:cs="Times New Roman"/>
              <w:kern w:val="2"/>
              <w:sz w:val="24"/>
              <w:szCs w:val="24"/>
              <w:lang w:val="en-US"/>
              <w14:ligatures w14:val="standardContextual"/>
            </w:rPr>
          </w:rPrChange>
        </w:rPr>
      </w:pPr>
    </w:p>
    <w:p w14:paraId="608370DC" w14:textId="4E562211" w:rsidR="00B5668B" w:rsidRPr="00B67ADD" w:rsidRDefault="00B5668B" w:rsidP="00B5668B">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kern w:val="2"/>
          <w:sz w:val="24"/>
          <w:szCs w:val="24"/>
          <w:lang w:val="en-US"/>
          <w14:ligatures w14:val="standardContextual"/>
        </w:rPr>
        <w:t>The climate sensitivity of standardized RW chronologies was assessed using Pearson’s correlation analysis against monthly temperature</w:t>
      </w:r>
      <w:ins w:id="473" w:author="Кристина" w:date="2025-03-27T22:33:00Z">
        <w:r w:rsidR="00B83F51" w:rsidRPr="00B83F51">
          <w:rPr>
            <w:rFonts w:ascii="Times New Roman" w:eastAsia="Calibri" w:hAnsi="Times New Roman" w:cs="Times New Roman"/>
            <w:kern w:val="2"/>
            <w:sz w:val="24"/>
            <w:szCs w:val="24"/>
            <w:lang w:val="en-US"/>
            <w14:ligatures w14:val="standardContextual"/>
            <w:rPrChange w:id="474" w:author="Кристина" w:date="2025-03-27T22:33:00Z">
              <w:rPr>
                <w:rFonts w:ascii="Times New Roman" w:eastAsia="Calibri" w:hAnsi="Times New Roman" w:cs="Times New Roman"/>
                <w:kern w:val="2"/>
                <w:sz w:val="24"/>
                <w:szCs w:val="24"/>
                <w14:ligatures w14:val="standardContextual"/>
              </w:rPr>
            </w:rPrChange>
          </w:rPr>
          <w:t xml:space="preserve"> </w:t>
        </w:r>
        <w:r w:rsidR="00B83F51" w:rsidRPr="0065707E">
          <w:rPr>
            <w:rFonts w:ascii="Times New Roman" w:eastAsia="Calibri" w:hAnsi="Times New Roman" w:cs="Times New Roman"/>
            <w:kern w:val="2"/>
            <w:sz w:val="24"/>
            <w:szCs w:val="24"/>
            <w:lang w:val="en-US"/>
            <w14:ligatures w14:val="standardContextual"/>
          </w:rPr>
          <w:t>(</w:t>
        </w:r>
        <w:r w:rsidR="00B83F51" w:rsidRPr="0065707E">
          <w:rPr>
            <w:rFonts w:ascii="Times New Roman" w:eastAsia="Calibri" w:hAnsi="Times New Roman" w:cs="Times New Roman"/>
            <w:color w:val="FF0000"/>
            <w:kern w:val="2"/>
            <w:sz w:val="24"/>
            <w:szCs w:val="24"/>
            <w:lang w:val="en-US"/>
            <w14:ligatures w14:val="standardContextual"/>
          </w:rPr>
          <w:t>Fig. 2</w:t>
        </w:r>
        <w:r w:rsidR="00B83F51" w:rsidRPr="00B67ADD">
          <w:rPr>
            <w:rFonts w:ascii="Times New Roman" w:eastAsia="Calibri" w:hAnsi="Times New Roman" w:cs="Times New Roman"/>
            <w:kern w:val="2"/>
            <w:sz w:val="24"/>
            <w:szCs w:val="24"/>
            <w:lang w:val="en-US"/>
            <w14:ligatures w14:val="standardContextual"/>
          </w:rPr>
          <w:t>)</w:t>
        </w:r>
      </w:ins>
      <w:r w:rsidRPr="00B67ADD">
        <w:rPr>
          <w:rFonts w:ascii="Times New Roman" w:eastAsia="Calibri" w:hAnsi="Times New Roman" w:cs="Times New Roman"/>
          <w:kern w:val="2"/>
          <w:sz w:val="24"/>
          <w:szCs w:val="24"/>
          <w:lang w:val="en-US"/>
          <w14:ligatures w14:val="standardContextual"/>
        </w:rPr>
        <w:t xml:space="preserve"> and precipitation</w:t>
      </w:r>
      <w:ins w:id="475" w:author="Кристина" w:date="2025-03-27T22:33:00Z">
        <w:r w:rsidR="00B83F51" w:rsidRPr="00B83F51">
          <w:rPr>
            <w:rFonts w:ascii="Times New Roman" w:eastAsia="Calibri" w:hAnsi="Times New Roman" w:cs="Times New Roman"/>
            <w:kern w:val="2"/>
            <w:sz w:val="24"/>
            <w:szCs w:val="24"/>
            <w:lang w:val="en-US"/>
            <w14:ligatures w14:val="standardContextual"/>
            <w:rPrChange w:id="476" w:author="Кристина" w:date="2025-03-27T22:33:00Z">
              <w:rPr>
                <w:rFonts w:ascii="Times New Roman" w:eastAsia="Calibri" w:hAnsi="Times New Roman" w:cs="Times New Roman"/>
                <w:kern w:val="2"/>
                <w:sz w:val="24"/>
                <w:szCs w:val="24"/>
                <w14:ligatures w14:val="standardContextual"/>
              </w:rPr>
            </w:rPrChange>
          </w:rPr>
          <w:t xml:space="preserve"> </w:t>
        </w:r>
        <w:r w:rsidR="00B83F51" w:rsidRPr="006E1DB9">
          <w:rPr>
            <w:rFonts w:ascii="Times New Roman" w:eastAsia="Calibri" w:hAnsi="Times New Roman" w:cs="Times New Roman"/>
            <w:kern w:val="2"/>
            <w:sz w:val="24"/>
            <w:szCs w:val="24"/>
            <w:lang w:val="en-US"/>
            <w14:ligatures w14:val="standardContextual"/>
          </w:rPr>
          <w:t>(</w:t>
        </w:r>
        <w:r w:rsidR="00B83F51" w:rsidRPr="006E1DB9">
          <w:rPr>
            <w:rFonts w:ascii="Times New Roman" w:eastAsia="Calibri" w:hAnsi="Times New Roman" w:cs="Times New Roman"/>
            <w:color w:val="FF0000"/>
            <w:kern w:val="2"/>
            <w:sz w:val="24"/>
            <w:szCs w:val="24"/>
            <w:lang w:val="en-US"/>
            <w14:ligatures w14:val="standardContextual"/>
          </w:rPr>
          <w:t>Fig. 2</w:t>
        </w:r>
        <w:r w:rsidR="00B83F51" w:rsidRPr="00B67ADD">
          <w:rPr>
            <w:rFonts w:ascii="Times New Roman" w:eastAsia="Calibri" w:hAnsi="Times New Roman" w:cs="Times New Roman"/>
            <w:kern w:val="2"/>
            <w:sz w:val="24"/>
            <w:szCs w:val="24"/>
            <w:lang w:val="en-US"/>
            <w14:ligatures w14:val="standardContextual"/>
          </w:rPr>
          <w:t>)</w:t>
        </w:r>
      </w:ins>
      <w:r w:rsidRPr="00B67ADD">
        <w:rPr>
          <w:rFonts w:ascii="Times New Roman" w:eastAsia="Calibri" w:hAnsi="Times New Roman" w:cs="Times New Roman"/>
          <w:kern w:val="2"/>
          <w:sz w:val="24"/>
          <w:szCs w:val="24"/>
          <w:lang w:val="en-US"/>
          <w14:ligatures w14:val="standardContextual"/>
        </w:rPr>
        <w:t xml:space="preserve"> data for 1966</w:t>
      </w:r>
      <w:del w:id="477" w:author="Кристина" w:date="2025-03-25T15:01:00Z">
        <w:r w:rsidRPr="00B67ADD" w:rsidDel="00750911">
          <w:rPr>
            <w:rFonts w:ascii="Times New Roman" w:eastAsia="Calibri" w:hAnsi="Times New Roman" w:cs="Times New Roman"/>
            <w:kern w:val="2"/>
            <w:sz w:val="24"/>
            <w:szCs w:val="24"/>
            <w:lang w:val="en-US"/>
            <w14:ligatures w14:val="standardContextual"/>
          </w:rPr>
          <w:delText>–</w:delText>
        </w:r>
      </w:del>
      <w:ins w:id="478"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B67ADD">
        <w:rPr>
          <w:rFonts w:ascii="Times New Roman" w:eastAsia="Calibri" w:hAnsi="Times New Roman" w:cs="Times New Roman"/>
          <w:kern w:val="2"/>
          <w:sz w:val="24"/>
          <w:szCs w:val="24"/>
          <w:lang w:val="en-US"/>
          <w14:ligatures w14:val="standardContextual"/>
        </w:rPr>
        <w:t>2021</w:t>
      </w:r>
      <w:del w:id="479" w:author="Кристина" w:date="2025-03-27T22:33:00Z">
        <w:r w:rsidRPr="00B67ADD" w:rsidDel="00B83F51">
          <w:rPr>
            <w:rFonts w:ascii="Times New Roman" w:eastAsia="Calibri" w:hAnsi="Times New Roman" w:cs="Times New Roman"/>
            <w:kern w:val="2"/>
            <w:sz w:val="24"/>
            <w:szCs w:val="24"/>
            <w:lang w:val="en-US"/>
            <w14:ligatures w14:val="standardContextual"/>
          </w:rPr>
          <w:delText xml:space="preserve"> </w:delText>
        </w:r>
        <w:r w:rsidRPr="00B83F51" w:rsidDel="00B83F51">
          <w:rPr>
            <w:rFonts w:ascii="Times New Roman" w:eastAsia="Calibri" w:hAnsi="Times New Roman" w:cs="Times New Roman"/>
            <w:kern w:val="2"/>
            <w:sz w:val="24"/>
            <w:szCs w:val="24"/>
            <w:lang w:val="en-US"/>
            <w14:ligatures w14:val="standardContextual"/>
            <w:rPrChange w:id="480" w:author="Кристина" w:date="2025-03-27T22:32:00Z">
              <w:rPr>
                <w:rFonts w:ascii="Times New Roman" w:eastAsia="Calibri" w:hAnsi="Times New Roman" w:cs="Times New Roman"/>
                <w:kern w:val="2"/>
                <w:sz w:val="24"/>
                <w:szCs w:val="24"/>
                <w:lang w:val="en-US"/>
                <w14:ligatures w14:val="standardContextual"/>
              </w:rPr>
            </w:rPrChange>
          </w:rPr>
          <w:delText>(</w:delText>
        </w:r>
        <w:r w:rsidRPr="00A049C9" w:rsidDel="00B83F51">
          <w:rPr>
            <w:rFonts w:ascii="Times New Roman" w:eastAsia="Calibri" w:hAnsi="Times New Roman" w:cs="Times New Roman"/>
            <w:color w:val="FF0000"/>
            <w:kern w:val="2"/>
            <w:sz w:val="24"/>
            <w:szCs w:val="24"/>
            <w:lang w:val="en-US"/>
            <w14:ligatures w14:val="standardContextual"/>
            <w:rPrChange w:id="481" w:author="Кристина" w:date="2025-03-26T11:55:00Z">
              <w:rPr>
                <w:rFonts w:ascii="Times New Roman" w:eastAsia="Calibri" w:hAnsi="Times New Roman" w:cs="Times New Roman"/>
                <w:kern w:val="2"/>
                <w:sz w:val="24"/>
                <w:szCs w:val="24"/>
                <w:lang w:val="en-US"/>
                <w14:ligatures w14:val="standardContextual"/>
              </w:rPr>
            </w:rPrChange>
          </w:rPr>
          <w:delText>Fig. 2</w:delText>
        </w:r>
        <w:r w:rsidRPr="00B67ADD" w:rsidDel="00B83F51">
          <w:rPr>
            <w:rFonts w:ascii="Times New Roman" w:eastAsia="Calibri" w:hAnsi="Times New Roman" w:cs="Times New Roman"/>
            <w:kern w:val="2"/>
            <w:sz w:val="24"/>
            <w:szCs w:val="24"/>
            <w:lang w:val="en-US"/>
            <w14:ligatures w14:val="standardContextual"/>
          </w:rPr>
          <w:delText>)</w:delText>
        </w:r>
      </w:del>
      <w:r w:rsidRPr="00B67ADD">
        <w:rPr>
          <w:rFonts w:ascii="Times New Roman" w:eastAsia="Calibri" w:hAnsi="Times New Roman" w:cs="Times New Roman"/>
          <w:kern w:val="2"/>
          <w:sz w:val="24"/>
          <w:szCs w:val="24"/>
          <w:lang w:val="en-US"/>
          <w14:ligatures w14:val="standardContextual"/>
        </w:rPr>
        <w:t>. Results for residual chronologies are provided in the Supplement (</w:t>
      </w:r>
      <w:r w:rsidRPr="00A049C9">
        <w:rPr>
          <w:rFonts w:ascii="Times New Roman" w:eastAsia="Calibri" w:hAnsi="Times New Roman" w:cs="Times New Roman"/>
          <w:color w:val="FF0000"/>
          <w:kern w:val="2"/>
          <w:sz w:val="24"/>
          <w:szCs w:val="24"/>
          <w:lang w:val="en-US"/>
          <w14:ligatures w14:val="standardContextual"/>
          <w:rPrChange w:id="482" w:author="Кристина" w:date="2025-03-26T11:55:00Z">
            <w:rPr>
              <w:rFonts w:ascii="Times New Roman" w:eastAsia="Calibri" w:hAnsi="Times New Roman" w:cs="Times New Roman"/>
              <w:kern w:val="2"/>
              <w:sz w:val="24"/>
              <w:szCs w:val="24"/>
              <w:lang w:val="en-US"/>
              <w14:ligatures w14:val="standardContextual"/>
            </w:rPr>
          </w:rPrChange>
        </w:rPr>
        <w:t>Fig. S3</w:t>
      </w:r>
      <w:r w:rsidRPr="00B67ADD">
        <w:rPr>
          <w:rFonts w:ascii="Times New Roman" w:eastAsia="Calibri" w:hAnsi="Times New Roman" w:cs="Times New Roman"/>
          <w:kern w:val="2"/>
          <w:sz w:val="24"/>
          <w:szCs w:val="24"/>
          <w:lang w:val="en-US"/>
          <w14:ligatures w14:val="standardContextual"/>
        </w:rPr>
        <w:t>,</w:t>
      </w:r>
      <w:del w:id="483" w:author="Кристина" w:date="2025-03-27T22:31:00Z">
        <w:r w:rsidRPr="00B67ADD" w:rsidDel="00B83F51">
          <w:rPr>
            <w:rFonts w:ascii="Times New Roman" w:eastAsia="Calibri" w:hAnsi="Times New Roman" w:cs="Times New Roman"/>
            <w:kern w:val="2"/>
            <w:sz w:val="24"/>
            <w:szCs w:val="24"/>
            <w:lang w:val="en-US"/>
            <w14:ligatures w14:val="standardContextual"/>
          </w:rPr>
          <w:delText xml:space="preserve"> </w:delText>
        </w:r>
        <w:r w:rsidRPr="00A049C9" w:rsidDel="00B83F51">
          <w:rPr>
            <w:rFonts w:ascii="Times New Roman" w:eastAsia="Calibri" w:hAnsi="Times New Roman" w:cs="Times New Roman"/>
            <w:color w:val="FF0000"/>
            <w:kern w:val="2"/>
            <w:sz w:val="24"/>
            <w:szCs w:val="24"/>
            <w:lang w:val="en-US"/>
            <w14:ligatures w14:val="standardContextual"/>
            <w:rPrChange w:id="484" w:author="Кристина" w:date="2025-03-26T11:55:00Z">
              <w:rPr>
                <w:rFonts w:ascii="Times New Roman" w:eastAsia="Calibri" w:hAnsi="Times New Roman" w:cs="Times New Roman"/>
                <w:kern w:val="2"/>
                <w:sz w:val="24"/>
                <w:szCs w:val="24"/>
                <w:lang w:val="en-US"/>
                <w14:ligatures w14:val="standardContextual"/>
              </w:rPr>
            </w:rPrChange>
          </w:rPr>
          <w:delText>Tables S2</w:delText>
        </w:r>
      </w:del>
      <w:del w:id="485" w:author="Кристина" w:date="2025-03-25T15:01:00Z">
        <w:r w:rsidRPr="00A049C9" w:rsidDel="00750911">
          <w:rPr>
            <w:rFonts w:ascii="Times New Roman" w:eastAsia="Calibri" w:hAnsi="Times New Roman" w:cs="Times New Roman"/>
            <w:color w:val="FF0000"/>
            <w:kern w:val="2"/>
            <w:sz w:val="24"/>
            <w:szCs w:val="24"/>
            <w:lang w:val="en-US"/>
            <w14:ligatures w14:val="standardContextual"/>
            <w:rPrChange w:id="486" w:author="Кристина" w:date="2025-03-26T11:55:00Z">
              <w:rPr>
                <w:rFonts w:ascii="Times New Roman" w:eastAsia="Calibri" w:hAnsi="Times New Roman" w:cs="Times New Roman"/>
                <w:kern w:val="2"/>
                <w:sz w:val="24"/>
                <w:szCs w:val="24"/>
                <w:lang w:val="en-US"/>
                <w14:ligatures w14:val="standardContextual"/>
              </w:rPr>
            </w:rPrChange>
          </w:rPr>
          <w:delText>–</w:delText>
        </w:r>
      </w:del>
      <w:del w:id="487" w:author="Кристина" w:date="2025-03-27T22:31:00Z">
        <w:r w:rsidRPr="00A049C9" w:rsidDel="00B83F51">
          <w:rPr>
            <w:rFonts w:ascii="Times New Roman" w:eastAsia="Calibri" w:hAnsi="Times New Roman" w:cs="Times New Roman"/>
            <w:color w:val="FF0000"/>
            <w:kern w:val="2"/>
            <w:sz w:val="24"/>
            <w:szCs w:val="24"/>
            <w:lang w:val="en-US"/>
            <w14:ligatures w14:val="standardContextual"/>
            <w:rPrChange w:id="488" w:author="Кристина" w:date="2025-03-26T11:55:00Z">
              <w:rPr>
                <w:rFonts w:ascii="Times New Roman" w:eastAsia="Calibri" w:hAnsi="Times New Roman" w:cs="Times New Roman"/>
                <w:kern w:val="2"/>
                <w:sz w:val="24"/>
                <w:szCs w:val="24"/>
                <w:lang w:val="en-US"/>
                <w14:ligatures w14:val="standardContextual"/>
              </w:rPr>
            </w:rPrChange>
          </w:rPr>
          <w:delText>S3</w:delText>
        </w:r>
      </w:del>
      <w:r w:rsidRPr="00B67ADD">
        <w:rPr>
          <w:rFonts w:ascii="Times New Roman" w:eastAsia="Calibri" w:hAnsi="Times New Roman" w:cs="Times New Roman"/>
          <w:kern w:val="2"/>
          <w:sz w:val="24"/>
          <w:szCs w:val="24"/>
          <w:lang w:val="en-US"/>
          <w14:ligatures w14:val="standardContextual"/>
        </w:rPr>
        <w:t xml:space="preserve">). Summer temperatures positively influenced RW across all sites, with species- and site-specific differences in timing and magnitude. At </w:t>
      </w:r>
      <w:r w:rsidRPr="0024463D">
        <w:rPr>
          <w:rFonts w:ascii="Times New Roman" w:eastAsia="Calibri" w:hAnsi="Times New Roman" w:cs="Times New Roman"/>
          <w:b/>
          <w:kern w:val="2"/>
          <w:sz w:val="24"/>
          <w:szCs w:val="24"/>
          <w:lang w:val="en-US"/>
          <w14:ligatures w14:val="standardContextual"/>
          <w:rPrChange w:id="489" w:author="Кристина" w:date="2025-03-25T15:15:00Z">
            <w:rPr>
              <w:rFonts w:ascii="Times New Roman" w:eastAsia="Calibri" w:hAnsi="Times New Roman" w:cs="Times New Roman"/>
              <w:kern w:val="2"/>
              <w:sz w:val="24"/>
              <w:szCs w:val="24"/>
              <w:lang w:val="en-US"/>
              <w14:ligatures w14:val="standardContextual"/>
            </w:rPr>
          </w:rPrChange>
        </w:rPr>
        <w:t>PUR</w:t>
      </w:r>
      <w:r w:rsidRPr="00B67ADD">
        <w:rPr>
          <w:rFonts w:ascii="Times New Roman" w:eastAsia="Calibri" w:hAnsi="Times New Roman" w:cs="Times New Roman"/>
          <w:kern w:val="2"/>
          <w:sz w:val="24"/>
          <w:szCs w:val="24"/>
          <w:lang w:val="en-US"/>
          <w14:ligatures w14:val="standardContextual"/>
        </w:rPr>
        <w:t xml:space="preserve"> (</w:t>
      </w:r>
      <w:r w:rsidRPr="00F96345">
        <w:rPr>
          <w:rFonts w:ascii="Times New Roman" w:eastAsia="Calibri" w:hAnsi="Times New Roman" w:cs="Times New Roman"/>
          <w:i/>
          <w:kern w:val="2"/>
          <w:sz w:val="24"/>
          <w:szCs w:val="24"/>
          <w:lang w:val="en-US"/>
          <w14:ligatures w14:val="standardContextual"/>
          <w:rPrChange w:id="490" w:author="Кристина" w:date="2025-03-26T16:01:00Z">
            <w:rPr>
              <w:rFonts w:ascii="Times New Roman" w:eastAsia="Calibri" w:hAnsi="Times New Roman" w:cs="Times New Roman"/>
              <w:kern w:val="2"/>
              <w:sz w:val="24"/>
              <w:szCs w:val="24"/>
              <w:lang w:val="en-US"/>
              <w14:ligatures w14:val="standardContextual"/>
            </w:rPr>
          </w:rPrChange>
        </w:rPr>
        <w:t>L. sibirica</w:t>
      </w:r>
      <w:r w:rsidRPr="00B67ADD">
        <w:rPr>
          <w:rFonts w:ascii="Times New Roman" w:eastAsia="Calibri" w:hAnsi="Times New Roman" w:cs="Times New Roman"/>
          <w:kern w:val="2"/>
          <w:sz w:val="24"/>
          <w:szCs w:val="24"/>
          <w:lang w:val="en-US"/>
          <w14:ligatures w14:val="standardContextual"/>
        </w:rPr>
        <w:t xml:space="preserve">), </w:t>
      </w:r>
      <w:r w:rsidRPr="0084700E">
        <w:rPr>
          <w:rFonts w:ascii="Times New Roman" w:eastAsia="Calibri" w:hAnsi="Times New Roman" w:cs="Times New Roman"/>
          <w:b/>
          <w:kern w:val="2"/>
          <w:sz w:val="24"/>
          <w:szCs w:val="24"/>
          <w:lang w:val="en-US"/>
          <w14:ligatures w14:val="standardContextual"/>
          <w:rPrChange w:id="491" w:author="Кристина" w:date="2025-03-25T15:18:00Z">
            <w:rPr>
              <w:rFonts w:ascii="Times New Roman" w:eastAsia="Calibri" w:hAnsi="Times New Roman" w:cs="Times New Roman"/>
              <w:kern w:val="2"/>
              <w:sz w:val="24"/>
              <w:szCs w:val="24"/>
              <w:lang w:val="en-US"/>
              <w14:ligatures w14:val="standardContextual"/>
            </w:rPr>
          </w:rPrChange>
        </w:rPr>
        <w:t>KHA</w:t>
      </w:r>
      <w:r w:rsidRPr="00B67ADD">
        <w:rPr>
          <w:rFonts w:ascii="Times New Roman" w:eastAsia="Calibri" w:hAnsi="Times New Roman" w:cs="Times New Roman"/>
          <w:kern w:val="2"/>
          <w:sz w:val="24"/>
          <w:szCs w:val="24"/>
          <w:lang w:val="en-US"/>
          <w14:ligatures w14:val="standardContextual"/>
        </w:rPr>
        <w:t xml:space="preserve"> (</w:t>
      </w:r>
      <w:r w:rsidRPr="00140886">
        <w:rPr>
          <w:rFonts w:ascii="Times New Roman" w:eastAsia="Calibri" w:hAnsi="Times New Roman" w:cs="Times New Roman"/>
          <w:i/>
          <w:kern w:val="2"/>
          <w:sz w:val="24"/>
          <w:szCs w:val="24"/>
          <w:lang w:val="en-US"/>
          <w14:ligatures w14:val="standardContextual"/>
          <w:rPrChange w:id="492" w:author="Кристина" w:date="2025-03-26T11:14:00Z">
            <w:rPr>
              <w:rFonts w:ascii="Times New Roman" w:eastAsia="Calibri" w:hAnsi="Times New Roman" w:cs="Times New Roman"/>
              <w:kern w:val="2"/>
              <w:sz w:val="24"/>
              <w:szCs w:val="24"/>
              <w:lang w:val="en-US"/>
              <w14:ligatures w14:val="standardContextual"/>
            </w:rPr>
          </w:rPrChange>
        </w:rPr>
        <w:t>L. gmelinii</w:t>
      </w:r>
      <w:r w:rsidRPr="00B67ADD">
        <w:rPr>
          <w:rFonts w:ascii="Times New Roman" w:eastAsia="Calibri" w:hAnsi="Times New Roman" w:cs="Times New Roman"/>
          <w:kern w:val="2"/>
          <w:sz w:val="24"/>
          <w:szCs w:val="24"/>
          <w:lang w:val="en-US"/>
          <w14:ligatures w14:val="standardContextual"/>
        </w:rPr>
        <w:t xml:space="preserve">), and </w:t>
      </w:r>
      <w:r w:rsidRPr="0084700E">
        <w:rPr>
          <w:rFonts w:ascii="Times New Roman" w:eastAsia="Calibri" w:hAnsi="Times New Roman" w:cs="Times New Roman"/>
          <w:b/>
          <w:kern w:val="2"/>
          <w:sz w:val="24"/>
          <w:szCs w:val="24"/>
          <w:lang w:val="en-US"/>
          <w14:ligatures w14:val="standardContextual"/>
          <w:rPrChange w:id="493" w:author="Кристина" w:date="2025-03-25T15:21:00Z">
            <w:rPr>
              <w:rFonts w:ascii="Times New Roman" w:eastAsia="Calibri" w:hAnsi="Times New Roman" w:cs="Times New Roman"/>
              <w:kern w:val="2"/>
              <w:sz w:val="24"/>
              <w:szCs w:val="24"/>
              <w:lang w:val="en-US"/>
              <w14:ligatures w14:val="standardContextual"/>
            </w:rPr>
          </w:rPrChange>
        </w:rPr>
        <w:t>BIL</w:t>
      </w:r>
      <w:r w:rsidRPr="00B67ADD">
        <w:rPr>
          <w:rFonts w:ascii="Times New Roman" w:eastAsia="Calibri" w:hAnsi="Times New Roman" w:cs="Times New Roman"/>
          <w:kern w:val="2"/>
          <w:sz w:val="24"/>
          <w:szCs w:val="24"/>
          <w:lang w:val="en-US"/>
          <w14:ligatures w14:val="standardContextual"/>
        </w:rPr>
        <w:t xml:space="preserve"> (</w:t>
      </w:r>
      <w:r w:rsidRPr="00F96345">
        <w:rPr>
          <w:rFonts w:ascii="Times New Roman" w:eastAsia="Calibri" w:hAnsi="Times New Roman" w:cs="Times New Roman"/>
          <w:i/>
          <w:kern w:val="2"/>
          <w:sz w:val="24"/>
          <w:szCs w:val="24"/>
          <w:lang w:val="en-US"/>
          <w14:ligatures w14:val="standardContextual"/>
          <w:rPrChange w:id="494" w:author="Кристина" w:date="2025-03-26T16:01:00Z">
            <w:rPr>
              <w:rFonts w:ascii="Times New Roman" w:eastAsia="Calibri" w:hAnsi="Times New Roman" w:cs="Times New Roman"/>
              <w:kern w:val="2"/>
              <w:sz w:val="24"/>
              <w:szCs w:val="24"/>
              <w:lang w:val="en-US"/>
              <w14:ligatures w14:val="standardContextual"/>
            </w:rPr>
          </w:rPrChange>
        </w:rPr>
        <w:t>L. cajanderi</w:t>
      </w:r>
      <w:r w:rsidRPr="00B67ADD">
        <w:rPr>
          <w:rFonts w:ascii="Times New Roman" w:eastAsia="Calibri" w:hAnsi="Times New Roman" w:cs="Times New Roman"/>
          <w:kern w:val="2"/>
          <w:sz w:val="24"/>
          <w:szCs w:val="24"/>
          <w:lang w:val="en-US"/>
          <w14:ligatures w14:val="standardContextual"/>
        </w:rPr>
        <w:t>), RW showed strong correlations with June temperature (r = 0.54, 0.43, 0.41, respectively;</w:t>
      </w:r>
      <w:r w:rsidRPr="00AB29A4">
        <w:rPr>
          <w:rFonts w:ascii="Times New Roman" w:eastAsia="Calibri" w:hAnsi="Times New Roman" w:cs="Times New Roman"/>
          <w:i/>
          <w:kern w:val="2"/>
          <w:sz w:val="24"/>
          <w:szCs w:val="24"/>
          <w:lang w:val="en-US"/>
          <w14:ligatures w14:val="standardContextual"/>
          <w:rPrChange w:id="495" w:author="Кристина" w:date="2025-03-26T11:20:00Z">
            <w:rPr>
              <w:rFonts w:ascii="Times New Roman" w:eastAsia="Calibri" w:hAnsi="Times New Roman" w:cs="Times New Roman"/>
              <w:kern w:val="2"/>
              <w:sz w:val="24"/>
              <w:szCs w:val="24"/>
              <w:lang w:val="en-US"/>
              <w14:ligatures w14:val="standardContextual"/>
            </w:rPr>
          </w:rPrChange>
        </w:rPr>
        <w:t xml:space="preserve"> p &lt;</w:t>
      </w:r>
      <w:r w:rsidRPr="00B67ADD">
        <w:rPr>
          <w:rFonts w:ascii="Times New Roman" w:eastAsia="Calibri" w:hAnsi="Times New Roman" w:cs="Times New Roman"/>
          <w:kern w:val="2"/>
          <w:sz w:val="24"/>
          <w:szCs w:val="24"/>
          <w:lang w:val="en-US"/>
          <w14:ligatures w14:val="standardContextual"/>
        </w:rPr>
        <w:t xml:space="preserve"> 0.01), and a weaker </w:t>
      </w:r>
      <w:r w:rsidRPr="00B67ADD">
        <w:rPr>
          <w:rFonts w:ascii="Times New Roman" w:eastAsia="Calibri" w:hAnsi="Times New Roman" w:cs="Times New Roman"/>
          <w:kern w:val="2"/>
          <w:sz w:val="24"/>
          <w:szCs w:val="24"/>
          <w:lang w:val="en-US"/>
          <w14:ligatures w14:val="standardContextual"/>
        </w:rPr>
        <w:lastRenderedPageBreak/>
        <w:t xml:space="preserve">signal at </w:t>
      </w:r>
      <w:r w:rsidRPr="0084700E">
        <w:rPr>
          <w:rFonts w:ascii="Times New Roman" w:eastAsia="Calibri" w:hAnsi="Times New Roman" w:cs="Times New Roman"/>
          <w:b/>
          <w:kern w:val="2"/>
          <w:sz w:val="24"/>
          <w:szCs w:val="24"/>
          <w:lang w:val="en-US"/>
          <w14:ligatures w14:val="standardContextual"/>
          <w:rPrChange w:id="496" w:author="Кристина" w:date="2025-03-25T15:19:00Z">
            <w:rPr>
              <w:rFonts w:ascii="Times New Roman" w:eastAsia="Calibri" w:hAnsi="Times New Roman" w:cs="Times New Roman"/>
              <w:kern w:val="2"/>
              <w:sz w:val="24"/>
              <w:szCs w:val="24"/>
              <w:lang w:val="en-US"/>
              <w14:ligatures w14:val="standardContextual"/>
            </w:rPr>
          </w:rPrChange>
        </w:rPr>
        <w:t>CHO</w:t>
      </w:r>
      <w:r w:rsidRPr="00B67ADD">
        <w:rPr>
          <w:rFonts w:ascii="Times New Roman" w:eastAsia="Calibri" w:hAnsi="Times New Roman" w:cs="Times New Roman"/>
          <w:kern w:val="2"/>
          <w:sz w:val="24"/>
          <w:szCs w:val="24"/>
          <w:lang w:val="en-US"/>
          <w14:ligatures w14:val="standardContextual"/>
        </w:rPr>
        <w:t xml:space="preserve"> (</w:t>
      </w:r>
      <w:r w:rsidRPr="00F96345">
        <w:rPr>
          <w:rFonts w:ascii="Times New Roman" w:eastAsia="Calibri" w:hAnsi="Times New Roman" w:cs="Times New Roman"/>
          <w:i/>
          <w:kern w:val="2"/>
          <w:sz w:val="24"/>
          <w:szCs w:val="24"/>
          <w:lang w:val="en-US"/>
          <w14:ligatures w14:val="standardContextual"/>
          <w:rPrChange w:id="497" w:author="Кристина" w:date="2025-03-26T16:01:00Z">
            <w:rPr>
              <w:rFonts w:ascii="Times New Roman" w:eastAsia="Calibri" w:hAnsi="Times New Roman" w:cs="Times New Roman"/>
              <w:kern w:val="2"/>
              <w:sz w:val="24"/>
              <w:szCs w:val="24"/>
              <w:lang w:val="en-US"/>
              <w14:ligatures w14:val="standardContextual"/>
            </w:rPr>
          </w:rPrChange>
        </w:rPr>
        <w:t>L. cajanderi</w:t>
      </w:r>
      <w:r w:rsidRPr="00B67ADD">
        <w:rPr>
          <w:rFonts w:ascii="Times New Roman" w:eastAsia="Calibri" w:hAnsi="Times New Roman" w:cs="Times New Roman"/>
          <w:kern w:val="2"/>
          <w:sz w:val="24"/>
          <w:szCs w:val="24"/>
          <w:lang w:val="en-US"/>
          <w14:ligatures w14:val="standardContextual"/>
        </w:rPr>
        <w:t>; r = 0.24,</w:t>
      </w:r>
      <w:r w:rsidRPr="00AB29A4">
        <w:rPr>
          <w:rFonts w:ascii="Times New Roman" w:eastAsia="Calibri" w:hAnsi="Times New Roman" w:cs="Times New Roman"/>
          <w:i/>
          <w:kern w:val="2"/>
          <w:sz w:val="24"/>
          <w:szCs w:val="24"/>
          <w:lang w:val="en-US"/>
          <w14:ligatures w14:val="standardContextual"/>
          <w:rPrChange w:id="498" w:author="Кристина" w:date="2025-03-26T11:20:00Z">
            <w:rPr>
              <w:rFonts w:ascii="Times New Roman" w:eastAsia="Calibri" w:hAnsi="Times New Roman" w:cs="Times New Roman"/>
              <w:kern w:val="2"/>
              <w:sz w:val="24"/>
              <w:szCs w:val="24"/>
              <w:lang w:val="en-US"/>
              <w14:ligatures w14:val="standardContextual"/>
            </w:rPr>
          </w:rPrChange>
        </w:rPr>
        <w:t xml:space="preserve"> p &lt;</w:t>
      </w:r>
      <w:r w:rsidRPr="00B67ADD">
        <w:rPr>
          <w:rFonts w:ascii="Times New Roman" w:eastAsia="Calibri" w:hAnsi="Times New Roman" w:cs="Times New Roman"/>
          <w:kern w:val="2"/>
          <w:sz w:val="24"/>
          <w:szCs w:val="24"/>
          <w:lang w:val="en-US"/>
          <w14:ligatures w14:val="standardContextual"/>
        </w:rPr>
        <w:t xml:space="preserve"> 0.05), reflecting temperature limitation in continental climates. In contrast, western sites </w:t>
      </w:r>
      <w:r w:rsidRPr="0024463D">
        <w:rPr>
          <w:rFonts w:ascii="Times New Roman" w:eastAsia="Calibri" w:hAnsi="Times New Roman" w:cs="Times New Roman"/>
          <w:b/>
          <w:kern w:val="2"/>
          <w:sz w:val="24"/>
          <w:szCs w:val="24"/>
          <w:lang w:val="en-US"/>
          <w14:ligatures w14:val="standardContextual"/>
          <w:rPrChange w:id="499" w:author="Кристина" w:date="2025-03-25T15:11:00Z">
            <w:rPr>
              <w:rFonts w:ascii="Times New Roman" w:eastAsia="Calibri" w:hAnsi="Times New Roman" w:cs="Times New Roman"/>
              <w:kern w:val="2"/>
              <w:sz w:val="24"/>
              <w:szCs w:val="24"/>
              <w:lang w:val="en-US"/>
              <w14:ligatures w14:val="standardContextual"/>
            </w:rPr>
          </w:rPrChange>
        </w:rPr>
        <w:t>FIN</w:t>
      </w:r>
      <w:r w:rsidRPr="00B67ADD">
        <w:rPr>
          <w:rFonts w:ascii="Times New Roman" w:eastAsia="Calibri" w:hAnsi="Times New Roman" w:cs="Times New Roman"/>
          <w:kern w:val="2"/>
          <w:sz w:val="24"/>
          <w:szCs w:val="24"/>
          <w:lang w:val="en-US"/>
          <w14:ligatures w14:val="standardContextual"/>
        </w:rPr>
        <w:t xml:space="preserve"> and </w:t>
      </w:r>
      <w:r w:rsidRPr="0024463D">
        <w:rPr>
          <w:rFonts w:ascii="Times New Roman" w:eastAsia="Calibri" w:hAnsi="Times New Roman" w:cs="Times New Roman"/>
          <w:b/>
          <w:kern w:val="2"/>
          <w:sz w:val="24"/>
          <w:szCs w:val="24"/>
          <w:lang w:val="en-US"/>
          <w14:ligatures w14:val="standardContextual"/>
          <w:rPrChange w:id="500" w:author="Кристина" w:date="2025-03-25T15:13:00Z">
            <w:rPr>
              <w:rFonts w:ascii="Times New Roman" w:eastAsia="Calibri" w:hAnsi="Times New Roman" w:cs="Times New Roman"/>
              <w:kern w:val="2"/>
              <w:sz w:val="24"/>
              <w:szCs w:val="24"/>
              <w:lang w:val="en-US"/>
              <w14:ligatures w14:val="standardContextual"/>
            </w:rPr>
          </w:rPrChange>
        </w:rPr>
        <w:t>APA</w:t>
      </w:r>
      <w:r w:rsidRPr="00B67ADD">
        <w:rPr>
          <w:rFonts w:ascii="Times New Roman" w:eastAsia="Calibri" w:hAnsi="Times New Roman" w:cs="Times New Roman"/>
          <w:kern w:val="2"/>
          <w:sz w:val="24"/>
          <w:szCs w:val="24"/>
          <w:lang w:val="en-US"/>
          <w14:ligatures w14:val="standardContextual"/>
        </w:rPr>
        <w:t xml:space="preserve"> (</w:t>
      </w:r>
      <w:r w:rsidRPr="00140886">
        <w:rPr>
          <w:rFonts w:ascii="Times New Roman" w:eastAsia="Calibri" w:hAnsi="Times New Roman" w:cs="Times New Roman"/>
          <w:i/>
          <w:kern w:val="2"/>
          <w:sz w:val="24"/>
          <w:szCs w:val="24"/>
          <w:lang w:val="en-US"/>
          <w14:ligatures w14:val="standardContextual"/>
          <w:rPrChange w:id="501" w:author="Кристина" w:date="2025-03-26T11:10:00Z">
            <w:rPr>
              <w:rFonts w:ascii="Times New Roman" w:eastAsia="Calibri" w:hAnsi="Times New Roman" w:cs="Times New Roman"/>
              <w:kern w:val="2"/>
              <w:sz w:val="24"/>
              <w:szCs w:val="24"/>
              <w:lang w:val="en-US"/>
              <w14:ligatures w14:val="standardContextual"/>
            </w:rPr>
          </w:rPrChange>
        </w:rPr>
        <w:t>P. sylvestris</w:t>
      </w:r>
      <w:r w:rsidRPr="00B67ADD">
        <w:rPr>
          <w:rFonts w:ascii="Times New Roman" w:eastAsia="Calibri" w:hAnsi="Times New Roman" w:cs="Times New Roman"/>
          <w:kern w:val="2"/>
          <w:sz w:val="24"/>
          <w:szCs w:val="24"/>
          <w:lang w:val="en-US"/>
          <w14:ligatures w14:val="standardContextual"/>
        </w:rPr>
        <w:t>) exhibited significant correlations with July temperature (r = 0.35, 0.41;</w:t>
      </w:r>
      <w:r w:rsidRPr="00AB29A4">
        <w:rPr>
          <w:rFonts w:ascii="Times New Roman" w:eastAsia="Calibri" w:hAnsi="Times New Roman" w:cs="Times New Roman"/>
          <w:i/>
          <w:kern w:val="2"/>
          <w:sz w:val="24"/>
          <w:szCs w:val="24"/>
          <w:lang w:val="en-US"/>
          <w14:ligatures w14:val="standardContextual"/>
          <w:rPrChange w:id="502" w:author="Кристина" w:date="2025-03-26T11:20:00Z">
            <w:rPr>
              <w:rFonts w:ascii="Times New Roman" w:eastAsia="Calibri" w:hAnsi="Times New Roman" w:cs="Times New Roman"/>
              <w:kern w:val="2"/>
              <w:sz w:val="24"/>
              <w:szCs w:val="24"/>
              <w:lang w:val="en-US"/>
              <w14:ligatures w14:val="standardContextual"/>
            </w:rPr>
          </w:rPrChange>
        </w:rPr>
        <w:t xml:space="preserve"> p &lt;</w:t>
      </w:r>
      <w:r w:rsidRPr="00B67ADD">
        <w:rPr>
          <w:rFonts w:ascii="Times New Roman" w:eastAsia="Calibri" w:hAnsi="Times New Roman" w:cs="Times New Roman"/>
          <w:kern w:val="2"/>
          <w:sz w:val="24"/>
          <w:szCs w:val="24"/>
          <w:lang w:val="en-US"/>
          <w14:ligatures w14:val="standardContextual"/>
        </w:rPr>
        <w:t xml:space="preserve"> 0.01), consistent with milder conditions delaying peak growth sensitivity. At </w:t>
      </w:r>
      <w:r w:rsidRPr="0084700E">
        <w:rPr>
          <w:rFonts w:ascii="Times New Roman" w:eastAsia="Calibri" w:hAnsi="Times New Roman" w:cs="Times New Roman"/>
          <w:b/>
          <w:kern w:val="2"/>
          <w:sz w:val="24"/>
          <w:szCs w:val="24"/>
          <w:lang w:val="en-US"/>
          <w14:ligatures w14:val="standardContextual"/>
          <w:rPrChange w:id="503" w:author="Кристина" w:date="2025-03-25T15:19:00Z">
            <w:rPr>
              <w:rFonts w:ascii="Times New Roman" w:eastAsia="Calibri" w:hAnsi="Times New Roman" w:cs="Times New Roman"/>
              <w:kern w:val="2"/>
              <w:sz w:val="24"/>
              <w:szCs w:val="24"/>
              <w:lang w:val="en-US"/>
              <w14:ligatures w14:val="standardContextual"/>
            </w:rPr>
          </w:rPrChange>
        </w:rPr>
        <w:t>CHO</w:t>
      </w:r>
      <w:r w:rsidRPr="00B67ADD">
        <w:rPr>
          <w:rFonts w:ascii="Times New Roman" w:eastAsia="Calibri" w:hAnsi="Times New Roman" w:cs="Times New Roman"/>
          <w:kern w:val="2"/>
          <w:sz w:val="24"/>
          <w:szCs w:val="24"/>
          <w:lang w:val="en-US"/>
          <w14:ligatures w14:val="standardContextual"/>
        </w:rPr>
        <w:t>, prior autumn (September</w:t>
      </w:r>
      <w:del w:id="504" w:author="Кристина" w:date="2025-03-25T15:01:00Z">
        <w:r w:rsidRPr="00B67ADD" w:rsidDel="00750911">
          <w:rPr>
            <w:rFonts w:ascii="Times New Roman" w:eastAsia="Calibri" w:hAnsi="Times New Roman" w:cs="Times New Roman"/>
            <w:kern w:val="2"/>
            <w:sz w:val="24"/>
            <w:szCs w:val="24"/>
            <w:lang w:val="en-US"/>
            <w14:ligatures w14:val="standardContextual"/>
          </w:rPr>
          <w:delText>–</w:delText>
        </w:r>
      </w:del>
      <w:ins w:id="505"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B67ADD">
        <w:rPr>
          <w:rFonts w:ascii="Times New Roman" w:eastAsia="Calibri" w:hAnsi="Times New Roman" w:cs="Times New Roman"/>
          <w:kern w:val="2"/>
          <w:sz w:val="24"/>
          <w:szCs w:val="24"/>
          <w:lang w:val="en-US"/>
          <w14:ligatures w14:val="standardContextual"/>
        </w:rPr>
        <w:t>October) and March temperatures negatively affected RW (r = -0.30 to -0.35;</w:t>
      </w:r>
      <w:r w:rsidRPr="00AB29A4">
        <w:rPr>
          <w:rFonts w:ascii="Times New Roman" w:eastAsia="Calibri" w:hAnsi="Times New Roman" w:cs="Times New Roman"/>
          <w:i/>
          <w:kern w:val="2"/>
          <w:sz w:val="24"/>
          <w:szCs w:val="24"/>
          <w:lang w:val="en-US"/>
          <w14:ligatures w14:val="standardContextual"/>
          <w:rPrChange w:id="506" w:author="Кристина" w:date="2025-03-26T11:20:00Z">
            <w:rPr>
              <w:rFonts w:ascii="Times New Roman" w:eastAsia="Calibri" w:hAnsi="Times New Roman" w:cs="Times New Roman"/>
              <w:kern w:val="2"/>
              <w:sz w:val="24"/>
              <w:szCs w:val="24"/>
              <w:lang w:val="en-US"/>
              <w14:ligatures w14:val="standardContextual"/>
            </w:rPr>
          </w:rPrChange>
        </w:rPr>
        <w:t xml:space="preserve"> p &lt;</w:t>
      </w:r>
      <w:r w:rsidRPr="00B67ADD">
        <w:rPr>
          <w:rFonts w:ascii="Times New Roman" w:eastAsia="Calibri" w:hAnsi="Times New Roman" w:cs="Times New Roman"/>
          <w:kern w:val="2"/>
          <w:sz w:val="24"/>
          <w:szCs w:val="24"/>
          <w:lang w:val="en-US"/>
          <w14:ligatures w14:val="standardContextual"/>
        </w:rPr>
        <w:t xml:space="preserve"> 0.05), suggesting a lagged influence of cold-season conditions.</w:t>
      </w:r>
    </w:p>
    <w:p w14:paraId="359723CB" w14:textId="65587796" w:rsidR="00302A1E" w:rsidRPr="00B67ADD" w:rsidRDefault="00302A1E" w:rsidP="00754A96">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42845A0D" w14:textId="4D6897A2" w:rsidR="00C47D6E" w:rsidRPr="00B67ADD" w:rsidRDefault="00A12946" w:rsidP="00754A96">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B67ADD">
        <w:rPr>
          <w:rFonts w:ascii="Times New Roman" w:hAnsi="Times New Roman" w:cs="Times New Roman"/>
          <w:noProof/>
          <w:sz w:val="24"/>
          <w:szCs w:val="24"/>
          <w:lang w:eastAsia="ru-RU"/>
        </w:rPr>
        <w:drawing>
          <wp:inline distT="0" distB="0" distL="0" distR="0" wp14:anchorId="1CF50E13" wp14:editId="63F747B4">
            <wp:extent cx="5645785" cy="3581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5785" cy="3581400"/>
                    </a:xfrm>
                    <a:prstGeom prst="rect">
                      <a:avLst/>
                    </a:prstGeom>
                    <a:noFill/>
                    <a:ln>
                      <a:noFill/>
                    </a:ln>
                  </pic:spPr>
                </pic:pic>
              </a:graphicData>
            </a:graphic>
          </wp:inline>
        </w:drawing>
      </w:r>
    </w:p>
    <w:p w14:paraId="7CD647B9" w14:textId="62FA9FF8" w:rsidR="00B26217" w:rsidRPr="00B67ADD" w:rsidRDefault="00B26217" w:rsidP="00754A96">
      <w:pPr>
        <w:spacing w:after="0" w:line="480" w:lineRule="auto"/>
        <w:contextualSpacing/>
        <w:jc w:val="both"/>
        <w:rPr>
          <w:rFonts w:ascii="Times New Roman" w:eastAsia="Calibri" w:hAnsi="Times New Roman" w:cs="Times New Roman"/>
          <w:kern w:val="2"/>
          <w:sz w:val="24"/>
          <w:szCs w:val="24"/>
          <w:lang w:val="en-US"/>
          <w14:ligatures w14:val="standardContextual"/>
        </w:rPr>
      </w:pPr>
      <w:bookmarkStart w:id="507" w:name="_Hlk189050912"/>
      <w:r w:rsidRPr="00B67ADD">
        <w:rPr>
          <w:rFonts w:ascii="Times New Roman" w:eastAsia="Calibri" w:hAnsi="Times New Roman" w:cs="Times New Roman"/>
          <w:b/>
          <w:bCs/>
          <w:kern w:val="2"/>
          <w:sz w:val="24"/>
          <w:szCs w:val="24"/>
          <w:lang w:val="en-US"/>
          <w14:ligatures w14:val="standardContextual"/>
        </w:rPr>
        <w:t>Figure 2.</w:t>
      </w:r>
      <w:r w:rsidRPr="00B67ADD">
        <w:rPr>
          <w:rFonts w:ascii="Times New Roman" w:eastAsia="Calibri" w:hAnsi="Times New Roman" w:cs="Times New Roman"/>
          <w:kern w:val="2"/>
          <w:sz w:val="24"/>
          <w:szCs w:val="24"/>
          <w:lang w:val="en-US"/>
          <w14:ligatures w14:val="standardContextual"/>
        </w:rPr>
        <w:t xml:space="preserve"> </w:t>
      </w:r>
      <w:r w:rsidR="000F7B74" w:rsidRPr="00B67ADD">
        <w:rPr>
          <w:rFonts w:ascii="Times New Roman" w:eastAsia="Calibri" w:hAnsi="Times New Roman" w:cs="Times New Roman"/>
          <w:kern w:val="2"/>
          <w:sz w:val="24"/>
          <w:szCs w:val="24"/>
          <w:lang w:val="en-US"/>
          <w14:ligatures w14:val="standardContextual"/>
        </w:rPr>
        <w:t xml:space="preserve"> </w:t>
      </w:r>
      <w:ins w:id="508" w:author="Кристина" w:date="2025-03-27T22:42:00Z">
        <w:r w:rsidR="00884226" w:rsidRPr="00884226">
          <w:rPr>
            <w:rFonts w:ascii="Times New Roman" w:eastAsia="Calibri" w:hAnsi="Times New Roman" w:cs="Times New Roman"/>
            <w:kern w:val="2"/>
            <w:sz w:val="24"/>
            <w:szCs w:val="24"/>
            <w:lang w:val="en-US"/>
            <w14:ligatures w14:val="standardContextual"/>
          </w:rPr>
          <w:t>Correlation coefficients of tree ring width with temperature.</w:t>
        </w:r>
      </w:ins>
      <w:del w:id="509" w:author="Кристина" w:date="2025-03-27T22:42:00Z">
        <w:r w:rsidR="00682C32" w:rsidRPr="00B67ADD" w:rsidDel="00884226">
          <w:rPr>
            <w:rFonts w:ascii="Times New Roman" w:eastAsia="Calibri" w:hAnsi="Times New Roman" w:cs="Times New Roman"/>
            <w:kern w:val="2"/>
            <w:sz w:val="24"/>
            <w:szCs w:val="24"/>
            <w:lang w:val="en-US"/>
            <w14:ligatures w14:val="standardContextual"/>
          </w:rPr>
          <w:delText xml:space="preserve">Coefficients of </w:delText>
        </w:r>
        <w:r w:rsidR="00AB634F" w:rsidRPr="00B67ADD" w:rsidDel="00884226">
          <w:rPr>
            <w:rFonts w:ascii="Times New Roman" w:eastAsia="Calibri" w:hAnsi="Times New Roman" w:cs="Times New Roman"/>
            <w:kern w:val="2"/>
            <w:sz w:val="24"/>
            <w:szCs w:val="24"/>
            <w:lang w:val="en-US"/>
            <w14:ligatures w14:val="standardContextual"/>
          </w:rPr>
          <w:delText>p</w:delText>
        </w:r>
        <w:r w:rsidR="00682C32" w:rsidRPr="00B67ADD" w:rsidDel="00884226">
          <w:rPr>
            <w:rFonts w:ascii="Times New Roman" w:eastAsia="Calibri" w:hAnsi="Times New Roman" w:cs="Times New Roman"/>
            <w:kern w:val="2"/>
            <w:sz w:val="24"/>
            <w:szCs w:val="24"/>
            <w:lang w:val="en-US"/>
            <w14:ligatures w14:val="standardContextual"/>
          </w:rPr>
          <w:delText xml:space="preserve">aired (A and B) correlations of tree-ring width with </w:delText>
        </w:r>
        <w:r w:rsidR="006F2B7A" w:rsidRPr="00B67ADD" w:rsidDel="00884226">
          <w:rPr>
            <w:rFonts w:ascii="Times New Roman" w:eastAsia="Calibri" w:hAnsi="Times New Roman" w:cs="Times New Roman"/>
            <w:kern w:val="2"/>
            <w:sz w:val="24"/>
            <w:szCs w:val="24"/>
            <w:lang w:val="en-US"/>
            <w14:ligatures w14:val="standardContextual"/>
          </w:rPr>
          <w:delText>tem</w:delText>
        </w:r>
        <w:r w:rsidR="00AB634F" w:rsidRPr="00B67ADD" w:rsidDel="00884226">
          <w:rPr>
            <w:rFonts w:ascii="Times New Roman" w:eastAsia="Calibri" w:hAnsi="Times New Roman" w:cs="Times New Roman"/>
            <w:kern w:val="2"/>
            <w:sz w:val="24"/>
            <w:szCs w:val="24"/>
            <w:lang w:val="en-US"/>
            <w14:ligatures w14:val="standardContextual"/>
          </w:rPr>
          <w:delText>p</w:delText>
        </w:r>
        <w:r w:rsidR="006F2B7A" w:rsidRPr="00B67ADD" w:rsidDel="00884226">
          <w:rPr>
            <w:rFonts w:ascii="Times New Roman" w:eastAsia="Calibri" w:hAnsi="Times New Roman" w:cs="Times New Roman"/>
            <w:kern w:val="2"/>
            <w:sz w:val="24"/>
            <w:szCs w:val="24"/>
            <w:lang w:val="en-US"/>
            <w14:ligatures w14:val="standardContextual"/>
          </w:rPr>
          <w:delText xml:space="preserve">erature </w:delText>
        </w:r>
        <w:r w:rsidR="00682C32" w:rsidRPr="00B67ADD" w:rsidDel="00884226">
          <w:rPr>
            <w:rFonts w:ascii="Times New Roman" w:eastAsia="Calibri" w:hAnsi="Times New Roman" w:cs="Times New Roman"/>
            <w:kern w:val="2"/>
            <w:sz w:val="24"/>
            <w:szCs w:val="24"/>
            <w:lang w:val="en-US"/>
            <w14:ligatures w14:val="standardContextual"/>
          </w:rPr>
          <w:delText xml:space="preserve">and </w:delText>
        </w:r>
        <w:r w:rsidR="00AB634F" w:rsidRPr="00B67ADD" w:rsidDel="00884226">
          <w:rPr>
            <w:rFonts w:ascii="Times New Roman" w:eastAsia="Calibri" w:hAnsi="Times New Roman" w:cs="Times New Roman"/>
            <w:kern w:val="2"/>
            <w:sz w:val="24"/>
            <w:szCs w:val="24"/>
            <w:lang w:val="en-US"/>
            <w14:ligatures w14:val="standardContextual"/>
          </w:rPr>
          <w:delText>p</w:delText>
        </w:r>
        <w:r w:rsidR="006F2B7A" w:rsidRPr="00B67ADD" w:rsidDel="00884226">
          <w:rPr>
            <w:rFonts w:ascii="Times New Roman" w:eastAsia="Calibri" w:hAnsi="Times New Roman" w:cs="Times New Roman"/>
            <w:kern w:val="2"/>
            <w:sz w:val="24"/>
            <w:szCs w:val="24"/>
            <w:lang w:val="en-US"/>
            <w14:ligatures w14:val="standardContextual"/>
          </w:rPr>
          <w:delText>reci</w:delText>
        </w:r>
        <w:r w:rsidR="00AB634F" w:rsidRPr="00B67ADD" w:rsidDel="00884226">
          <w:rPr>
            <w:rFonts w:ascii="Times New Roman" w:eastAsia="Calibri" w:hAnsi="Times New Roman" w:cs="Times New Roman"/>
            <w:kern w:val="2"/>
            <w:sz w:val="24"/>
            <w:szCs w:val="24"/>
            <w:lang w:val="en-US"/>
            <w14:ligatures w14:val="standardContextual"/>
          </w:rPr>
          <w:delText>p</w:delText>
        </w:r>
        <w:r w:rsidR="006F2B7A" w:rsidRPr="00B67ADD" w:rsidDel="00884226">
          <w:rPr>
            <w:rFonts w:ascii="Times New Roman" w:eastAsia="Calibri" w:hAnsi="Times New Roman" w:cs="Times New Roman"/>
            <w:kern w:val="2"/>
            <w:sz w:val="24"/>
            <w:szCs w:val="24"/>
            <w:lang w:val="en-US"/>
            <w14:ligatures w14:val="standardContextual"/>
          </w:rPr>
          <w:delText>itation</w:delText>
        </w:r>
        <w:r w:rsidR="00C47D6E" w:rsidRPr="00B67ADD" w:rsidDel="00884226">
          <w:rPr>
            <w:rFonts w:ascii="Times New Roman" w:eastAsia="Calibri" w:hAnsi="Times New Roman" w:cs="Times New Roman"/>
            <w:kern w:val="2"/>
            <w:sz w:val="24"/>
            <w:szCs w:val="24"/>
            <w:lang w:val="en-US"/>
            <w14:ligatures w14:val="standardContextual"/>
          </w:rPr>
          <w:delText>.</w:delText>
        </w:r>
      </w:del>
    </w:p>
    <w:bookmarkEnd w:id="507"/>
    <w:p w14:paraId="244ADC6C" w14:textId="0AADC169" w:rsidR="00015E57" w:rsidRPr="00B67ADD" w:rsidRDefault="00015E57" w:rsidP="000E623D">
      <w:pPr>
        <w:spacing w:after="0" w:line="480" w:lineRule="auto"/>
        <w:contextualSpacing/>
        <w:rPr>
          <w:rFonts w:ascii="Times New Roman" w:eastAsia="Calibri" w:hAnsi="Times New Roman" w:cs="Times New Roman"/>
          <w:kern w:val="2"/>
          <w:sz w:val="24"/>
          <w:szCs w:val="24"/>
          <w:lang w:val="en-US"/>
          <w14:ligatures w14:val="standardContextual"/>
        </w:rPr>
      </w:pPr>
    </w:p>
    <w:p w14:paraId="4B2BBAEA" w14:textId="243DE074" w:rsidR="00F35A8D" w:rsidRPr="00B67ADD" w:rsidRDefault="00BF7EEC" w:rsidP="00A54ABD">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kern w:val="2"/>
          <w:sz w:val="24"/>
          <w:szCs w:val="24"/>
          <w:lang w:val="en-US"/>
          <w14:ligatures w14:val="standardContextual"/>
        </w:rPr>
        <w:t xml:space="preserve">Moving daily </w:t>
      </w:r>
      <w:r w:rsidR="00F35A8D" w:rsidRPr="00B67ADD">
        <w:rPr>
          <w:rFonts w:ascii="Times New Roman" w:eastAsia="Calibri" w:hAnsi="Times New Roman" w:cs="Times New Roman"/>
          <w:kern w:val="2"/>
          <w:sz w:val="24"/>
          <w:szCs w:val="24"/>
          <w:lang w:val="en-US"/>
          <w14:ligatures w14:val="standardContextual"/>
        </w:rPr>
        <w:t xml:space="preserve">correlations showed a </w:t>
      </w:r>
      <w:r w:rsidR="00AB634F" w:rsidRPr="00B67ADD">
        <w:rPr>
          <w:rFonts w:ascii="Times New Roman" w:eastAsia="Calibri" w:hAnsi="Times New Roman" w:cs="Times New Roman"/>
          <w:kern w:val="2"/>
          <w:sz w:val="24"/>
          <w:szCs w:val="24"/>
          <w:lang w:val="en-US"/>
          <w14:ligatures w14:val="standardContextual"/>
        </w:rPr>
        <w:t>p</w:t>
      </w:r>
      <w:r w:rsidR="00F35A8D" w:rsidRPr="00B67ADD">
        <w:rPr>
          <w:rFonts w:ascii="Times New Roman" w:eastAsia="Calibri" w:hAnsi="Times New Roman" w:cs="Times New Roman"/>
          <w:kern w:val="2"/>
          <w:sz w:val="24"/>
          <w:szCs w:val="24"/>
          <w:lang w:val="en-US"/>
          <w14:ligatures w14:val="standardContextual"/>
        </w:rPr>
        <w:t>ositive influence of mid</w:t>
      </w:r>
      <w:r w:rsidRPr="00B67ADD">
        <w:rPr>
          <w:rFonts w:ascii="Times New Roman" w:eastAsia="Calibri" w:hAnsi="Times New Roman" w:cs="Times New Roman"/>
          <w:kern w:val="2"/>
          <w:sz w:val="24"/>
          <w:szCs w:val="24"/>
          <w:lang w:val="en-US"/>
          <w14:ligatures w14:val="standardContextual"/>
        </w:rPr>
        <w:t>-</w:t>
      </w:r>
      <w:r w:rsidR="00F35A8D" w:rsidRPr="00B67ADD">
        <w:rPr>
          <w:rFonts w:ascii="Times New Roman" w:eastAsia="Calibri" w:hAnsi="Times New Roman" w:cs="Times New Roman"/>
          <w:kern w:val="2"/>
          <w:sz w:val="24"/>
          <w:szCs w:val="24"/>
          <w:lang w:val="en-US"/>
          <w14:ligatures w14:val="standardContextual"/>
        </w:rPr>
        <w:t>summer tem</w:t>
      </w:r>
      <w:r w:rsidR="00AB634F" w:rsidRPr="00B67ADD">
        <w:rPr>
          <w:rFonts w:ascii="Times New Roman" w:eastAsia="Calibri" w:hAnsi="Times New Roman" w:cs="Times New Roman"/>
          <w:kern w:val="2"/>
          <w:sz w:val="24"/>
          <w:szCs w:val="24"/>
          <w:lang w:val="en-US"/>
          <w14:ligatures w14:val="standardContextual"/>
        </w:rPr>
        <w:t>p</w:t>
      </w:r>
      <w:r w:rsidR="00F35A8D" w:rsidRPr="00B67ADD">
        <w:rPr>
          <w:rFonts w:ascii="Times New Roman" w:eastAsia="Calibri" w:hAnsi="Times New Roman" w:cs="Times New Roman"/>
          <w:kern w:val="2"/>
          <w:sz w:val="24"/>
          <w:szCs w:val="24"/>
          <w:lang w:val="en-US"/>
          <w14:ligatures w14:val="standardContextual"/>
        </w:rPr>
        <w:t>eratures (June 23</w:t>
      </w:r>
      <w:r w:rsidR="00B8004D" w:rsidRPr="00B67ADD">
        <w:rPr>
          <w:rFonts w:ascii="Times New Roman" w:eastAsia="Calibri" w:hAnsi="Times New Roman" w:cs="Times New Roman"/>
          <w:kern w:val="2"/>
          <w:sz w:val="24"/>
          <w:szCs w:val="24"/>
          <w:lang w:val="en-US"/>
          <w14:ligatures w14:val="standardContextual"/>
        </w:rPr>
        <w:t xml:space="preserve"> - </w:t>
      </w:r>
      <w:r w:rsidR="00F35A8D" w:rsidRPr="00B67ADD">
        <w:rPr>
          <w:rFonts w:ascii="Times New Roman" w:eastAsia="Calibri" w:hAnsi="Times New Roman" w:cs="Times New Roman"/>
          <w:kern w:val="2"/>
          <w:sz w:val="24"/>
          <w:szCs w:val="24"/>
          <w:lang w:val="en-US"/>
          <w14:ligatures w14:val="standardContextual"/>
        </w:rPr>
        <w:t>July 10) in all study areas (</w:t>
      </w:r>
      <w:r w:rsidR="00F35A8D" w:rsidRPr="00B67ADD">
        <w:rPr>
          <w:rFonts w:ascii="Times New Roman" w:eastAsia="Calibri" w:hAnsi="Times New Roman" w:cs="Times New Roman"/>
          <w:color w:val="FF0000"/>
          <w:kern w:val="2"/>
          <w:sz w:val="24"/>
          <w:szCs w:val="24"/>
          <w:lang w:val="en-US"/>
          <w14:ligatures w14:val="standardContextual"/>
        </w:rPr>
        <w:t>Fig. 3A</w:t>
      </w:r>
      <w:r w:rsidR="00F35A8D" w:rsidRPr="00B67ADD">
        <w:rPr>
          <w:rFonts w:ascii="Times New Roman" w:eastAsia="Calibri" w:hAnsi="Times New Roman" w:cs="Times New Roman"/>
          <w:kern w:val="2"/>
          <w:sz w:val="24"/>
          <w:szCs w:val="24"/>
          <w:lang w:val="en-US"/>
          <w14:ligatures w14:val="standardContextual"/>
        </w:rPr>
        <w:t xml:space="preserve">). However, when moving from west to east along the northern </w:t>
      </w:r>
      <w:r w:rsidR="00AB634F" w:rsidRPr="00B67ADD">
        <w:rPr>
          <w:rFonts w:ascii="Times New Roman" w:eastAsia="Calibri" w:hAnsi="Times New Roman" w:cs="Times New Roman"/>
          <w:kern w:val="2"/>
          <w:sz w:val="24"/>
          <w:szCs w:val="24"/>
          <w:lang w:val="en-US"/>
          <w14:ligatures w14:val="standardContextual"/>
        </w:rPr>
        <w:t>p</w:t>
      </w:r>
      <w:r w:rsidR="00F35A8D" w:rsidRPr="00B67ADD">
        <w:rPr>
          <w:rFonts w:ascii="Times New Roman" w:eastAsia="Calibri" w:hAnsi="Times New Roman" w:cs="Times New Roman"/>
          <w:kern w:val="2"/>
          <w:sz w:val="24"/>
          <w:szCs w:val="24"/>
          <w:lang w:val="en-US"/>
          <w14:ligatures w14:val="standardContextual"/>
        </w:rPr>
        <w:t>rofile, an increase in the maximum correlation coefficients is noted, as well as their shift to earlier dates. The seasonal dynamics of the influence of tem</w:t>
      </w:r>
      <w:r w:rsidR="00AB634F" w:rsidRPr="00B67ADD">
        <w:rPr>
          <w:rFonts w:ascii="Times New Roman" w:eastAsia="Calibri" w:hAnsi="Times New Roman" w:cs="Times New Roman"/>
          <w:kern w:val="2"/>
          <w:sz w:val="24"/>
          <w:szCs w:val="24"/>
          <w:lang w:val="en-US"/>
          <w14:ligatures w14:val="standardContextual"/>
        </w:rPr>
        <w:t>p</w:t>
      </w:r>
      <w:r w:rsidR="00F35A8D" w:rsidRPr="00B67ADD">
        <w:rPr>
          <w:rFonts w:ascii="Times New Roman" w:eastAsia="Calibri" w:hAnsi="Times New Roman" w:cs="Times New Roman"/>
          <w:kern w:val="2"/>
          <w:sz w:val="24"/>
          <w:szCs w:val="24"/>
          <w:lang w:val="en-US"/>
          <w14:ligatures w14:val="standardContextual"/>
        </w:rPr>
        <w:t>eratures demonstrates a decrease in the significance of July tem</w:t>
      </w:r>
      <w:r w:rsidR="00AB634F" w:rsidRPr="00B67ADD">
        <w:rPr>
          <w:rFonts w:ascii="Times New Roman" w:eastAsia="Calibri" w:hAnsi="Times New Roman" w:cs="Times New Roman"/>
          <w:kern w:val="2"/>
          <w:sz w:val="24"/>
          <w:szCs w:val="24"/>
          <w:lang w:val="en-US"/>
          <w14:ligatures w14:val="standardContextual"/>
        </w:rPr>
        <w:t>p</w:t>
      </w:r>
      <w:r w:rsidR="00F35A8D" w:rsidRPr="00B67ADD">
        <w:rPr>
          <w:rFonts w:ascii="Times New Roman" w:eastAsia="Calibri" w:hAnsi="Times New Roman" w:cs="Times New Roman"/>
          <w:kern w:val="2"/>
          <w:sz w:val="24"/>
          <w:szCs w:val="24"/>
          <w:lang w:val="en-US"/>
          <w14:ligatures w14:val="standardContextual"/>
        </w:rPr>
        <w:t>eratures and an increase in the influence of June tem</w:t>
      </w:r>
      <w:r w:rsidR="00AB634F" w:rsidRPr="00B67ADD">
        <w:rPr>
          <w:rFonts w:ascii="Times New Roman" w:eastAsia="Calibri" w:hAnsi="Times New Roman" w:cs="Times New Roman"/>
          <w:kern w:val="2"/>
          <w:sz w:val="24"/>
          <w:szCs w:val="24"/>
          <w:lang w:val="en-US"/>
          <w14:ligatures w14:val="standardContextual"/>
        </w:rPr>
        <w:t>p</w:t>
      </w:r>
      <w:r w:rsidR="00F35A8D" w:rsidRPr="00B67ADD">
        <w:rPr>
          <w:rFonts w:ascii="Times New Roman" w:eastAsia="Calibri" w:hAnsi="Times New Roman" w:cs="Times New Roman"/>
          <w:kern w:val="2"/>
          <w:sz w:val="24"/>
          <w:szCs w:val="24"/>
          <w:lang w:val="en-US"/>
          <w14:ligatures w14:val="standardContextual"/>
        </w:rPr>
        <w:t>eratures on the variability of tree growth indices. In the western regions (</w:t>
      </w:r>
      <w:r w:rsidR="00F35A8D" w:rsidRPr="00B67ADD">
        <w:rPr>
          <w:rFonts w:ascii="Times New Roman" w:eastAsia="Calibri" w:hAnsi="Times New Roman" w:cs="Times New Roman"/>
          <w:b/>
          <w:kern w:val="2"/>
          <w:sz w:val="24"/>
          <w:szCs w:val="24"/>
          <w:lang w:val="en-US"/>
          <w14:ligatures w14:val="standardContextual"/>
        </w:rPr>
        <w:t>FIN, A</w:t>
      </w:r>
      <w:r w:rsidR="00AB634F" w:rsidRPr="00B67ADD">
        <w:rPr>
          <w:rFonts w:ascii="Times New Roman" w:eastAsia="Calibri" w:hAnsi="Times New Roman" w:cs="Times New Roman"/>
          <w:b/>
          <w:kern w:val="2"/>
          <w:sz w:val="24"/>
          <w:szCs w:val="24"/>
          <w:lang w:val="en-US"/>
          <w14:ligatures w14:val="standardContextual"/>
        </w:rPr>
        <w:t>P</w:t>
      </w:r>
      <w:r w:rsidR="00F35A8D" w:rsidRPr="00B67ADD">
        <w:rPr>
          <w:rFonts w:ascii="Times New Roman" w:eastAsia="Calibri" w:hAnsi="Times New Roman" w:cs="Times New Roman"/>
          <w:b/>
          <w:kern w:val="2"/>
          <w:sz w:val="24"/>
          <w:szCs w:val="24"/>
          <w:lang w:val="en-US"/>
          <w14:ligatures w14:val="standardContextual"/>
        </w:rPr>
        <w:t>A</w:t>
      </w:r>
      <w:r w:rsidR="00F35A8D" w:rsidRPr="00B67ADD">
        <w:rPr>
          <w:rFonts w:ascii="Times New Roman" w:eastAsia="Calibri" w:hAnsi="Times New Roman" w:cs="Times New Roman"/>
          <w:kern w:val="2"/>
          <w:sz w:val="24"/>
          <w:szCs w:val="24"/>
          <w:lang w:val="en-US"/>
          <w14:ligatures w14:val="standardContextual"/>
        </w:rPr>
        <w:t xml:space="preserve">), where Scots </w:t>
      </w:r>
      <w:r w:rsidR="00AB634F" w:rsidRPr="00B67ADD">
        <w:rPr>
          <w:rFonts w:ascii="Times New Roman" w:eastAsia="Calibri" w:hAnsi="Times New Roman" w:cs="Times New Roman"/>
          <w:kern w:val="2"/>
          <w:sz w:val="24"/>
          <w:szCs w:val="24"/>
          <w:lang w:val="en-US"/>
          <w14:ligatures w14:val="standardContextual"/>
        </w:rPr>
        <w:t>p</w:t>
      </w:r>
      <w:r w:rsidR="00F35A8D" w:rsidRPr="00B67ADD">
        <w:rPr>
          <w:rFonts w:ascii="Times New Roman" w:eastAsia="Calibri" w:hAnsi="Times New Roman" w:cs="Times New Roman"/>
          <w:kern w:val="2"/>
          <w:sz w:val="24"/>
          <w:szCs w:val="24"/>
          <w:lang w:val="en-US"/>
          <w14:ligatures w14:val="standardContextual"/>
        </w:rPr>
        <w:t>ine grows, the effect of July tem</w:t>
      </w:r>
      <w:r w:rsidR="00AB634F" w:rsidRPr="00B67ADD">
        <w:rPr>
          <w:rFonts w:ascii="Times New Roman" w:eastAsia="Calibri" w:hAnsi="Times New Roman" w:cs="Times New Roman"/>
          <w:kern w:val="2"/>
          <w:sz w:val="24"/>
          <w:szCs w:val="24"/>
          <w:lang w:val="en-US"/>
          <w14:ligatures w14:val="standardContextual"/>
        </w:rPr>
        <w:t>p</w:t>
      </w:r>
      <w:r w:rsidR="00F35A8D" w:rsidRPr="00B67ADD">
        <w:rPr>
          <w:rFonts w:ascii="Times New Roman" w:eastAsia="Calibri" w:hAnsi="Times New Roman" w:cs="Times New Roman"/>
          <w:kern w:val="2"/>
          <w:sz w:val="24"/>
          <w:szCs w:val="24"/>
          <w:lang w:val="en-US"/>
          <w14:ligatures w14:val="standardContextual"/>
        </w:rPr>
        <w:t>eratures is weaker (DOY 191 and 190; r = 0.43 and 0.41;</w:t>
      </w:r>
      <w:r w:rsidR="00F35A8D" w:rsidRPr="00AB29A4">
        <w:rPr>
          <w:rFonts w:ascii="Times New Roman" w:eastAsia="Calibri" w:hAnsi="Times New Roman" w:cs="Times New Roman"/>
          <w:i/>
          <w:kern w:val="2"/>
          <w:sz w:val="24"/>
          <w:szCs w:val="24"/>
          <w:lang w:val="en-US"/>
          <w14:ligatures w14:val="standardContextual"/>
          <w:rPrChange w:id="510" w:author="Кристина" w:date="2025-03-26T11:20:00Z">
            <w:rPr>
              <w:rFonts w:ascii="Times New Roman" w:eastAsia="Calibri" w:hAnsi="Times New Roman" w:cs="Times New Roman"/>
              <w:kern w:val="2"/>
              <w:sz w:val="24"/>
              <w:szCs w:val="24"/>
              <w:lang w:val="en-US"/>
              <w14:ligatures w14:val="standardContextual"/>
            </w:rPr>
          </w:rPrChange>
        </w:rPr>
        <w:t xml:space="preserve"> </w:t>
      </w:r>
      <w:r w:rsidR="00AB634F" w:rsidRPr="00AB29A4">
        <w:rPr>
          <w:rFonts w:ascii="Times New Roman" w:eastAsia="Calibri" w:hAnsi="Times New Roman" w:cs="Times New Roman"/>
          <w:i/>
          <w:kern w:val="2"/>
          <w:sz w:val="24"/>
          <w:szCs w:val="24"/>
          <w:lang w:val="en-US"/>
          <w14:ligatures w14:val="standardContextual"/>
        </w:rPr>
        <w:t>p</w:t>
      </w:r>
      <w:r w:rsidR="00AB634F" w:rsidRPr="00AB29A4">
        <w:rPr>
          <w:rFonts w:ascii="Times New Roman" w:eastAsia="Calibri" w:hAnsi="Times New Roman" w:cs="Times New Roman"/>
          <w:b/>
          <w:i/>
          <w:kern w:val="2"/>
          <w:sz w:val="24"/>
          <w:szCs w:val="24"/>
          <w:lang w:val="en-US"/>
          <w14:ligatures w14:val="standardContextual"/>
          <w:rPrChange w:id="511" w:author="Кристина" w:date="2025-03-26T11:20:00Z">
            <w:rPr>
              <w:rFonts w:ascii="Times New Roman" w:eastAsia="Calibri" w:hAnsi="Times New Roman" w:cs="Times New Roman"/>
              <w:b/>
              <w:kern w:val="2"/>
              <w:sz w:val="24"/>
              <w:szCs w:val="24"/>
              <w:lang w:val="en-US"/>
              <w14:ligatures w14:val="standardContextual"/>
            </w:rPr>
          </w:rPrChange>
        </w:rPr>
        <w:t xml:space="preserve"> &lt;</w:t>
      </w:r>
      <w:r w:rsidR="00F35A8D" w:rsidRPr="00B67ADD">
        <w:rPr>
          <w:rFonts w:ascii="Times New Roman" w:eastAsia="Calibri" w:hAnsi="Times New Roman" w:cs="Times New Roman"/>
          <w:kern w:val="2"/>
          <w:sz w:val="24"/>
          <w:szCs w:val="24"/>
          <w:lang w:val="en-US"/>
          <w14:ligatures w14:val="standardContextual"/>
        </w:rPr>
        <w:t xml:space="preserve"> 0.01) com</w:t>
      </w:r>
      <w:r w:rsidR="00AB634F" w:rsidRPr="00B67ADD">
        <w:rPr>
          <w:rFonts w:ascii="Times New Roman" w:eastAsia="Calibri" w:hAnsi="Times New Roman" w:cs="Times New Roman"/>
          <w:kern w:val="2"/>
          <w:sz w:val="24"/>
          <w:szCs w:val="24"/>
          <w:lang w:val="en-US"/>
          <w14:ligatures w14:val="standardContextual"/>
        </w:rPr>
        <w:t>p</w:t>
      </w:r>
      <w:r w:rsidR="00F35A8D" w:rsidRPr="00B67ADD">
        <w:rPr>
          <w:rFonts w:ascii="Times New Roman" w:eastAsia="Calibri" w:hAnsi="Times New Roman" w:cs="Times New Roman"/>
          <w:kern w:val="2"/>
          <w:sz w:val="24"/>
          <w:szCs w:val="24"/>
          <w:lang w:val="en-US"/>
          <w14:ligatures w14:val="standardContextual"/>
        </w:rPr>
        <w:t xml:space="preserve">ared </w:t>
      </w:r>
      <w:r w:rsidR="00F35A8D" w:rsidRPr="00B67ADD">
        <w:rPr>
          <w:rFonts w:ascii="Times New Roman" w:eastAsia="Calibri" w:hAnsi="Times New Roman" w:cs="Times New Roman"/>
          <w:kern w:val="2"/>
          <w:sz w:val="24"/>
          <w:szCs w:val="24"/>
          <w:lang w:val="en-US"/>
          <w14:ligatures w14:val="standardContextual"/>
        </w:rPr>
        <w:lastRenderedPageBreak/>
        <w:t xml:space="preserve">to other locations where larch grows: the central sites </w:t>
      </w:r>
      <w:r w:rsidR="00F35A8D" w:rsidRPr="00B67ADD">
        <w:rPr>
          <w:rFonts w:ascii="Times New Roman" w:eastAsia="Calibri" w:hAnsi="Times New Roman" w:cs="Times New Roman"/>
          <w:b/>
          <w:kern w:val="2"/>
          <w:sz w:val="24"/>
          <w:szCs w:val="24"/>
          <w:lang w:val="en-US"/>
          <w14:ligatures w14:val="standardContextual"/>
        </w:rPr>
        <w:t>(</w:t>
      </w:r>
      <w:r w:rsidR="00AB634F" w:rsidRPr="00B67ADD">
        <w:rPr>
          <w:rFonts w:ascii="Times New Roman" w:eastAsia="Calibri" w:hAnsi="Times New Roman" w:cs="Times New Roman"/>
          <w:b/>
          <w:kern w:val="2"/>
          <w:sz w:val="24"/>
          <w:szCs w:val="24"/>
          <w:lang w:val="en-US"/>
          <w14:ligatures w14:val="standardContextual"/>
        </w:rPr>
        <w:t>P</w:t>
      </w:r>
      <w:r w:rsidR="00F35A8D" w:rsidRPr="00B67ADD">
        <w:rPr>
          <w:rFonts w:ascii="Times New Roman" w:eastAsia="Calibri" w:hAnsi="Times New Roman" w:cs="Times New Roman"/>
          <w:b/>
          <w:kern w:val="2"/>
          <w:sz w:val="24"/>
          <w:szCs w:val="24"/>
          <w:lang w:val="en-US"/>
          <w14:ligatures w14:val="standardContextual"/>
        </w:rPr>
        <w:t>UR</w:t>
      </w:r>
      <w:r w:rsidR="00F35A8D" w:rsidRPr="00B67ADD">
        <w:rPr>
          <w:rFonts w:ascii="Times New Roman" w:eastAsia="Calibri" w:hAnsi="Times New Roman" w:cs="Times New Roman"/>
          <w:kern w:val="2"/>
          <w:sz w:val="24"/>
          <w:szCs w:val="24"/>
          <w:lang w:val="en-US"/>
          <w14:ligatures w14:val="standardContextual"/>
        </w:rPr>
        <w:t xml:space="preserve">, </w:t>
      </w:r>
      <w:r w:rsidR="00F35A8D" w:rsidRPr="00B67ADD">
        <w:rPr>
          <w:rFonts w:ascii="Times New Roman" w:eastAsia="Calibri" w:hAnsi="Times New Roman" w:cs="Times New Roman"/>
          <w:b/>
          <w:kern w:val="2"/>
          <w:sz w:val="24"/>
          <w:szCs w:val="24"/>
          <w:lang w:val="en-US"/>
          <w14:ligatures w14:val="standardContextual"/>
        </w:rPr>
        <w:t>KHA</w:t>
      </w:r>
      <w:r w:rsidR="00F35A8D" w:rsidRPr="00B67ADD">
        <w:rPr>
          <w:rFonts w:ascii="Times New Roman" w:eastAsia="Calibri" w:hAnsi="Times New Roman" w:cs="Times New Roman"/>
          <w:kern w:val="2"/>
          <w:sz w:val="24"/>
          <w:szCs w:val="24"/>
          <w:lang w:val="en-US"/>
          <w14:ligatures w14:val="standardContextual"/>
        </w:rPr>
        <w:t xml:space="preserve">), where the correlation coefficients reach a maximum (DOY 174 and 181; r = 0.65 and 0.67; </w:t>
      </w:r>
      <w:r w:rsidR="00AB634F" w:rsidRPr="00B67ADD">
        <w:rPr>
          <w:rFonts w:ascii="Times New Roman" w:eastAsia="Calibri" w:hAnsi="Times New Roman" w:cs="Times New Roman"/>
          <w:i/>
          <w:kern w:val="2"/>
          <w:sz w:val="24"/>
          <w:szCs w:val="24"/>
          <w:lang w:val="en-US"/>
          <w14:ligatures w14:val="standardContextual"/>
        </w:rPr>
        <w:t>p</w:t>
      </w:r>
      <w:r w:rsidR="00AB634F" w:rsidRPr="00B67ADD">
        <w:rPr>
          <w:rFonts w:ascii="Times New Roman" w:eastAsia="Calibri" w:hAnsi="Times New Roman" w:cs="Times New Roman"/>
          <w:b/>
          <w:kern w:val="2"/>
          <w:sz w:val="24"/>
          <w:szCs w:val="24"/>
          <w:lang w:val="en-US"/>
          <w14:ligatures w14:val="standardContextual"/>
        </w:rPr>
        <w:t xml:space="preserve"> &lt;</w:t>
      </w:r>
      <w:r w:rsidR="00F35A8D" w:rsidRPr="00B67ADD">
        <w:rPr>
          <w:rFonts w:ascii="Times New Roman" w:eastAsia="Calibri" w:hAnsi="Times New Roman" w:cs="Times New Roman"/>
          <w:kern w:val="2"/>
          <w:sz w:val="24"/>
          <w:szCs w:val="24"/>
          <w:lang w:val="en-US"/>
          <w14:ligatures w14:val="standardContextual"/>
        </w:rPr>
        <w:t xml:space="preserve"> 0.01), and the eastern sites of </w:t>
      </w:r>
      <w:r w:rsidR="00F35A8D" w:rsidRPr="00B67ADD">
        <w:rPr>
          <w:rFonts w:ascii="Times New Roman" w:eastAsia="Calibri" w:hAnsi="Times New Roman" w:cs="Times New Roman"/>
          <w:b/>
          <w:kern w:val="2"/>
          <w:sz w:val="24"/>
          <w:szCs w:val="24"/>
          <w:lang w:val="en-US"/>
          <w14:ligatures w14:val="standardContextual"/>
        </w:rPr>
        <w:t>CHO</w:t>
      </w:r>
      <w:r w:rsidR="00F35A8D" w:rsidRPr="00B67ADD">
        <w:rPr>
          <w:rFonts w:ascii="Times New Roman" w:eastAsia="Calibri" w:hAnsi="Times New Roman" w:cs="Times New Roman"/>
          <w:kern w:val="2"/>
          <w:sz w:val="24"/>
          <w:szCs w:val="24"/>
          <w:lang w:val="en-US"/>
          <w14:ligatures w14:val="standardContextual"/>
        </w:rPr>
        <w:t xml:space="preserve"> and </w:t>
      </w:r>
      <w:r w:rsidR="00F35A8D" w:rsidRPr="00B67ADD">
        <w:rPr>
          <w:rFonts w:ascii="Times New Roman" w:eastAsia="Calibri" w:hAnsi="Times New Roman" w:cs="Times New Roman"/>
          <w:b/>
          <w:kern w:val="2"/>
          <w:sz w:val="24"/>
          <w:szCs w:val="24"/>
          <w:lang w:val="en-US"/>
          <w14:ligatures w14:val="standardContextual"/>
        </w:rPr>
        <w:t>BIL</w:t>
      </w:r>
      <w:r w:rsidR="00F35A8D" w:rsidRPr="00B67ADD">
        <w:rPr>
          <w:rFonts w:ascii="Times New Roman" w:eastAsia="Calibri" w:hAnsi="Times New Roman" w:cs="Times New Roman"/>
          <w:kern w:val="2"/>
          <w:sz w:val="24"/>
          <w:szCs w:val="24"/>
          <w:lang w:val="en-US"/>
          <w14:ligatures w14:val="standardContextual"/>
        </w:rPr>
        <w:t xml:space="preserve"> (DOY 183 and 176; r = 0.56 and 0.54, res</w:t>
      </w:r>
      <w:r w:rsidR="00AB634F" w:rsidRPr="00B67ADD">
        <w:rPr>
          <w:rFonts w:ascii="Times New Roman" w:eastAsia="Calibri" w:hAnsi="Times New Roman" w:cs="Times New Roman"/>
          <w:kern w:val="2"/>
          <w:sz w:val="24"/>
          <w:szCs w:val="24"/>
          <w:lang w:val="en-US"/>
          <w14:ligatures w14:val="standardContextual"/>
        </w:rPr>
        <w:t>p</w:t>
      </w:r>
      <w:r w:rsidR="00F35A8D" w:rsidRPr="00B67ADD">
        <w:rPr>
          <w:rFonts w:ascii="Times New Roman" w:eastAsia="Calibri" w:hAnsi="Times New Roman" w:cs="Times New Roman"/>
          <w:kern w:val="2"/>
          <w:sz w:val="24"/>
          <w:szCs w:val="24"/>
          <w:lang w:val="en-US"/>
          <w14:ligatures w14:val="standardContextual"/>
        </w:rPr>
        <w:t xml:space="preserve">ectively; </w:t>
      </w:r>
      <w:r w:rsidR="00AB634F" w:rsidRPr="00B67ADD">
        <w:rPr>
          <w:rFonts w:ascii="Times New Roman" w:eastAsia="Calibri" w:hAnsi="Times New Roman" w:cs="Times New Roman"/>
          <w:i/>
          <w:kern w:val="2"/>
          <w:sz w:val="24"/>
          <w:szCs w:val="24"/>
          <w:lang w:val="en-US"/>
          <w14:ligatures w14:val="standardContextual"/>
        </w:rPr>
        <w:t>p</w:t>
      </w:r>
      <w:r w:rsidR="00AB634F" w:rsidRPr="00B67ADD">
        <w:rPr>
          <w:rFonts w:ascii="Times New Roman" w:eastAsia="Calibri" w:hAnsi="Times New Roman" w:cs="Times New Roman"/>
          <w:b/>
          <w:kern w:val="2"/>
          <w:sz w:val="24"/>
          <w:szCs w:val="24"/>
          <w:lang w:val="en-US"/>
          <w14:ligatures w14:val="standardContextual"/>
        </w:rPr>
        <w:t xml:space="preserve"> &lt;</w:t>
      </w:r>
      <w:r w:rsidR="00F35A8D" w:rsidRPr="00B67ADD">
        <w:rPr>
          <w:rFonts w:ascii="Times New Roman" w:eastAsia="Calibri" w:hAnsi="Times New Roman" w:cs="Times New Roman"/>
          <w:kern w:val="2"/>
          <w:sz w:val="24"/>
          <w:szCs w:val="24"/>
          <w:lang w:val="en-US"/>
          <w14:ligatures w14:val="standardContextual"/>
        </w:rPr>
        <w:t xml:space="preserve"> 0.01). Analysis of the effect of </w:t>
      </w:r>
      <w:r w:rsidR="00AB634F" w:rsidRPr="00B67ADD">
        <w:rPr>
          <w:rFonts w:ascii="Times New Roman" w:eastAsia="Calibri" w:hAnsi="Times New Roman" w:cs="Times New Roman"/>
          <w:kern w:val="2"/>
          <w:sz w:val="24"/>
          <w:szCs w:val="24"/>
          <w:lang w:val="en-US"/>
          <w14:ligatures w14:val="standardContextual"/>
        </w:rPr>
        <w:t>p</w:t>
      </w:r>
      <w:r w:rsidR="00F35A8D" w:rsidRPr="00B67ADD">
        <w:rPr>
          <w:rFonts w:ascii="Times New Roman" w:eastAsia="Calibri" w:hAnsi="Times New Roman" w:cs="Times New Roman"/>
          <w:kern w:val="2"/>
          <w:sz w:val="24"/>
          <w:szCs w:val="24"/>
          <w:lang w:val="en-US"/>
          <w14:ligatures w14:val="standardContextual"/>
        </w:rPr>
        <w:t>reci</w:t>
      </w:r>
      <w:r w:rsidR="00AB634F" w:rsidRPr="00B67ADD">
        <w:rPr>
          <w:rFonts w:ascii="Times New Roman" w:eastAsia="Calibri" w:hAnsi="Times New Roman" w:cs="Times New Roman"/>
          <w:kern w:val="2"/>
          <w:sz w:val="24"/>
          <w:szCs w:val="24"/>
          <w:lang w:val="en-US"/>
          <w14:ligatures w14:val="standardContextual"/>
        </w:rPr>
        <w:t>p</w:t>
      </w:r>
      <w:r w:rsidR="00F35A8D" w:rsidRPr="00B67ADD">
        <w:rPr>
          <w:rFonts w:ascii="Times New Roman" w:eastAsia="Calibri" w:hAnsi="Times New Roman" w:cs="Times New Roman"/>
          <w:kern w:val="2"/>
          <w:sz w:val="24"/>
          <w:szCs w:val="24"/>
          <w:lang w:val="en-US"/>
          <w14:ligatures w14:val="standardContextual"/>
        </w:rPr>
        <w:t>itation did not reveal a significant long-term effect on the radial growth of trees at any of the study sites (</w:t>
      </w:r>
      <w:r w:rsidR="00F35A8D" w:rsidRPr="00B67ADD">
        <w:rPr>
          <w:rFonts w:ascii="Times New Roman" w:eastAsia="Calibri" w:hAnsi="Times New Roman" w:cs="Times New Roman"/>
          <w:color w:val="FF0000"/>
          <w:kern w:val="2"/>
          <w:sz w:val="24"/>
          <w:szCs w:val="24"/>
          <w:lang w:val="en-US"/>
          <w14:ligatures w14:val="standardContextual"/>
        </w:rPr>
        <w:t>Fig. 3A</w:t>
      </w:r>
      <w:r w:rsidR="00F35A8D" w:rsidRPr="00B67ADD">
        <w:rPr>
          <w:rFonts w:ascii="Times New Roman" w:eastAsia="Calibri" w:hAnsi="Times New Roman" w:cs="Times New Roman"/>
          <w:kern w:val="2"/>
          <w:sz w:val="24"/>
          <w:szCs w:val="24"/>
          <w:lang w:val="en-US"/>
          <w14:ligatures w14:val="standardContextual"/>
        </w:rPr>
        <w:t>).</w:t>
      </w:r>
    </w:p>
    <w:p w14:paraId="730AF260" w14:textId="1E618D2F" w:rsidR="004D457A" w:rsidRPr="00B67ADD" w:rsidRDefault="004D457A" w:rsidP="00A54ABD">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456ADACE" w14:textId="675C851F" w:rsidR="00DE62EF" w:rsidRPr="00B67ADD" w:rsidRDefault="00A40B77" w:rsidP="00A54ABD">
      <w:pPr>
        <w:spacing w:after="0" w:line="480" w:lineRule="auto"/>
        <w:contextualSpacing/>
        <w:jc w:val="both"/>
        <w:rPr>
          <w:rFonts w:ascii="Times New Roman" w:hAnsi="Times New Roman" w:cs="Times New Roman"/>
          <w:noProof/>
          <w:sz w:val="24"/>
          <w:szCs w:val="24"/>
          <w:lang w:val="en-US"/>
        </w:rPr>
      </w:pPr>
      <w:r w:rsidRPr="00B67ADD">
        <w:rPr>
          <w:rFonts w:ascii="Times New Roman" w:hAnsi="Times New Roman" w:cs="Times New Roman"/>
          <w:noProof/>
          <w:sz w:val="24"/>
          <w:szCs w:val="24"/>
          <w:lang w:eastAsia="ru-RU"/>
        </w:rPr>
        <w:drawing>
          <wp:inline distT="0" distB="0" distL="0" distR="0" wp14:anchorId="5CCFC3E4" wp14:editId="6ADADF10">
            <wp:extent cx="4064371" cy="5130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3890" cy="5142816"/>
                    </a:xfrm>
                    <a:prstGeom prst="rect">
                      <a:avLst/>
                    </a:prstGeom>
                    <a:noFill/>
                    <a:ln>
                      <a:noFill/>
                    </a:ln>
                  </pic:spPr>
                </pic:pic>
              </a:graphicData>
            </a:graphic>
          </wp:inline>
        </w:drawing>
      </w:r>
    </w:p>
    <w:p w14:paraId="1E312CC3" w14:textId="4A7CAD5D" w:rsidR="00F35A8D" w:rsidRPr="00B67ADD" w:rsidRDefault="00B82DFC" w:rsidP="00F35A8D">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b/>
          <w:bCs/>
          <w:kern w:val="2"/>
          <w:sz w:val="24"/>
          <w:szCs w:val="24"/>
          <w:lang w:val="en-US"/>
          <w14:ligatures w14:val="standardContextual"/>
        </w:rPr>
        <w:t xml:space="preserve">Figure </w:t>
      </w:r>
      <w:r w:rsidR="00915F44" w:rsidRPr="00B67ADD">
        <w:rPr>
          <w:rFonts w:ascii="Times New Roman" w:eastAsia="Calibri" w:hAnsi="Times New Roman" w:cs="Times New Roman"/>
          <w:b/>
          <w:bCs/>
          <w:kern w:val="2"/>
          <w:sz w:val="24"/>
          <w:szCs w:val="24"/>
          <w:lang w:val="en-US"/>
          <w14:ligatures w14:val="standardContextual"/>
        </w:rPr>
        <w:t>3</w:t>
      </w:r>
      <w:r w:rsidRPr="00B67ADD">
        <w:rPr>
          <w:rFonts w:ascii="Times New Roman" w:eastAsia="Calibri" w:hAnsi="Times New Roman" w:cs="Times New Roman"/>
          <w:b/>
          <w:bCs/>
          <w:kern w:val="2"/>
          <w:sz w:val="24"/>
          <w:szCs w:val="24"/>
          <w:lang w:val="en-US"/>
          <w14:ligatures w14:val="standardContextual"/>
        </w:rPr>
        <w:t>.</w:t>
      </w:r>
      <w:r w:rsidRPr="00B67ADD">
        <w:rPr>
          <w:rFonts w:ascii="Times New Roman" w:eastAsia="Calibri" w:hAnsi="Times New Roman" w:cs="Times New Roman"/>
          <w:kern w:val="2"/>
          <w:sz w:val="24"/>
          <w:szCs w:val="24"/>
          <w:lang w:val="en-US"/>
          <w14:ligatures w14:val="standardContextual"/>
        </w:rPr>
        <w:t xml:space="preserve">  </w:t>
      </w:r>
      <w:r w:rsidR="00CD6372" w:rsidRPr="00B67ADD">
        <w:rPr>
          <w:rFonts w:ascii="Times New Roman" w:eastAsia="Calibri" w:hAnsi="Times New Roman" w:cs="Times New Roman"/>
          <w:kern w:val="2"/>
          <w:sz w:val="24"/>
          <w:szCs w:val="24"/>
          <w:lang w:val="en-US"/>
          <w14:ligatures w14:val="standardContextual"/>
        </w:rPr>
        <w:t>Sliding correlation coefficients (A and B) between standard tree-ring width indices and climate data (tem</w:t>
      </w:r>
      <w:r w:rsidR="00AB634F" w:rsidRPr="00B67ADD">
        <w:rPr>
          <w:rFonts w:ascii="Times New Roman" w:eastAsia="Calibri" w:hAnsi="Times New Roman" w:cs="Times New Roman"/>
          <w:kern w:val="2"/>
          <w:sz w:val="24"/>
          <w:szCs w:val="24"/>
          <w:lang w:val="en-US"/>
          <w14:ligatures w14:val="standardContextual"/>
        </w:rPr>
        <w:t>p</w:t>
      </w:r>
      <w:r w:rsidR="00CD6372" w:rsidRPr="00B67ADD">
        <w:rPr>
          <w:rFonts w:ascii="Times New Roman" w:eastAsia="Calibri" w:hAnsi="Times New Roman" w:cs="Times New Roman"/>
          <w:kern w:val="2"/>
          <w:sz w:val="24"/>
          <w:szCs w:val="24"/>
          <w:lang w:val="en-US"/>
          <w14:ligatures w14:val="standardContextual"/>
        </w:rPr>
        <w:t xml:space="preserve">erature and </w:t>
      </w:r>
      <w:r w:rsidR="00AB634F" w:rsidRPr="00B67ADD">
        <w:rPr>
          <w:rFonts w:ascii="Times New Roman" w:eastAsia="Calibri" w:hAnsi="Times New Roman" w:cs="Times New Roman"/>
          <w:kern w:val="2"/>
          <w:sz w:val="24"/>
          <w:szCs w:val="24"/>
          <w:lang w:val="en-US"/>
          <w14:ligatures w14:val="standardContextual"/>
        </w:rPr>
        <w:t>p</w:t>
      </w:r>
      <w:r w:rsidR="00CD6372" w:rsidRPr="00B67ADD">
        <w:rPr>
          <w:rFonts w:ascii="Times New Roman" w:eastAsia="Calibri" w:hAnsi="Times New Roman" w:cs="Times New Roman"/>
          <w:kern w:val="2"/>
          <w:sz w:val="24"/>
          <w:szCs w:val="24"/>
          <w:lang w:val="en-US"/>
          <w14:ligatures w14:val="standardContextual"/>
        </w:rPr>
        <w:t>reci</w:t>
      </w:r>
      <w:r w:rsidR="00AB634F" w:rsidRPr="00B67ADD">
        <w:rPr>
          <w:rFonts w:ascii="Times New Roman" w:eastAsia="Calibri" w:hAnsi="Times New Roman" w:cs="Times New Roman"/>
          <w:kern w:val="2"/>
          <w:sz w:val="24"/>
          <w:szCs w:val="24"/>
          <w:lang w:val="en-US"/>
          <w14:ligatures w14:val="standardContextual"/>
        </w:rPr>
        <w:t>p</w:t>
      </w:r>
      <w:r w:rsidR="00CD6372" w:rsidRPr="00B67ADD">
        <w:rPr>
          <w:rFonts w:ascii="Times New Roman" w:eastAsia="Calibri" w:hAnsi="Times New Roman" w:cs="Times New Roman"/>
          <w:kern w:val="2"/>
          <w:sz w:val="24"/>
          <w:szCs w:val="24"/>
          <w:lang w:val="en-US"/>
          <w14:ligatures w14:val="standardContextual"/>
        </w:rPr>
        <w:t>itation)</w:t>
      </w:r>
      <w:r w:rsidR="00C47D6E" w:rsidRPr="00B67ADD">
        <w:rPr>
          <w:rFonts w:ascii="Times New Roman" w:eastAsia="Calibri" w:hAnsi="Times New Roman" w:cs="Times New Roman"/>
          <w:kern w:val="2"/>
          <w:sz w:val="24"/>
          <w:szCs w:val="24"/>
          <w:lang w:val="en-US"/>
          <w14:ligatures w14:val="standardContextual"/>
        </w:rPr>
        <w:t>.</w:t>
      </w:r>
    </w:p>
    <w:p w14:paraId="5938C86F" w14:textId="77777777" w:rsidR="00F35A8D" w:rsidRPr="00B67ADD" w:rsidRDefault="00F35A8D" w:rsidP="00F35A8D">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66F87949" w14:textId="524D1C8A" w:rsidR="0062503D" w:rsidRPr="00B67ADD" w:rsidRDefault="0062503D" w:rsidP="00754A96">
      <w:pPr>
        <w:spacing w:after="0" w:line="480" w:lineRule="auto"/>
        <w:contextualSpacing/>
        <w:jc w:val="both"/>
        <w:rPr>
          <w:rFonts w:ascii="Times New Roman" w:eastAsia="Calibri" w:hAnsi="Times New Roman" w:cs="Times New Roman"/>
          <w:i/>
          <w:iCs/>
          <w:kern w:val="2"/>
          <w:sz w:val="24"/>
          <w:szCs w:val="24"/>
          <w:lang w:val="en-US"/>
          <w14:ligatures w14:val="standardContextual"/>
        </w:rPr>
      </w:pPr>
      <w:r w:rsidRPr="00B67ADD">
        <w:rPr>
          <w:rFonts w:ascii="Times New Roman" w:eastAsia="Calibri" w:hAnsi="Times New Roman" w:cs="Times New Roman"/>
          <w:i/>
          <w:iCs/>
          <w:kern w:val="2"/>
          <w:sz w:val="24"/>
          <w:szCs w:val="24"/>
          <w:lang w:val="en-US"/>
          <w14:ligatures w14:val="standardContextual"/>
        </w:rPr>
        <w:t>3.</w:t>
      </w:r>
      <w:r w:rsidR="00B50D74" w:rsidRPr="00B67ADD">
        <w:rPr>
          <w:rFonts w:ascii="Times New Roman" w:eastAsia="Calibri" w:hAnsi="Times New Roman" w:cs="Times New Roman"/>
          <w:i/>
          <w:iCs/>
          <w:kern w:val="2"/>
          <w:sz w:val="24"/>
          <w:szCs w:val="24"/>
          <w:lang w:val="en-US"/>
          <w14:ligatures w14:val="standardContextual"/>
        </w:rPr>
        <w:t>3</w:t>
      </w:r>
      <w:r w:rsidR="00C47D6E" w:rsidRPr="00B67ADD">
        <w:rPr>
          <w:rFonts w:ascii="Times New Roman" w:eastAsia="Calibri" w:hAnsi="Times New Roman" w:cs="Times New Roman"/>
          <w:i/>
          <w:iCs/>
          <w:kern w:val="2"/>
          <w:sz w:val="24"/>
          <w:szCs w:val="24"/>
          <w:lang w:val="en-US"/>
          <w14:ligatures w14:val="standardContextual"/>
        </w:rPr>
        <w:t>.</w:t>
      </w:r>
      <w:r w:rsidRPr="00B67ADD">
        <w:rPr>
          <w:rFonts w:ascii="Times New Roman" w:eastAsia="Calibri" w:hAnsi="Times New Roman" w:cs="Times New Roman"/>
          <w:i/>
          <w:iCs/>
          <w:kern w:val="2"/>
          <w:sz w:val="24"/>
          <w:szCs w:val="24"/>
          <w:lang w:val="en-US"/>
          <w14:ligatures w14:val="standardContextual"/>
        </w:rPr>
        <w:t xml:space="preserve"> Tem</w:t>
      </w:r>
      <w:r w:rsidR="00AB634F" w:rsidRPr="00B67ADD">
        <w:rPr>
          <w:rFonts w:ascii="Times New Roman" w:eastAsia="Calibri" w:hAnsi="Times New Roman" w:cs="Times New Roman"/>
          <w:i/>
          <w:iCs/>
          <w:kern w:val="2"/>
          <w:sz w:val="24"/>
          <w:szCs w:val="24"/>
          <w:lang w:val="en-US"/>
          <w14:ligatures w14:val="standardContextual"/>
        </w:rPr>
        <w:t>p</w:t>
      </w:r>
      <w:r w:rsidRPr="00B67ADD">
        <w:rPr>
          <w:rFonts w:ascii="Times New Roman" w:eastAsia="Calibri" w:hAnsi="Times New Roman" w:cs="Times New Roman"/>
          <w:i/>
          <w:iCs/>
          <w:kern w:val="2"/>
          <w:sz w:val="24"/>
          <w:szCs w:val="24"/>
          <w:lang w:val="en-US"/>
          <w14:ligatures w14:val="standardContextual"/>
        </w:rPr>
        <w:t>oral stability of tem</w:t>
      </w:r>
      <w:r w:rsidR="00AB634F" w:rsidRPr="00B67ADD">
        <w:rPr>
          <w:rFonts w:ascii="Times New Roman" w:eastAsia="Calibri" w:hAnsi="Times New Roman" w:cs="Times New Roman"/>
          <w:i/>
          <w:iCs/>
          <w:kern w:val="2"/>
          <w:sz w:val="24"/>
          <w:szCs w:val="24"/>
          <w:lang w:val="en-US"/>
          <w14:ligatures w14:val="standardContextual"/>
        </w:rPr>
        <w:t>p</w:t>
      </w:r>
      <w:r w:rsidRPr="00B67ADD">
        <w:rPr>
          <w:rFonts w:ascii="Times New Roman" w:eastAsia="Calibri" w:hAnsi="Times New Roman" w:cs="Times New Roman"/>
          <w:i/>
          <w:iCs/>
          <w:kern w:val="2"/>
          <w:sz w:val="24"/>
          <w:szCs w:val="24"/>
          <w:lang w:val="en-US"/>
          <w14:ligatures w14:val="standardContextual"/>
        </w:rPr>
        <w:t>erature signals</w:t>
      </w:r>
    </w:p>
    <w:p w14:paraId="014DEF92" w14:textId="77777777" w:rsidR="000701B6" w:rsidRPr="00B67ADD" w:rsidRDefault="000701B6" w:rsidP="000701B6">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5DBFA24B" w14:textId="2E98FEE6" w:rsidR="000E6615" w:rsidRDefault="000E6615" w:rsidP="000E6615">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0E6615">
        <w:rPr>
          <w:rFonts w:ascii="Times New Roman" w:eastAsia="Calibri" w:hAnsi="Times New Roman" w:cs="Times New Roman"/>
          <w:kern w:val="2"/>
          <w:sz w:val="24"/>
          <w:szCs w:val="24"/>
          <w:lang w:val="en-US"/>
          <w14:ligatures w14:val="standardContextual"/>
        </w:rPr>
        <w:lastRenderedPageBreak/>
        <w:t>Thirty-year moving correlations with a one-year lag revealed temporal instability in temperature responses across most sites (</w:t>
      </w:r>
      <w:r w:rsidRPr="00A049C9">
        <w:rPr>
          <w:rFonts w:ascii="Times New Roman" w:eastAsia="Calibri" w:hAnsi="Times New Roman" w:cs="Times New Roman"/>
          <w:color w:val="FF0000"/>
          <w:kern w:val="2"/>
          <w:sz w:val="24"/>
          <w:szCs w:val="24"/>
          <w:lang w:val="en-US"/>
          <w14:ligatures w14:val="standardContextual"/>
          <w:rPrChange w:id="512" w:author="Кристина" w:date="2025-03-26T11:56:00Z">
            <w:rPr>
              <w:rFonts w:ascii="Times New Roman" w:eastAsia="Calibri" w:hAnsi="Times New Roman" w:cs="Times New Roman"/>
              <w:kern w:val="2"/>
              <w:sz w:val="24"/>
              <w:szCs w:val="24"/>
              <w:lang w:val="en-US"/>
              <w14:ligatures w14:val="standardContextual"/>
            </w:rPr>
          </w:rPrChange>
        </w:rPr>
        <w:t>Fig. 4</w:t>
      </w:r>
      <w:r w:rsidRPr="000E6615">
        <w:rPr>
          <w:rFonts w:ascii="Times New Roman" w:eastAsia="Calibri" w:hAnsi="Times New Roman" w:cs="Times New Roman"/>
          <w:kern w:val="2"/>
          <w:sz w:val="24"/>
          <w:szCs w:val="24"/>
          <w:lang w:val="en-US"/>
          <w14:ligatures w14:val="standardContextual"/>
        </w:rPr>
        <w:t xml:space="preserve">). At </w:t>
      </w:r>
      <w:r w:rsidRPr="0024463D">
        <w:rPr>
          <w:rFonts w:ascii="Times New Roman" w:eastAsia="Calibri" w:hAnsi="Times New Roman" w:cs="Times New Roman"/>
          <w:b/>
          <w:kern w:val="2"/>
          <w:sz w:val="24"/>
          <w:szCs w:val="24"/>
          <w:lang w:val="en-US"/>
          <w14:ligatures w14:val="standardContextual"/>
          <w:rPrChange w:id="513" w:author="Кристина" w:date="2025-03-25T15:11:00Z">
            <w:rPr>
              <w:rFonts w:ascii="Times New Roman" w:eastAsia="Calibri" w:hAnsi="Times New Roman" w:cs="Times New Roman"/>
              <w:kern w:val="2"/>
              <w:sz w:val="24"/>
              <w:szCs w:val="24"/>
              <w:lang w:val="en-US"/>
              <w14:ligatures w14:val="standardContextual"/>
            </w:rPr>
          </w:rPrChange>
        </w:rPr>
        <w:t>FIN</w:t>
      </w:r>
      <w:r w:rsidRPr="000E6615">
        <w:rPr>
          <w:rFonts w:ascii="Times New Roman" w:eastAsia="Calibri" w:hAnsi="Times New Roman" w:cs="Times New Roman"/>
          <w:kern w:val="2"/>
          <w:sz w:val="24"/>
          <w:szCs w:val="24"/>
          <w:lang w:val="en-US"/>
          <w14:ligatures w14:val="standardContextual"/>
        </w:rPr>
        <w:t xml:space="preserve"> and </w:t>
      </w:r>
      <w:r w:rsidRPr="0024463D">
        <w:rPr>
          <w:rFonts w:ascii="Times New Roman" w:eastAsia="Calibri" w:hAnsi="Times New Roman" w:cs="Times New Roman"/>
          <w:b/>
          <w:kern w:val="2"/>
          <w:sz w:val="24"/>
          <w:szCs w:val="24"/>
          <w:lang w:val="en-US"/>
          <w14:ligatures w14:val="standardContextual"/>
          <w:rPrChange w:id="514" w:author="Кристина" w:date="2025-03-25T15:13:00Z">
            <w:rPr>
              <w:rFonts w:ascii="Times New Roman" w:eastAsia="Calibri" w:hAnsi="Times New Roman" w:cs="Times New Roman"/>
              <w:kern w:val="2"/>
              <w:sz w:val="24"/>
              <w:szCs w:val="24"/>
              <w:lang w:val="en-US"/>
              <w14:ligatures w14:val="standardContextual"/>
            </w:rPr>
          </w:rPrChange>
        </w:rPr>
        <w:t>APA</w:t>
      </w:r>
      <w:r w:rsidRPr="000E6615">
        <w:rPr>
          <w:rFonts w:ascii="Times New Roman" w:eastAsia="Calibri" w:hAnsi="Times New Roman" w:cs="Times New Roman"/>
          <w:kern w:val="2"/>
          <w:sz w:val="24"/>
          <w:szCs w:val="24"/>
          <w:lang w:val="en-US"/>
          <w14:ligatures w14:val="standardContextual"/>
        </w:rPr>
        <w:t>, correlations with July temperature increased from the late 1970s to the early 1990s (r = 0.45</w:t>
      </w:r>
      <w:del w:id="515" w:author="Кристина" w:date="2025-03-25T15:01:00Z">
        <w:r w:rsidRPr="000E6615" w:rsidDel="00750911">
          <w:rPr>
            <w:rFonts w:ascii="Times New Roman" w:eastAsia="Calibri" w:hAnsi="Times New Roman" w:cs="Times New Roman"/>
            <w:kern w:val="2"/>
            <w:sz w:val="24"/>
            <w:szCs w:val="24"/>
            <w:lang w:val="en-US"/>
            <w14:ligatures w14:val="standardContextual"/>
          </w:rPr>
          <w:delText>–</w:delText>
        </w:r>
      </w:del>
      <w:ins w:id="516"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0E6615">
        <w:rPr>
          <w:rFonts w:ascii="Times New Roman" w:eastAsia="Calibri" w:hAnsi="Times New Roman" w:cs="Times New Roman"/>
          <w:kern w:val="2"/>
          <w:sz w:val="24"/>
          <w:szCs w:val="24"/>
          <w:lang w:val="en-US"/>
          <w14:ligatures w14:val="standardContextual"/>
        </w:rPr>
        <w:t>0.50;</w:t>
      </w:r>
      <w:r w:rsidRPr="00AB29A4">
        <w:rPr>
          <w:rFonts w:ascii="Times New Roman" w:eastAsia="Calibri" w:hAnsi="Times New Roman" w:cs="Times New Roman"/>
          <w:i/>
          <w:kern w:val="2"/>
          <w:sz w:val="24"/>
          <w:szCs w:val="24"/>
          <w:lang w:val="en-US"/>
          <w14:ligatures w14:val="standardContextual"/>
          <w:rPrChange w:id="517" w:author="Кристина" w:date="2025-03-26T11:20:00Z">
            <w:rPr>
              <w:rFonts w:ascii="Times New Roman" w:eastAsia="Calibri" w:hAnsi="Times New Roman" w:cs="Times New Roman"/>
              <w:kern w:val="2"/>
              <w:sz w:val="24"/>
              <w:szCs w:val="24"/>
              <w:lang w:val="en-US"/>
              <w14:ligatures w14:val="standardContextual"/>
            </w:rPr>
          </w:rPrChange>
        </w:rPr>
        <w:t xml:space="preserve"> p &lt;</w:t>
      </w:r>
      <w:r w:rsidRPr="000E6615">
        <w:rPr>
          <w:rFonts w:ascii="Times New Roman" w:eastAsia="Calibri" w:hAnsi="Times New Roman" w:cs="Times New Roman"/>
          <w:kern w:val="2"/>
          <w:sz w:val="24"/>
          <w:szCs w:val="24"/>
          <w:lang w:val="en-US"/>
          <w14:ligatures w14:val="standardContextual"/>
        </w:rPr>
        <w:t xml:space="preserve"> 0.01), followed by a slight decline (r = 0.35</w:t>
      </w:r>
      <w:del w:id="518" w:author="Кристина" w:date="2025-03-25T15:01:00Z">
        <w:r w:rsidRPr="000E6615" w:rsidDel="00750911">
          <w:rPr>
            <w:rFonts w:ascii="Times New Roman" w:eastAsia="Calibri" w:hAnsi="Times New Roman" w:cs="Times New Roman"/>
            <w:kern w:val="2"/>
            <w:sz w:val="24"/>
            <w:szCs w:val="24"/>
            <w:lang w:val="en-US"/>
            <w14:ligatures w14:val="standardContextual"/>
          </w:rPr>
          <w:delText>–</w:delText>
        </w:r>
      </w:del>
      <w:ins w:id="519"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0E6615">
        <w:rPr>
          <w:rFonts w:ascii="Times New Roman" w:eastAsia="Calibri" w:hAnsi="Times New Roman" w:cs="Times New Roman"/>
          <w:kern w:val="2"/>
          <w:sz w:val="24"/>
          <w:szCs w:val="24"/>
          <w:lang w:val="en-US"/>
          <w14:ligatures w14:val="standardContextual"/>
        </w:rPr>
        <w:t>0.40;</w:t>
      </w:r>
      <w:r w:rsidRPr="00AB29A4">
        <w:rPr>
          <w:rFonts w:ascii="Times New Roman" w:eastAsia="Calibri" w:hAnsi="Times New Roman" w:cs="Times New Roman"/>
          <w:i/>
          <w:kern w:val="2"/>
          <w:sz w:val="24"/>
          <w:szCs w:val="24"/>
          <w:lang w:val="en-US"/>
          <w14:ligatures w14:val="standardContextual"/>
          <w:rPrChange w:id="520" w:author="Кристина" w:date="2025-03-26T11:20:00Z">
            <w:rPr>
              <w:rFonts w:ascii="Times New Roman" w:eastAsia="Calibri" w:hAnsi="Times New Roman" w:cs="Times New Roman"/>
              <w:kern w:val="2"/>
              <w:sz w:val="24"/>
              <w:szCs w:val="24"/>
              <w:lang w:val="en-US"/>
              <w14:ligatures w14:val="standardContextual"/>
            </w:rPr>
          </w:rPrChange>
        </w:rPr>
        <w:t xml:space="preserve"> p &lt;</w:t>
      </w:r>
      <w:r w:rsidRPr="000E6615">
        <w:rPr>
          <w:rFonts w:ascii="Times New Roman" w:eastAsia="Calibri" w:hAnsi="Times New Roman" w:cs="Times New Roman"/>
          <w:kern w:val="2"/>
          <w:sz w:val="24"/>
          <w:szCs w:val="24"/>
          <w:lang w:val="en-US"/>
          <w14:ligatures w14:val="standardContextual"/>
        </w:rPr>
        <w:t xml:space="preserve"> 0.05) post-1990s. June</w:t>
      </w:r>
      <w:del w:id="521" w:author="Кристина" w:date="2025-03-25T15:01:00Z">
        <w:r w:rsidRPr="000E6615" w:rsidDel="00750911">
          <w:rPr>
            <w:rFonts w:ascii="Times New Roman" w:eastAsia="Calibri" w:hAnsi="Times New Roman" w:cs="Times New Roman"/>
            <w:kern w:val="2"/>
            <w:sz w:val="24"/>
            <w:szCs w:val="24"/>
            <w:lang w:val="en-US"/>
            <w14:ligatures w14:val="standardContextual"/>
          </w:rPr>
          <w:delText>–</w:delText>
        </w:r>
      </w:del>
      <w:ins w:id="522"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0E6615">
        <w:rPr>
          <w:rFonts w:ascii="Times New Roman" w:eastAsia="Calibri" w:hAnsi="Times New Roman" w:cs="Times New Roman"/>
          <w:kern w:val="2"/>
          <w:sz w:val="24"/>
          <w:szCs w:val="24"/>
          <w:lang w:val="en-US"/>
          <w14:ligatures w14:val="standardContextual"/>
        </w:rPr>
        <w:t xml:space="preserve">September temperatures showed similar trends, peaking at r = 0.50 (p &lt; 0.01) in the 1980s. In contrast, </w:t>
      </w:r>
      <w:r w:rsidRPr="0024463D">
        <w:rPr>
          <w:rFonts w:ascii="Times New Roman" w:eastAsia="Calibri" w:hAnsi="Times New Roman" w:cs="Times New Roman"/>
          <w:b/>
          <w:kern w:val="2"/>
          <w:sz w:val="24"/>
          <w:szCs w:val="24"/>
          <w:lang w:val="en-US"/>
          <w14:ligatures w14:val="standardContextual"/>
          <w:rPrChange w:id="523" w:author="Кристина" w:date="2025-03-25T15:16:00Z">
            <w:rPr>
              <w:rFonts w:ascii="Times New Roman" w:eastAsia="Calibri" w:hAnsi="Times New Roman" w:cs="Times New Roman"/>
              <w:kern w:val="2"/>
              <w:sz w:val="24"/>
              <w:szCs w:val="24"/>
              <w:lang w:val="en-US"/>
              <w14:ligatures w14:val="standardContextual"/>
            </w:rPr>
          </w:rPrChange>
        </w:rPr>
        <w:t>PUR</w:t>
      </w:r>
      <w:r w:rsidRPr="000E6615">
        <w:rPr>
          <w:rFonts w:ascii="Times New Roman" w:eastAsia="Calibri" w:hAnsi="Times New Roman" w:cs="Times New Roman"/>
          <w:kern w:val="2"/>
          <w:sz w:val="24"/>
          <w:szCs w:val="24"/>
          <w:lang w:val="en-US"/>
          <w14:ligatures w14:val="standardContextual"/>
        </w:rPr>
        <w:t xml:space="preserve"> and </w:t>
      </w:r>
      <w:r w:rsidRPr="0084700E">
        <w:rPr>
          <w:rFonts w:ascii="Times New Roman" w:eastAsia="Calibri" w:hAnsi="Times New Roman" w:cs="Times New Roman"/>
          <w:b/>
          <w:kern w:val="2"/>
          <w:sz w:val="24"/>
          <w:szCs w:val="24"/>
          <w:lang w:val="en-US"/>
          <w14:ligatures w14:val="standardContextual"/>
          <w:rPrChange w:id="524" w:author="Кристина" w:date="2025-03-25T15:17:00Z">
            <w:rPr>
              <w:rFonts w:ascii="Times New Roman" w:eastAsia="Calibri" w:hAnsi="Times New Roman" w:cs="Times New Roman"/>
              <w:kern w:val="2"/>
              <w:sz w:val="24"/>
              <w:szCs w:val="24"/>
              <w:lang w:val="en-US"/>
              <w14:ligatures w14:val="standardContextual"/>
            </w:rPr>
          </w:rPrChange>
        </w:rPr>
        <w:t>KHA</w:t>
      </w:r>
      <w:r w:rsidRPr="000E6615">
        <w:rPr>
          <w:rFonts w:ascii="Times New Roman" w:eastAsia="Calibri" w:hAnsi="Times New Roman" w:cs="Times New Roman"/>
          <w:kern w:val="2"/>
          <w:sz w:val="24"/>
          <w:szCs w:val="24"/>
          <w:lang w:val="en-US"/>
          <w14:ligatures w14:val="standardContextual"/>
        </w:rPr>
        <w:t xml:space="preserve"> exhibited a gradual decrease in June</w:t>
      </w:r>
      <w:del w:id="525" w:author="Кристина" w:date="2025-03-25T15:01:00Z">
        <w:r w:rsidRPr="000E6615" w:rsidDel="00750911">
          <w:rPr>
            <w:rFonts w:ascii="Times New Roman" w:eastAsia="Calibri" w:hAnsi="Times New Roman" w:cs="Times New Roman"/>
            <w:kern w:val="2"/>
            <w:sz w:val="24"/>
            <w:szCs w:val="24"/>
            <w:lang w:val="en-US"/>
            <w14:ligatures w14:val="standardContextual"/>
          </w:rPr>
          <w:delText>–</w:delText>
        </w:r>
      </w:del>
      <w:ins w:id="526"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0E6615">
        <w:rPr>
          <w:rFonts w:ascii="Times New Roman" w:eastAsia="Calibri" w:hAnsi="Times New Roman" w:cs="Times New Roman"/>
          <w:kern w:val="2"/>
          <w:sz w:val="24"/>
          <w:szCs w:val="24"/>
          <w:lang w:val="en-US"/>
          <w14:ligatures w14:val="standardContextual"/>
        </w:rPr>
        <w:t xml:space="preserve">July temperature sensitivity, with </w:t>
      </w:r>
      <w:r w:rsidRPr="0024463D">
        <w:rPr>
          <w:rFonts w:ascii="Times New Roman" w:eastAsia="Calibri" w:hAnsi="Times New Roman" w:cs="Times New Roman"/>
          <w:b/>
          <w:kern w:val="2"/>
          <w:sz w:val="24"/>
          <w:szCs w:val="24"/>
          <w:lang w:val="en-US"/>
          <w14:ligatures w14:val="standardContextual"/>
          <w:rPrChange w:id="527" w:author="Кристина" w:date="2025-03-25T15:16:00Z">
            <w:rPr>
              <w:rFonts w:ascii="Times New Roman" w:eastAsia="Calibri" w:hAnsi="Times New Roman" w:cs="Times New Roman"/>
              <w:kern w:val="2"/>
              <w:sz w:val="24"/>
              <w:szCs w:val="24"/>
              <w:lang w:val="en-US"/>
              <w14:ligatures w14:val="standardContextual"/>
            </w:rPr>
          </w:rPrChange>
        </w:rPr>
        <w:t>PUR</w:t>
      </w:r>
      <w:r w:rsidRPr="000E6615">
        <w:rPr>
          <w:rFonts w:ascii="Times New Roman" w:eastAsia="Calibri" w:hAnsi="Times New Roman" w:cs="Times New Roman"/>
          <w:kern w:val="2"/>
          <w:sz w:val="24"/>
          <w:szCs w:val="24"/>
          <w:lang w:val="en-US"/>
          <w14:ligatures w14:val="standardContextual"/>
        </w:rPr>
        <w:t xml:space="preserve"> dropping from r = 0.60 (1966</w:t>
      </w:r>
      <w:del w:id="528" w:author="Кристина" w:date="2025-03-25T15:01:00Z">
        <w:r w:rsidRPr="000E6615" w:rsidDel="00750911">
          <w:rPr>
            <w:rFonts w:ascii="Times New Roman" w:eastAsia="Calibri" w:hAnsi="Times New Roman" w:cs="Times New Roman"/>
            <w:kern w:val="2"/>
            <w:sz w:val="24"/>
            <w:szCs w:val="24"/>
            <w:lang w:val="en-US"/>
            <w14:ligatures w14:val="standardContextual"/>
          </w:rPr>
          <w:delText>–</w:delText>
        </w:r>
      </w:del>
      <w:ins w:id="529"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0E6615">
        <w:rPr>
          <w:rFonts w:ascii="Times New Roman" w:eastAsia="Calibri" w:hAnsi="Times New Roman" w:cs="Times New Roman"/>
          <w:kern w:val="2"/>
          <w:sz w:val="24"/>
          <w:szCs w:val="24"/>
          <w:lang w:val="en-US"/>
          <w14:ligatures w14:val="standardContextual"/>
        </w:rPr>
        <w:t>1995) to r = 0.45 (1992</w:t>
      </w:r>
      <w:del w:id="530" w:author="Кристина" w:date="2025-03-25T15:01:00Z">
        <w:r w:rsidRPr="000E6615" w:rsidDel="00750911">
          <w:rPr>
            <w:rFonts w:ascii="Times New Roman" w:eastAsia="Calibri" w:hAnsi="Times New Roman" w:cs="Times New Roman"/>
            <w:kern w:val="2"/>
            <w:sz w:val="24"/>
            <w:szCs w:val="24"/>
            <w:lang w:val="en-US"/>
            <w14:ligatures w14:val="standardContextual"/>
          </w:rPr>
          <w:delText>–</w:delText>
        </w:r>
      </w:del>
      <w:ins w:id="531"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0E6615">
        <w:rPr>
          <w:rFonts w:ascii="Times New Roman" w:eastAsia="Calibri" w:hAnsi="Times New Roman" w:cs="Times New Roman"/>
          <w:kern w:val="2"/>
          <w:sz w:val="24"/>
          <w:szCs w:val="24"/>
          <w:lang w:val="en-US"/>
          <w14:ligatures w14:val="standardContextual"/>
        </w:rPr>
        <w:t>2021;</w:t>
      </w:r>
      <w:r w:rsidRPr="00AB29A4">
        <w:rPr>
          <w:rFonts w:ascii="Times New Roman" w:eastAsia="Calibri" w:hAnsi="Times New Roman" w:cs="Times New Roman"/>
          <w:i/>
          <w:kern w:val="2"/>
          <w:sz w:val="24"/>
          <w:szCs w:val="24"/>
          <w:lang w:val="en-US"/>
          <w14:ligatures w14:val="standardContextual"/>
          <w:rPrChange w:id="532" w:author="Кристина" w:date="2025-03-26T11:20:00Z">
            <w:rPr>
              <w:rFonts w:ascii="Times New Roman" w:eastAsia="Calibri" w:hAnsi="Times New Roman" w:cs="Times New Roman"/>
              <w:kern w:val="2"/>
              <w:sz w:val="24"/>
              <w:szCs w:val="24"/>
              <w:lang w:val="en-US"/>
              <w14:ligatures w14:val="standardContextual"/>
            </w:rPr>
          </w:rPrChange>
        </w:rPr>
        <w:t xml:space="preserve"> p &lt;</w:t>
      </w:r>
      <w:r w:rsidRPr="000E6615">
        <w:rPr>
          <w:rFonts w:ascii="Times New Roman" w:eastAsia="Calibri" w:hAnsi="Times New Roman" w:cs="Times New Roman"/>
          <w:kern w:val="2"/>
          <w:sz w:val="24"/>
          <w:szCs w:val="24"/>
          <w:lang w:val="en-US"/>
          <w14:ligatures w14:val="standardContextual"/>
        </w:rPr>
        <w:t xml:space="preserve"> 0.01) and </w:t>
      </w:r>
      <w:r w:rsidRPr="0084700E">
        <w:rPr>
          <w:rFonts w:ascii="Times New Roman" w:eastAsia="Calibri" w:hAnsi="Times New Roman" w:cs="Times New Roman"/>
          <w:b/>
          <w:kern w:val="2"/>
          <w:sz w:val="24"/>
          <w:szCs w:val="24"/>
          <w:lang w:val="en-US"/>
          <w14:ligatures w14:val="standardContextual"/>
          <w:rPrChange w:id="533" w:author="Кристина" w:date="2025-03-25T15:17:00Z">
            <w:rPr>
              <w:rFonts w:ascii="Times New Roman" w:eastAsia="Calibri" w:hAnsi="Times New Roman" w:cs="Times New Roman"/>
              <w:kern w:val="2"/>
              <w:sz w:val="24"/>
              <w:szCs w:val="24"/>
              <w:lang w:val="en-US"/>
              <w14:ligatures w14:val="standardContextual"/>
            </w:rPr>
          </w:rPrChange>
        </w:rPr>
        <w:t>KHA</w:t>
      </w:r>
      <w:r w:rsidRPr="000E6615">
        <w:rPr>
          <w:rFonts w:ascii="Times New Roman" w:eastAsia="Calibri" w:hAnsi="Times New Roman" w:cs="Times New Roman"/>
          <w:kern w:val="2"/>
          <w:sz w:val="24"/>
          <w:szCs w:val="24"/>
          <w:lang w:val="en-US"/>
          <w14:ligatures w14:val="standardContextual"/>
        </w:rPr>
        <w:t xml:space="preserve"> showing a marked decline post-1990s (r = 0.65 to 0.40;</w:t>
      </w:r>
      <w:r w:rsidRPr="00AB29A4">
        <w:rPr>
          <w:rFonts w:ascii="Times New Roman" w:eastAsia="Calibri" w:hAnsi="Times New Roman" w:cs="Times New Roman"/>
          <w:i/>
          <w:kern w:val="2"/>
          <w:sz w:val="24"/>
          <w:szCs w:val="24"/>
          <w:lang w:val="en-US"/>
          <w14:ligatures w14:val="standardContextual"/>
          <w:rPrChange w:id="534" w:author="Кристина" w:date="2025-03-26T11:20:00Z">
            <w:rPr>
              <w:rFonts w:ascii="Times New Roman" w:eastAsia="Calibri" w:hAnsi="Times New Roman" w:cs="Times New Roman"/>
              <w:kern w:val="2"/>
              <w:sz w:val="24"/>
              <w:szCs w:val="24"/>
              <w:lang w:val="en-US"/>
              <w14:ligatures w14:val="standardContextual"/>
            </w:rPr>
          </w:rPrChange>
        </w:rPr>
        <w:t xml:space="preserve"> p &lt;</w:t>
      </w:r>
      <w:r w:rsidRPr="000E6615">
        <w:rPr>
          <w:rFonts w:ascii="Times New Roman" w:eastAsia="Calibri" w:hAnsi="Times New Roman" w:cs="Times New Roman"/>
          <w:kern w:val="2"/>
          <w:sz w:val="24"/>
          <w:szCs w:val="24"/>
          <w:lang w:val="en-US"/>
          <w14:ligatures w14:val="standardContextual"/>
        </w:rPr>
        <w:t xml:space="preserve"> 0.01). </w:t>
      </w:r>
      <w:r w:rsidRPr="0084700E">
        <w:rPr>
          <w:rFonts w:ascii="Times New Roman" w:eastAsia="Calibri" w:hAnsi="Times New Roman" w:cs="Times New Roman"/>
          <w:b/>
          <w:kern w:val="2"/>
          <w:sz w:val="24"/>
          <w:szCs w:val="24"/>
          <w:lang w:val="en-US"/>
          <w14:ligatures w14:val="standardContextual"/>
          <w:rPrChange w:id="535" w:author="Кристина" w:date="2025-03-25T15:19:00Z">
            <w:rPr>
              <w:rFonts w:ascii="Times New Roman" w:eastAsia="Calibri" w:hAnsi="Times New Roman" w:cs="Times New Roman"/>
              <w:kern w:val="2"/>
              <w:sz w:val="24"/>
              <w:szCs w:val="24"/>
              <w:lang w:val="en-US"/>
              <w14:ligatures w14:val="standardContextual"/>
            </w:rPr>
          </w:rPrChange>
        </w:rPr>
        <w:t>CHO</w:t>
      </w:r>
      <w:r w:rsidRPr="000E6615">
        <w:rPr>
          <w:rFonts w:ascii="Times New Roman" w:eastAsia="Calibri" w:hAnsi="Times New Roman" w:cs="Times New Roman"/>
          <w:kern w:val="2"/>
          <w:sz w:val="24"/>
          <w:szCs w:val="24"/>
          <w:lang w:val="en-US"/>
          <w14:ligatures w14:val="standardContextual"/>
        </w:rPr>
        <w:t xml:space="preserve"> displayed a weakening temperature signal across all summer months, becoming insignificant (r &lt; 0.20; p &gt; 0.05) after 1980, while </w:t>
      </w:r>
      <w:r w:rsidRPr="0084700E">
        <w:rPr>
          <w:rFonts w:ascii="Times New Roman" w:eastAsia="Calibri" w:hAnsi="Times New Roman" w:cs="Times New Roman"/>
          <w:b/>
          <w:kern w:val="2"/>
          <w:sz w:val="24"/>
          <w:szCs w:val="24"/>
          <w:lang w:val="en-US"/>
          <w14:ligatures w14:val="standardContextual"/>
          <w:rPrChange w:id="536" w:author="Кристина" w:date="2025-03-25T15:21:00Z">
            <w:rPr>
              <w:rFonts w:ascii="Times New Roman" w:eastAsia="Calibri" w:hAnsi="Times New Roman" w:cs="Times New Roman"/>
              <w:kern w:val="2"/>
              <w:sz w:val="24"/>
              <w:szCs w:val="24"/>
              <w:lang w:val="en-US"/>
              <w14:ligatures w14:val="standardContextual"/>
            </w:rPr>
          </w:rPrChange>
        </w:rPr>
        <w:t>BIL</w:t>
      </w:r>
      <w:r w:rsidRPr="000E6615">
        <w:rPr>
          <w:rFonts w:ascii="Times New Roman" w:eastAsia="Calibri" w:hAnsi="Times New Roman" w:cs="Times New Roman"/>
          <w:kern w:val="2"/>
          <w:sz w:val="24"/>
          <w:szCs w:val="24"/>
          <w:lang w:val="en-US"/>
          <w14:ligatures w14:val="standardContextual"/>
        </w:rPr>
        <w:t xml:space="preserve"> showed an increasing trend, with June</w:t>
      </w:r>
      <w:del w:id="537" w:author="Кристина" w:date="2025-03-25T15:01:00Z">
        <w:r w:rsidRPr="000E6615" w:rsidDel="00750911">
          <w:rPr>
            <w:rFonts w:ascii="Times New Roman" w:eastAsia="Calibri" w:hAnsi="Times New Roman" w:cs="Times New Roman"/>
            <w:kern w:val="2"/>
            <w:sz w:val="24"/>
            <w:szCs w:val="24"/>
            <w:lang w:val="en-US"/>
            <w14:ligatures w14:val="standardContextual"/>
          </w:rPr>
          <w:delText>–</w:delText>
        </w:r>
      </w:del>
      <w:ins w:id="538"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0E6615">
        <w:rPr>
          <w:rFonts w:ascii="Times New Roman" w:eastAsia="Calibri" w:hAnsi="Times New Roman" w:cs="Times New Roman"/>
          <w:kern w:val="2"/>
          <w:sz w:val="24"/>
          <w:szCs w:val="24"/>
          <w:lang w:val="en-US"/>
          <w14:ligatures w14:val="standardContextual"/>
        </w:rPr>
        <w:t>July correlations rising from r = 0.40 (1966</w:t>
      </w:r>
      <w:del w:id="539" w:author="Кристина" w:date="2025-03-25T15:01:00Z">
        <w:r w:rsidRPr="000E6615" w:rsidDel="00750911">
          <w:rPr>
            <w:rFonts w:ascii="Times New Roman" w:eastAsia="Calibri" w:hAnsi="Times New Roman" w:cs="Times New Roman"/>
            <w:kern w:val="2"/>
            <w:sz w:val="24"/>
            <w:szCs w:val="24"/>
            <w:lang w:val="en-US"/>
            <w14:ligatures w14:val="standardContextual"/>
          </w:rPr>
          <w:delText>–</w:delText>
        </w:r>
      </w:del>
      <w:ins w:id="540"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0E6615">
        <w:rPr>
          <w:rFonts w:ascii="Times New Roman" w:eastAsia="Calibri" w:hAnsi="Times New Roman" w:cs="Times New Roman"/>
          <w:kern w:val="2"/>
          <w:sz w:val="24"/>
          <w:szCs w:val="24"/>
          <w:lang w:val="en-US"/>
          <w14:ligatures w14:val="standardContextual"/>
        </w:rPr>
        <w:t>1995) to r = 0.55 (1992</w:t>
      </w:r>
      <w:del w:id="541" w:author="Кристина" w:date="2025-03-25T15:01:00Z">
        <w:r w:rsidRPr="000E6615" w:rsidDel="00750911">
          <w:rPr>
            <w:rFonts w:ascii="Times New Roman" w:eastAsia="Calibri" w:hAnsi="Times New Roman" w:cs="Times New Roman"/>
            <w:kern w:val="2"/>
            <w:sz w:val="24"/>
            <w:szCs w:val="24"/>
            <w:lang w:val="en-US"/>
            <w14:ligatures w14:val="standardContextual"/>
          </w:rPr>
          <w:delText>–</w:delText>
        </w:r>
      </w:del>
      <w:ins w:id="542"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0E6615">
        <w:rPr>
          <w:rFonts w:ascii="Times New Roman" w:eastAsia="Calibri" w:hAnsi="Times New Roman" w:cs="Times New Roman"/>
          <w:kern w:val="2"/>
          <w:sz w:val="24"/>
          <w:szCs w:val="24"/>
          <w:lang w:val="en-US"/>
          <w14:ligatures w14:val="standardContextual"/>
        </w:rPr>
        <w:t>2021;</w:t>
      </w:r>
      <w:r w:rsidRPr="00AB29A4">
        <w:rPr>
          <w:rFonts w:ascii="Times New Roman" w:eastAsia="Calibri" w:hAnsi="Times New Roman" w:cs="Times New Roman"/>
          <w:i/>
          <w:kern w:val="2"/>
          <w:sz w:val="24"/>
          <w:szCs w:val="24"/>
          <w:lang w:val="en-US"/>
          <w14:ligatures w14:val="standardContextual"/>
          <w:rPrChange w:id="543" w:author="Кристина" w:date="2025-03-26T11:21:00Z">
            <w:rPr>
              <w:rFonts w:ascii="Times New Roman" w:eastAsia="Calibri" w:hAnsi="Times New Roman" w:cs="Times New Roman"/>
              <w:kern w:val="2"/>
              <w:sz w:val="24"/>
              <w:szCs w:val="24"/>
              <w:lang w:val="en-US"/>
              <w14:ligatures w14:val="standardContextual"/>
            </w:rPr>
          </w:rPrChange>
        </w:rPr>
        <w:t xml:space="preserve"> p &lt;</w:t>
      </w:r>
      <w:r w:rsidRPr="000E6615">
        <w:rPr>
          <w:rFonts w:ascii="Times New Roman" w:eastAsia="Calibri" w:hAnsi="Times New Roman" w:cs="Times New Roman"/>
          <w:kern w:val="2"/>
          <w:sz w:val="24"/>
          <w:szCs w:val="24"/>
          <w:lang w:val="en-US"/>
          <w14:ligatures w14:val="standardContextual"/>
        </w:rPr>
        <w:t xml:space="preserve"> 0.01). These shifts highlight dynamic climate-growth relationships over recent decades.</w:t>
      </w:r>
    </w:p>
    <w:p w14:paraId="1D2E71AE" w14:textId="77777777" w:rsidR="000E6615" w:rsidRPr="000E6615" w:rsidRDefault="000E6615" w:rsidP="000E6615">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427A52E2" w14:textId="2DF126D5" w:rsidR="000B5897" w:rsidRPr="00B67ADD" w:rsidRDefault="00AF1D41" w:rsidP="00754A96">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B67ADD">
        <w:rPr>
          <w:rFonts w:ascii="Times New Roman" w:hAnsi="Times New Roman" w:cs="Times New Roman"/>
          <w:noProof/>
          <w:sz w:val="24"/>
          <w:szCs w:val="24"/>
          <w:lang w:eastAsia="ru-RU"/>
        </w:rPr>
        <w:drawing>
          <wp:inline distT="0" distB="0" distL="0" distR="0" wp14:anchorId="6885D317" wp14:editId="31407DE5">
            <wp:extent cx="5940425" cy="238889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2388890"/>
                    </a:xfrm>
                    <a:prstGeom prst="rect">
                      <a:avLst/>
                    </a:prstGeom>
                    <a:noFill/>
                    <a:ln>
                      <a:noFill/>
                    </a:ln>
                  </pic:spPr>
                </pic:pic>
              </a:graphicData>
            </a:graphic>
          </wp:inline>
        </w:drawing>
      </w:r>
    </w:p>
    <w:p w14:paraId="4EE09605" w14:textId="6FE2CE17" w:rsidR="005237B1" w:rsidRPr="00B67ADD" w:rsidRDefault="005237B1" w:rsidP="005237B1">
      <w:pPr>
        <w:spacing w:after="0" w:line="480" w:lineRule="auto"/>
        <w:contextualSpacing/>
        <w:jc w:val="both"/>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b/>
          <w:bCs/>
          <w:kern w:val="2"/>
          <w:sz w:val="24"/>
          <w:szCs w:val="24"/>
          <w:lang w:val="en-US"/>
          <w14:ligatures w14:val="standardContextual"/>
        </w:rPr>
        <w:t>Figure 4.</w:t>
      </w:r>
      <w:r w:rsidRPr="00B67ADD">
        <w:rPr>
          <w:rFonts w:ascii="Times New Roman" w:eastAsia="Calibri" w:hAnsi="Times New Roman" w:cs="Times New Roman"/>
          <w:kern w:val="2"/>
          <w:sz w:val="24"/>
          <w:szCs w:val="24"/>
          <w:lang w:val="en-US"/>
          <w14:ligatures w14:val="standardContextual"/>
        </w:rPr>
        <w:t xml:space="preserve">  </w:t>
      </w:r>
      <w:r w:rsidR="003D1AF7" w:rsidRPr="00B67ADD">
        <w:rPr>
          <w:rFonts w:ascii="Times New Roman" w:eastAsia="Calibri" w:hAnsi="Times New Roman" w:cs="Times New Roman"/>
          <w:kern w:val="2"/>
          <w:sz w:val="24"/>
          <w:szCs w:val="24"/>
          <w:lang w:val="en-US"/>
          <w14:ligatures w14:val="standardContextual"/>
        </w:rPr>
        <w:t>Sliding correlations (25-year window with 1-year ste</w:t>
      </w:r>
      <w:r w:rsidR="00AB634F" w:rsidRPr="00B67ADD">
        <w:rPr>
          <w:rFonts w:ascii="Times New Roman" w:eastAsia="Calibri" w:hAnsi="Times New Roman" w:cs="Times New Roman"/>
          <w:kern w:val="2"/>
          <w:sz w:val="24"/>
          <w:szCs w:val="24"/>
          <w:lang w:val="en-US"/>
          <w14:ligatures w14:val="standardContextual"/>
        </w:rPr>
        <w:t>p</w:t>
      </w:r>
      <w:r w:rsidR="003D1AF7" w:rsidRPr="00B67ADD">
        <w:rPr>
          <w:rFonts w:ascii="Times New Roman" w:eastAsia="Calibri" w:hAnsi="Times New Roman" w:cs="Times New Roman"/>
          <w:kern w:val="2"/>
          <w:sz w:val="24"/>
          <w:szCs w:val="24"/>
          <w:lang w:val="en-US"/>
          <w14:ligatures w14:val="standardContextual"/>
        </w:rPr>
        <w:t>) of tree-ring widths with June, July, June-July, June-Se</w:t>
      </w:r>
      <w:r w:rsidR="00AB634F" w:rsidRPr="00B67ADD">
        <w:rPr>
          <w:rFonts w:ascii="Times New Roman" w:eastAsia="Calibri" w:hAnsi="Times New Roman" w:cs="Times New Roman"/>
          <w:kern w:val="2"/>
          <w:sz w:val="24"/>
          <w:szCs w:val="24"/>
          <w:lang w:val="en-US"/>
          <w14:ligatures w14:val="standardContextual"/>
        </w:rPr>
        <w:t>p</w:t>
      </w:r>
      <w:r w:rsidR="003D1AF7" w:rsidRPr="00B67ADD">
        <w:rPr>
          <w:rFonts w:ascii="Times New Roman" w:eastAsia="Calibri" w:hAnsi="Times New Roman" w:cs="Times New Roman"/>
          <w:kern w:val="2"/>
          <w:sz w:val="24"/>
          <w:szCs w:val="24"/>
          <w:lang w:val="en-US"/>
          <w14:ligatures w14:val="standardContextual"/>
        </w:rPr>
        <w:t>tember tem</w:t>
      </w:r>
      <w:r w:rsidR="00AB634F" w:rsidRPr="00B67ADD">
        <w:rPr>
          <w:rFonts w:ascii="Times New Roman" w:eastAsia="Calibri" w:hAnsi="Times New Roman" w:cs="Times New Roman"/>
          <w:kern w:val="2"/>
          <w:sz w:val="24"/>
          <w:szCs w:val="24"/>
          <w:lang w:val="en-US"/>
          <w14:ligatures w14:val="standardContextual"/>
        </w:rPr>
        <w:t>p</w:t>
      </w:r>
      <w:r w:rsidR="003D1AF7" w:rsidRPr="00B67ADD">
        <w:rPr>
          <w:rFonts w:ascii="Times New Roman" w:eastAsia="Calibri" w:hAnsi="Times New Roman" w:cs="Times New Roman"/>
          <w:kern w:val="2"/>
          <w:sz w:val="24"/>
          <w:szCs w:val="24"/>
          <w:lang w:val="en-US"/>
          <w14:ligatures w14:val="standardContextual"/>
        </w:rPr>
        <w:t xml:space="preserve">eratures for the total </w:t>
      </w:r>
      <w:r w:rsidR="00AB634F" w:rsidRPr="00B67ADD">
        <w:rPr>
          <w:rFonts w:ascii="Times New Roman" w:eastAsia="Calibri" w:hAnsi="Times New Roman" w:cs="Times New Roman"/>
          <w:kern w:val="2"/>
          <w:sz w:val="24"/>
          <w:szCs w:val="24"/>
          <w:lang w:val="en-US"/>
          <w14:ligatures w14:val="standardContextual"/>
        </w:rPr>
        <w:t>p</w:t>
      </w:r>
      <w:r w:rsidR="003D1AF7" w:rsidRPr="00B67ADD">
        <w:rPr>
          <w:rFonts w:ascii="Times New Roman" w:eastAsia="Calibri" w:hAnsi="Times New Roman" w:cs="Times New Roman"/>
          <w:kern w:val="2"/>
          <w:sz w:val="24"/>
          <w:szCs w:val="24"/>
          <w:lang w:val="en-US"/>
          <w14:ligatures w14:val="standardContextual"/>
        </w:rPr>
        <w:t>eriod 1966</w:t>
      </w:r>
      <w:r w:rsidR="00BB719E" w:rsidRPr="00B67ADD">
        <w:rPr>
          <w:rFonts w:ascii="Times New Roman" w:eastAsia="Calibri" w:hAnsi="Times New Roman" w:cs="Times New Roman"/>
          <w:kern w:val="2"/>
          <w:sz w:val="24"/>
          <w:szCs w:val="24"/>
          <w:lang w:val="en-US"/>
          <w14:ligatures w14:val="standardContextual"/>
        </w:rPr>
        <w:t xml:space="preserve"> - </w:t>
      </w:r>
      <w:r w:rsidR="003D1AF7" w:rsidRPr="00B67ADD">
        <w:rPr>
          <w:rFonts w:ascii="Times New Roman" w:eastAsia="Calibri" w:hAnsi="Times New Roman" w:cs="Times New Roman"/>
          <w:kern w:val="2"/>
          <w:sz w:val="24"/>
          <w:szCs w:val="24"/>
          <w:lang w:val="en-US"/>
          <w14:ligatures w14:val="standardContextual"/>
        </w:rPr>
        <w:t>2021</w:t>
      </w:r>
      <w:r w:rsidR="00C47D6E" w:rsidRPr="00B67ADD">
        <w:rPr>
          <w:rFonts w:ascii="Times New Roman" w:eastAsia="Calibri" w:hAnsi="Times New Roman" w:cs="Times New Roman"/>
          <w:kern w:val="2"/>
          <w:sz w:val="24"/>
          <w:szCs w:val="24"/>
          <w:lang w:val="en-US"/>
          <w14:ligatures w14:val="standardContextual"/>
        </w:rPr>
        <w:t>.</w:t>
      </w:r>
    </w:p>
    <w:p w14:paraId="6D93C5B9" w14:textId="77777777" w:rsidR="003D1AF7" w:rsidRPr="00B67ADD" w:rsidRDefault="003D1AF7" w:rsidP="005237B1">
      <w:pPr>
        <w:spacing w:after="0" w:line="480" w:lineRule="auto"/>
        <w:contextualSpacing/>
        <w:jc w:val="both"/>
        <w:rPr>
          <w:rFonts w:ascii="Times New Roman" w:eastAsia="Calibri" w:hAnsi="Times New Roman" w:cs="Times New Roman"/>
          <w:kern w:val="2"/>
          <w:sz w:val="24"/>
          <w:szCs w:val="24"/>
          <w:lang w:val="en-US"/>
          <w14:ligatures w14:val="standardContextual"/>
        </w:rPr>
      </w:pPr>
    </w:p>
    <w:p w14:paraId="71C151C7" w14:textId="3262E0D8" w:rsidR="000856CE" w:rsidRPr="00B67ADD" w:rsidRDefault="0062503D" w:rsidP="00754A96">
      <w:pPr>
        <w:spacing w:after="0" w:line="480" w:lineRule="auto"/>
        <w:contextualSpacing/>
        <w:rPr>
          <w:rFonts w:ascii="Times New Roman" w:eastAsia="Calibri" w:hAnsi="Times New Roman" w:cs="Times New Roman"/>
          <w:i/>
          <w:iCs/>
          <w:kern w:val="2"/>
          <w:sz w:val="24"/>
          <w:szCs w:val="24"/>
          <w:lang w:val="en-US"/>
          <w14:ligatures w14:val="standardContextual"/>
        </w:rPr>
      </w:pPr>
      <w:r w:rsidRPr="00B67ADD">
        <w:rPr>
          <w:rFonts w:ascii="Times New Roman" w:eastAsia="Calibri" w:hAnsi="Times New Roman" w:cs="Times New Roman"/>
          <w:i/>
          <w:iCs/>
          <w:kern w:val="2"/>
          <w:sz w:val="24"/>
          <w:szCs w:val="24"/>
          <w:lang w:val="en-US"/>
          <w14:ligatures w14:val="standardContextual"/>
        </w:rPr>
        <w:t>3.</w:t>
      </w:r>
      <w:r w:rsidR="00B50D74" w:rsidRPr="00B67ADD">
        <w:rPr>
          <w:rFonts w:ascii="Times New Roman" w:eastAsia="Calibri" w:hAnsi="Times New Roman" w:cs="Times New Roman"/>
          <w:i/>
          <w:iCs/>
          <w:kern w:val="2"/>
          <w:sz w:val="24"/>
          <w:szCs w:val="24"/>
          <w:lang w:val="en-US"/>
          <w14:ligatures w14:val="standardContextual"/>
        </w:rPr>
        <w:t>4</w:t>
      </w:r>
      <w:r w:rsidR="00C47D6E" w:rsidRPr="00B67ADD">
        <w:rPr>
          <w:rFonts w:ascii="Times New Roman" w:eastAsia="Calibri" w:hAnsi="Times New Roman" w:cs="Times New Roman"/>
          <w:i/>
          <w:iCs/>
          <w:kern w:val="2"/>
          <w:sz w:val="24"/>
          <w:szCs w:val="24"/>
          <w:lang w:val="en-US"/>
          <w14:ligatures w14:val="standardContextual"/>
        </w:rPr>
        <w:t>.</w:t>
      </w:r>
      <w:r w:rsidRPr="00B67ADD">
        <w:rPr>
          <w:rFonts w:ascii="Times New Roman" w:eastAsia="Calibri" w:hAnsi="Times New Roman" w:cs="Times New Roman"/>
          <w:i/>
          <w:iCs/>
          <w:kern w:val="2"/>
          <w:sz w:val="24"/>
          <w:szCs w:val="24"/>
          <w:lang w:val="en-US"/>
          <w14:ligatures w14:val="standardContextual"/>
        </w:rPr>
        <w:t xml:space="preserve"> S</w:t>
      </w:r>
      <w:r w:rsidR="00AB634F" w:rsidRPr="00B67ADD">
        <w:rPr>
          <w:rFonts w:ascii="Times New Roman" w:eastAsia="Calibri" w:hAnsi="Times New Roman" w:cs="Times New Roman"/>
          <w:i/>
          <w:iCs/>
          <w:kern w:val="2"/>
          <w:sz w:val="24"/>
          <w:szCs w:val="24"/>
          <w:lang w:val="en-US"/>
          <w14:ligatures w14:val="standardContextual"/>
        </w:rPr>
        <w:t>p</w:t>
      </w:r>
      <w:r w:rsidRPr="00B67ADD">
        <w:rPr>
          <w:rFonts w:ascii="Times New Roman" w:eastAsia="Calibri" w:hAnsi="Times New Roman" w:cs="Times New Roman"/>
          <w:i/>
          <w:iCs/>
          <w:kern w:val="2"/>
          <w:sz w:val="24"/>
          <w:szCs w:val="24"/>
          <w:lang w:val="en-US"/>
          <w14:ligatures w14:val="standardContextual"/>
        </w:rPr>
        <w:t>atial stability of tem</w:t>
      </w:r>
      <w:r w:rsidR="00AB634F" w:rsidRPr="00B67ADD">
        <w:rPr>
          <w:rFonts w:ascii="Times New Roman" w:eastAsia="Calibri" w:hAnsi="Times New Roman" w:cs="Times New Roman"/>
          <w:i/>
          <w:iCs/>
          <w:kern w:val="2"/>
          <w:sz w:val="24"/>
          <w:szCs w:val="24"/>
          <w:lang w:val="en-US"/>
          <w14:ligatures w14:val="standardContextual"/>
        </w:rPr>
        <w:t>p</w:t>
      </w:r>
      <w:r w:rsidRPr="00B67ADD">
        <w:rPr>
          <w:rFonts w:ascii="Times New Roman" w:eastAsia="Calibri" w:hAnsi="Times New Roman" w:cs="Times New Roman"/>
          <w:i/>
          <w:iCs/>
          <w:kern w:val="2"/>
          <w:sz w:val="24"/>
          <w:szCs w:val="24"/>
          <w:lang w:val="en-US"/>
          <w14:ligatures w14:val="standardContextual"/>
        </w:rPr>
        <w:t>erature signals</w:t>
      </w:r>
    </w:p>
    <w:p w14:paraId="09150441" w14:textId="77777777" w:rsidR="000701B6" w:rsidRPr="00B67ADD" w:rsidRDefault="000701B6" w:rsidP="000701B6">
      <w:pPr>
        <w:spacing w:after="0" w:line="480" w:lineRule="auto"/>
        <w:jc w:val="both"/>
        <w:rPr>
          <w:rFonts w:ascii="Times New Roman" w:eastAsia="Calibri" w:hAnsi="Times New Roman" w:cs="Times New Roman"/>
          <w:kern w:val="2"/>
          <w:sz w:val="24"/>
          <w:szCs w:val="24"/>
          <w:lang w:val="en-US"/>
          <w14:ligatures w14:val="standardContextual"/>
        </w:rPr>
      </w:pPr>
    </w:p>
    <w:p w14:paraId="4DCC1B2F" w14:textId="30DD60F4" w:rsidR="000E6615" w:rsidRPr="000E6615" w:rsidRDefault="000E6615" w:rsidP="000E6615">
      <w:pPr>
        <w:spacing w:after="0" w:line="480" w:lineRule="auto"/>
        <w:jc w:val="both"/>
        <w:rPr>
          <w:rFonts w:ascii="Times New Roman" w:eastAsia="Calibri" w:hAnsi="Times New Roman" w:cs="Times New Roman"/>
          <w:kern w:val="2"/>
          <w:sz w:val="24"/>
          <w:szCs w:val="24"/>
          <w:lang w:val="en-US"/>
          <w14:ligatures w14:val="standardContextual"/>
        </w:rPr>
      </w:pPr>
      <w:r w:rsidRPr="000E6615">
        <w:rPr>
          <w:rFonts w:ascii="Times New Roman" w:eastAsia="Calibri" w:hAnsi="Times New Roman" w:cs="Times New Roman"/>
          <w:kern w:val="2"/>
          <w:sz w:val="24"/>
          <w:szCs w:val="24"/>
          <w:lang w:val="en-US"/>
          <w14:ligatures w14:val="standardContextual"/>
        </w:rPr>
        <w:t>Spatial field correlations with Berkeley Earth 1° gridded temperature data for 1966</w:t>
      </w:r>
      <w:del w:id="544" w:author="Кристина" w:date="2025-03-25T15:01:00Z">
        <w:r w:rsidRPr="000E6615" w:rsidDel="00750911">
          <w:rPr>
            <w:rFonts w:ascii="Times New Roman" w:eastAsia="Calibri" w:hAnsi="Times New Roman" w:cs="Times New Roman"/>
            <w:kern w:val="2"/>
            <w:sz w:val="24"/>
            <w:szCs w:val="24"/>
            <w:lang w:val="en-US"/>
            <w14:ligatures w14:val="standardContextual"/>
          </w:rPr>
          <w:delText>–</w:delText>
        </w:r>
      </w:del>
      <w:ins w:id="545"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0E6615">
        <w:rPr>
          <w:rFonts w:ascii="Times New Roman" w:eastAsia="Calibri" w:hAnsi="Times New Roman" w:cs="Times New Roman"/>
          <w:kern w:val="2"/>
          <w:sz w:val="24"/>
          <w:szCs w:val="24"/>
          <w:lang w:val="en-US"/>
          <w14:ligatures w14:val="standardContextual"/>
        </w:rPr>
        <w:t>2021 underscored regional differences in temperature signal strength (</w:t>
      </w:r>
      <w:r w:rsidRPr="00A049C9">
        <w:rPr>
          <w:rFonts w:ascii="Times New Roman" w:eastAsia="Calibri" w:hAnsi="Times New Roman" w:cs="Times New Roman"/>
          <w:color w:val="FF0000"/>
          <w:kern w:val="2"/>
          <w:sz w:val="24"/>
          <w:szCs w:val="24"/>
          <w:lang w:val="en-US"/>
          <w14:ligatures w14:val="standardContextual"/>
          <w:rPrChange w:id="546" w:author="Кристина" w:date="2025-03-26T11:56:00Z">
            <w:rPr>
              <w:rFonts w:ascii="Times New Roman" w:eastAsia="Calibri" w:hAnsi="Times New Roman" w:cs="Times New Roman"/>
              <w:kern w:val="2"/>
              <w:sz w:val="24"/>
              <w:szCs w:val="24"/>
              <w:lang w:val="en-US"/>
              <w14:ligatures w14:val="standardContextual"/>
            </w:rPr>
          </w:rPrChange>
        </w:rPr>
        <w:t>Fig. 5</w:t>
      </w:r>
      <w:r w:rsidRPr="000E6615">
        <w:rPr>
          <w:rFonts w:ascii="Times New Roman" w:eastAsia="Calibri" w:hAnsi="Times New Roman" w:cs="Times New Roman"/>
          <w:kern w:val="2"/>
          <w:sz w:val="24"/>
          <w:szCs w:val="24"/>
          <w:lang w:val="en-US"/>
          <w14:ligatures w14:val="standardContextual"/>
        </w:rPr>
        <w:t xml:space="preserve">). </w:t>
      </w:r>
      <w:r w:rsidRPr="0024463D">
        <w:rPr>
          <w:rFonts w:ascii="Times New Roman" w:eastAsia="Calibri" w:hAnsi="Times New Roman" w:cs="Times New Roman"/>
          <w:b/>
          <w:kern w:val="2"/>
          <w:sz w:val="24"/>
          <w:szCs w:val="24"/>
          <w:lang w:val="en-US"/>
          <w14:ligatures w14:val="standardContextual"/>
          <w:rPrChange w:id="547" w:author="Кристина" w:date="2025-03-25T15:11:00Z">
            <w:rPr>
              <w:rFonts w:ascii="Times New Roman" w:eastAsia="Calibri" w:hAnsi="Times New Roman" w:cs="Times New Roman"/>
              <w:kern w:val="2"/>
              <w:sz w:val="24"/>
              <w:szCs w:val="24"/>
              <w:lang w:val="en-US"/>
              <w14:ligatures w14:val="standardContextual"/>
            </w:rPr>
          </w:rPrChange>
        </w:rPr>
        <w:t>FIN</w:t>
      </w:r>
      <w:r w:rsidRPr="000E6615">
        <w:rPr>
          <w:rFonts w:ascii="Times New Roman" w:eastAsia="Calibri" w:hAnsi="Times New Roman" w:cs="Times New Roman"/>
          <w:kern w:val="2"/>
          <w:sz w:val="24"/>
          <w:szCs w:val="24"/>
          <w:lang w:val="en-US"/>
          <w14:ligatures w14:val="standardContextual"/>
        </w:rPr>
        <w:t xml:space="preserve"> and </w:t>
      </w:r>
      <w:r w:rsidRPr="0024463D">
        <w:rPr>
          <w:rFonts w:ascii="Times New Roman" w:eastAsia="Calibri" w:hAnsi="Times New Roman" w:cs="Times New Roman"/>
          <w:b/>
          <w:kern w:val="2"/>
          <w:sz w:val="24"/>
          <w:szCs w:val="24"/>
          <w:lang w:val="en-US"/>
          <w14:ligatures w14:val="standardContextual"/>
          <w:rPrChange w:id="548" w:author="Кристина" w:date="2025-03-25T15:14:00Z">
            <w:rPr>
              <w:rFonts w:ascii="Times New Roman" w:eastAsia="Calibri" w:hAnsi="Times New Roman" w:cs="Times New Roman"/>
              <w:kern w:val="2"/>
              <w:sz w:val="24"/>
              <w:szCs w:val="24"/>
              <w:lang w:val="en-US"/>
              <w14:ligatures w14:val="standardContextual"/>
            </w:rPr>
          </w:rPrChange>
        </w:rPr>
        <w:t>APA</w:t>
      </w:r>
      <w:r w:rsidRPr="000E6615">
        <w:rPr>
          <w:rFonts w:ascii="Times New Roman" w:eastAsia="Calibri" w:hAnsi="Times New Roman" w:cs="Times New Roman"/>
          <w:kern w:val="2"/>
          <w:sz w:val="24"/>
          <w:szCs w:val="24"/>
          <w:lang w:val="en-US"/>
          <w14:ligatures w14:val="standardContextual"/>
        </w:rPr>
        <w:t xml:space="preserve"> showed </w:t>
      </w:r>
      <w:r w:rsidRPr="000E6615">
        <w:rPr>
          <w:rFonts w:ascii="Times New Roman" w:eastAsia="Calibri" w:hAnsi="Times New Roman" w:cs="Times New Roman"/>
          <w:kern w:val="2"/>
          <w:sz w:val="24"/>
          <w:szCs w:val="24"/>
          <w:lang w:val="en-US"/>
          <w14:ligatures w14:val="standardContextual"/>
        </w:rPr>
        <w:lastRenderedPageBreak/>
        <w:t>weak and localized correlations, strongest in July (r = 0.40;</w:t>
      </w:r>
      <w:r w:rsidRPr="00AB29A4">
        <w:rPr>
          <w:rFonts w:ascii="Times New Roman" w:eastAsia="Calibri" w:hAnsi="Times New Roman" w:cs="Times New Roman"/>
          <w:i/>
          <w:kern w:val="2"/>
          <w:sz w:val="24"/>
          <w:szCs w:val="24"/>
          <w:lang w:val="en-US"/>
          <w14:ligatures w14:val="standardContextual"/>
          <w:rPrChange w:id="549" w:author="Кристина" w:date="2025-03-26T11:21:00Z">
            <w:rPr>
              <w:rFonts w:ascii="Times New Roman" w:eastAsia="Calibri" w:hAnsi="Times New Roman" w:cs="Times New Roman"/>
              <w:kern w:val="2"/>
              <w:sz w:val="24"/>
              <w:szCs w:val="24"/>
              <w:lang w:val="en-US"/>
              <w14:ligatures w14:val="standardContextual"/>
            </w:rPr>
          </w:rPrChange>
        </w:rPr>
        <w:t xml:space="preserve"> p &lt;</w:t>
      </w:r>
      <w:r w:rsidRPr="000E6615">
        <w:rPr>
          <w:rFonts w:ascii="Times New Roman" w:eastAsia="Calibri" w:hAnsi="Times New Roman" w:cs="Times New Roman"/>
          <w:kern w:val="2"/>
          <w:sz w:val="24"/>
          <w:szCs w:val="24"/>
          <w:lang w:val="en-US"/>
          <w14:ligatures w14:val="standardContextual"/>
        </w:rPr>
        <w:t xml:space="preserve"> 0.01) and June</w:t>
      </w:r>
      <w:del w:id="550" w:author="Кристина" w:date="2025-03-25T15:01:00Z">
        <w:r w:rsidRPr="000E6615" w:rsidDel="00750911">
          <w:rPr>
            <w:rFonts w:ascii="Times New Roman" w:eastAsia="Calibri" w:hAnsi="Times New Roman" w:cs="Times New Roman"/>
            <w:kern w:val="2"/>
            <w:sz w:val="24"/>
            <w:szCs w:val="24"/>
            <w:lang w:val="en-US"/>
            <w14:ligatures w14:val="standardContextual"/>
          </w:rPr>
          <w:delText>–</w:delText>
        </w:r>
      </w:del>
      <w:ins w:id="551"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0E6615">
        <w:rPr>
          <w:rFonts w:ascii="Times New Roman" w:eastAsia="Calibri" w:hAnsi="Times New Roman" w:cs="Times New Roman"/>
          <w:kern w:val="2"/>
          <w:sz w:val="24"/>
          <w:szCs w:val="24"/>
          <w:lang w:val="en-US"/>
          <w14:ligatures w14:val="standardContextual"/>
        </w:rPr>
        <w:t>September (r = 0.40;</w:t>
      </w:r>
      <w:r w:rsidRPr="00AB29A4">
        <w:rPr>
          <w:rFonts w:ascii="Times New Roman" w:eastAsia="Calibri" w:hAnsi="Times New Roman" w:cs="Times New Roman"/>
          <w:i/>
          <w:kern w:val="2"/>
          <w:sz w:val="24"/>
          <w:szCs w:val="24"/>
          <w:lang w:val="en-US"/>
          <w14:ligatures w14:val="standardContextual"/>
          <w:rPrChange w:id="552" w:author="Кристина" w:date="2025-03-26T11:21:00Z">
            <w:rPr>
              <w:rFonts w:ascii="Times New Roman" w:eastAsia="Calibri" w:hAnsi="Times New Roman" w:cs="Times New Roman"/>
              <w:kern w:val="2"/>
              <w:sz w:val="24"/>
              <w:szCs w:val="24"/>
              <w:lang w:val="en-US"/>
              <w14:ligatures w14:val="standardContextual"/>
            </w:rPr>
          </w:rPrChange>
        </w:rPr>
        <w:t xml:space="preserve"> p &lt;</w:t>
      </w:r>
      <w:r w:rsidRPr="000E6615">
        <w:rPr>
          <w:rFonts w:ascii="Times New Roman" w:eastAsia="Calibri" w:hAnsi="Times New Roman" w:cs="Times New Roman"/>
          <w:kern w:val="2"/>
          <w:sz w:val="24"/>
          <w:szCs w:val="24"/>
          <w:lang w:val="en-US"/>
          <w14:ligatures w14:val="standardContextual"/>
        </w:rPr>
        <w:t xml:space="preserve"> 0.01), confined to northwestern Eurasia (65°</w:t>
      </w:r>
      <w:del w:id="553" w:author="Кристина" w:date="2025-03-25T15:01:00Z">
        <w:r w:rsidRPr="000E6615" w:rsidDel="00750911">
          <w:rPr>
            <w:rFonts w:ascii="Times New Roman" w:eastAsia="Calibri" w:hAnsi="Times New Roman" w:cs="Times New Roman"/>
            <w:kern w:val="2"/>
            <w:sz w:val="24"/>
            <w:szCs w:val="24"/>
            <w:lang w:val="en-US"/>
            <w14:ligatures w14:val="standardContextual"/>
          </w:rPr>
          <w:delText>–</w:delText>
        </w:r>
      </w:del>
      <w:ins w:id="554"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0E6615">
        <w:rPr>
          <w:rFonts w:ascii="Times New Roman" w:eastAsia="Calibri" w:hAnsi="Times New Roman" w:cs="Times New Roman"/>
          <w:kern w:val="2"/>
          <w:sz w:val="24"/>
          <w:szCs w:val="24"/>
          <w:lang w:val="en-US"/>
          <w14:ligatures w14:val="standardContextual"/>
        </w:rPr>
        <w:t>70°N, 20°</w:t>
      </w:r>
      <w:del w:id="555" w:author="Кристина" w:date="2025-03-25T15:01:00Z">
        <w:r w:rsidRPr="000E6615" w:rsidDel="00750911">
          <w:rPr>
            <w:rFonts w:ascii="Times New Roman" w:eastAsia="Calibri" w:hAnsi="Times New Roman" w:cs="Times New Roman"/>
            <w:kern w:val="2"/>
            <w:sz w:val="24"/>
            <w:szCs w:val="24"/>
            <w:lang w:val="en-US"/>
            <w14:ligatures w14:val="standardContextual"/>
          </w:rPr>
          <w:delText>–</w:delText>
        </w:r>
      </w:del>
      <w:ins w:id="556"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0E6615">
        <w:rPr>
          <w:rFonts w:ascii="Times New Roman" w:eastAsia="Calibri" w:hAnsi="Times New Roman" w:cs="Times New Roman"/>
          <w:kern w:val="2"/>
          <w:sz w:val="24"/>
          <w:szCs w:val="24"/>
          <w:lang w:val="en-US"/>
          <w14:ligatures w14:val="standardContextual"/>
        </w:rPr>
        <w:t xml:space="preserve">40°E). Central sites </w:t>
      </w:r>
      <w:r w:rsidRPr="0024463D">
        <w:rPr>
          <w:rFonts w:ascii="Times New Roman" w:eastAsia="Calibri" w:hAnsi="Times New Roman" w:cs="Times New Roman"/>
          <w:b/>
          <w:kern w:val="2"/>
          <w:sz w:val="24"/>
          <w:szCs w:val="24"/>
          <w:lang w:val="en-US"/>
          <w14:ligatures w14:val="standardContextual"/>
          <w:rPrChange w:id="557" w:author="Кристина" w:date="2025-03-25T15:14:00Z">
            <w:rPr>
              <w:rFonts w:ascii="Times New Roman" w:eastAsia="Calibri" w:hAnsi="Times New Roman" w:cs="Times New Roman"/>
              <w:kern w:val="2"/>
              <w:sz w:val="24"/>
              <w:szCs w:val="24"/>
              <w:lang w:val="en-US"/>
              <w14:ligatures w14:val="standardContextual"/>
            </w:rPr>
          </w:rPrChange>
        </w:rPr>
        <w:t>PUR</w:t>
      </w:r>
      <w:r w:rsidRPr="000E6615">
        <w:rPr>
          <w:rFonts w:ascii="Times New Roman" w:eastAsia="Calibri" w:hAnsi="Times New Roman" w:cs="Times New Roman"/>
          <w:kern w:val="2"/>
          <w:sz w:val="24"/>
          <w:szCs w:val="24"/>
          <w:lang w:val="en-US"/>
          <w14:ligatures w14:val="standardContextual"/>
        </w:rPr>
        <w:t xml:space="preserve"> and </w:t>
      </w:r>
      <w:r w:rsidRPr="0084700E">
        <w:rPr>
          <w:rFonts w:ascii="Times New Roman" w:eastAsia="Calibri" w:hAnsi="Times New Roman" w:cs="Times New Roman"/>
          <w:b/>
          <w:kern w:val="2"/>
          <w:sz w:val="24"/>
          <w:szCs w:val="24"/>
          <w:lang w:val="en-US"/>
          <w14:ligatures w14:val="standardContextual"/>
          <w:rPrChange w:id="558" w:author="Кристина" w:date="2025-03-25T15:17:00Z">
            <w:rPr>
              <w:rFonts w:ascii="Times New Roman" w:eastAsia="Calibri" w:hAnsi="Times New Roman" w:cs="Times New Roman"/>
              <w:kern w:val="2"/>
              <w:sz w:val="24"/>
              <w:szCs w:val="24"/>
              <w:lang w:val="en-US"/>
              <w14:ligatures w14:val="standardContextual"/>
            </w:rPr>
          </w:rPrChange>
        </w:rPr>
        <w:t>KHA</w:t>
      </w:r>
      <w:r w:rsidRPr="000E6615">
        <w:rPr>
          <w:rFonts w:ascii="Times New Roman" w:eastAsia="Calibri" w:hAnsi="Times New Roman" w:cs="Times New Roman"/>
          <w:kern w:val="2"/>
          <w:sz w:val="24"/>
          <w:szCs w:val="24"/>
          <w:lang w:val="en-US"/>
          <w14:ligatures w14:val="standardContextual"/>
        </w:rPr>
        <w:t xml:space="preserve"> exhibited robust and extensive correlations, particularly for June</w:t>
      </w:r>
      <w:del w:id="559" w:author="Кристина" w:date="2025-03-25T15:01:00Z">
        <w:r w:rsidRPr="000E6615" w:rsidDel="00750911">
          <w:rPr>
            <w:rFonts w:ascii="Times New Roman" w:eastAsia="Calibri" w:hAnsi="Times New Roman" w:cs="Times New Roman"/>
            <w:kern w:val="2"/>
            <w:sz w:val="24"/>
            <w:szCs w:val="24"/>
            <w:lang w:val="en-US"/>
            <w14:ligatures w14:val="standardContextual"/>
          </w:rPr>
          <w:delText>–</w:delText>
        </w:r>
      </w:del>
      <w:ins w:id="560"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0E6615">
        <w:rPr>
          <w:rFonts w:ascii="Times New Roman" w:eastAsia="Calibri" w:hAnsi="Times New Roman" w:cs="Times New Roman"/>
          <w:kern w:val="2"/>
          <w:sz w:val="24"/>
          <w:szCs w:val="24"/>
          <w:lang w:val="en-US"/>
          <w14:ligatures w14:val="standardContextual"/>
        </w:rPr>
        <w:t>July temperatures (r = 0.60 and 0.50;</w:t>
      </w:r>
      <w:r w:rsidRPr="00AB29A4">
        <w:rPr>
          <w:rFonts w:ascii="Times New Roman" w:eastAsia="Calibri" w:hAnsi="Times New Roman" w:cs="Times New Roman"/>
          <w:i/>
          <w:kern w:val="2"/>
          <w:sz w:val="24"/>
          <w:szCs w:val="24"/>
          <w:lang w:val="en-US"/>
          <w14:ligatures w14:val="standardContextual"/>
          <w:rPrChange w:id="561" w:author="Кристина" w:date="2025-03-26T11:21:00Z">
            <w:rPr>
              <w:rFonts w:ascii="Times New Roman" w:eastAsia="Calibri" w:hAnsi="Times New Roman" w:cs="Times New Roman"/>
              <w:kern w:val="2"/>
              <w:sz w:val="24"/>
              <w:szCs w:val="24"/>
              <w:lang w:val="en-US"/>
              <w14:ligatures w14:val="standardContextual"/>
            </w:rPr>
          </w:rPrChange>
        </w:rPr>
        <w:t xml:space="preserve"> p &lt;</w:t>
      </w:r>
      <w:r w:rsidRPr="000E6615">
        <w:rPr>
          <w:rFonts w:ascii="Times New Roman" w:eastAsia="Calibri" w:hAnsi="Times New Roman" w:cs="Times New Roman"/>
          <w:kern w:val="2"/>
          <w:sz w:val="24"/>
          <w:szCs w:val="24"/>
          <w:lang w:val="en-US"/>
          <w14:ligatures w14:val="standardContextual"/>
        </w:rPr>
        <w:t xml:space="preserve"> 0.01), spanning central Siberia (60°</w:t>
      </w:r>
      <w:del w:id="562" w:author="Кристина" w:date="2025-03-25T15:01:00Z">
        <w:r w:rsidRPr="000E6615" w:rsidDel="00750911">
          <w:rPr>
            <w:rFonts w:ascii="Times New Roman" w:eastAsia="Calibri" w:hAnsi="Times New Roman" w:cs="Times New Roman"/>
            <w:kern w:val="2"/>
            <w:sz w:val="24"/>
            <w:szCs w:val="24"/>
            <w:lang w:val="en-US"/>
            <w14:ligatures w14:val="standardContextual"/>
          </w:rPr>
          <w:delText>–</w:delText>
        </w:r>
      </w:del>
      <w:ins w:id="563"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0E6615">
        <w:rPr>
          <w:rFonts w:ascii="Times New Roman" w:eastAsia="Calibri" w:hAnsi="Times New Roman" w:cs="Times New Roman"/>
          <w:kern w:val="2"/>
          <w:sz w:val="24"/>
          <w:szCs w:val="24"/>
          <w:lang w:val="en-US"/>
          <w14:ligatures w14:val="standardContextual"/>
        </w:rPr>
        <w:t>75°N, 60°</w:t>
      </w:r>
      <w:del w:id="564" w:author="Кристина" w:date="2025-03-25T15:01:00Z">
        <w:r w:rsidRPr="000E6615" w:rsidDel="00750911">
          <w:rPr>
            <w:rFonts w:ascii="Times New Roman" w:eastAsia="Calibri" w:hAnsi="Times New Roman" w:cs="Times New Roman"/>
            <w:kern w:val="2"/>
            <w:sz w:val="24"/>
            <w:szCs w:val="24"/>
            <w:lang w:val="en-US"/>
            <w14:ligatures w14:val="standardContextual"/>
          </w:rPr>
          <w:delText>–</w:delText>
        </w:r>
      </w:del>
      <w:ins w:id="565"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0E6615">
        <w:rPr>
          <w:rFonts w:ascii="Times New Roman" w:eastAsia="Calibri" w:hAnsi="Times New Roman" w:cs="Times New Roman"/>
          <w:kern w:val="2"/>
          <w:sz w:val="24"/>
          <w:szCs w:val="24"/>
          <w:lang w:val="en-US"/>
          <w14:ligatures w14:val="standardContextual"/>
        </w:rPr>
        <w:t xml:space="preserve">120°E), with </w:t>
      </w:r>
      <w:r w:rsidRPr="0024463D">
        <w:rPr>
          <w:rFonts w:ascii="Times New Roman" w:eastAsia="Calibri" w:hAnsi="Times New Roman" w:cs="Times New Roman"/>
          <w:b/>
          <w:kern w:val="2"/>
          <w:sz w:val="24"/>
          <w:szCs w:val="24"/>
          <w:lang w:val="en-US"/>
          <w14:ligatures w14:val="standardContextual"/>
          <w:rPrChange w:id="566" w:author="Кристина" w:date="2025-03-25T15:14:00Z">
            <w:rPr>
              <w:rFonts w:ascii="Times New Roman" w:eastAsia="Calibri" w:hAnsi="Times New Roman" w:cs="Times New Roman"/>
              <w:kern w:val="2"/>
              <w:sz w:val="24"/>
              <w:szCs w:val="24"/>
              <w:lang w:val="en-US"/>
              <w14:ligatures w14:val="standardContextual"/>
            </w:rPr>
          </w:rPrChange>
        </w:rPr>
        <w:t>PUR</w:t>
      </w:r>
      <w:r w:rsidRPr="000E6615">
        <w:rPr>
          <w:rFonts w:ascii="Times New Roman" w:eastAsia="Calibri" w:hAnsi="Times New Roman" w:cs="Times New Roman"/>
          <w:kern w:val="2"/>
          <w:sz w:val="24"/>
          <w:szCs w:val="24"/>
          <w:lang w:val="en-US"/>
          <w14:ligatures w14:val="standardContextual"/>
        </w:rPr>
        <w:t xml:space="preserve"> showing the highest signal strength. Eastern sites </w:t>
      </w:r>
      <w:r w:rsidRPr="0084700E">
        <w:rPr>
          <w:rFonts w:ascii="Times New Roman" w:eastAsia="Calibri" w:hAnsi="Times New Roman" w:cs="Times New Roman"/>
          <w:b/>
          <w:kern w:val="2"/>
          <w:sz w:val="24"/>
          <w:szCs w:val="24"/>
          <w:lang w:val="en-US"/>
          <w14:ligatures w14:val="standardContextual"/>
          <w:rPrChange w:id="567" w:author="Кристина" w:date="2025-03-25T15:19:00Z">
            <w:rPr>
              <w:rFonts w:ascii="Times New Roman" w:eastAsia="Calibri" w:hAnsi="Times New Roman" w:cs="Times New Roman"/>
              <w:kern w:val="2"/>
              <w:sz w:val="24"/>
              <w:szCs w:val="24"/>
              <w:lang w:val="en-US"/>
              <w14:ligatures w14:val="standardContextual"/>
            </w:rPr>
          </w:rPrChange>
        </w:rPr>
        <w:t>CHO</w:t>
      </w:r>
      <w:r w:rsidRPr="000E6615">
        <w:rPr>
          <w:rFonts w:ascii="Times New Roman" w:eastAsia="Calibri" w:hAnsi="Times New Roman" w:cs="Times New Roman"/>
          <w:kern w:val="2"/>
          <w:sz w:val="24"/>
          <w:szCs w:val="24"/>
          <w:lang w:val="en-US"/>
          <w14:ligatures w14:val="standardContextual"/>
        </w:rPr>
        <w:t xml:space="preserve"> and </w:t>
      </w:r>
      <w:r w:rsidRPr="0084700E">
        <w:rPr>
          <w:rFonts w:ascii="Times New Roman" w:eastAsia="Calibri" w:hAnsi="Times New Roman" w:cs="Times New Roman"/>
          <w:b/>
          <w:kern w:val="2"/>
          <w:sz w:val="24"/>
          <w:szCs w:val="24"/>
          <w:lang w:val="en-US"/>
          <w14:ligatures w14:val="standardContextual"/>
          <w:rPrChange w:id="568" w:author="Кристина" w:date="2025-03-25T15:21:00Z">
            <w:rPr>
              <w:rFonts w:ascii="Times New Roman" w:eastAsia="Calibri" w:hAnsi="Times New Roman" w:cs="Times New Roman"/>
              <w:kern w:val="2"/>
              <w:sz w:val="24"/>
              <w:szCs w:val="24"/>
              <w:lang w:val="en-US"/>
              <w14:ligatures w14:val="standardContextual"/>
            </w:rPr>
          </w:rPrChange>
        </w:rPr>
        <w:t>BIL</w:t>
      </w:r>
      <w:r w:rsidRPr="000E6615">
        <w:rPr>
          <w:rFonts w:ascii="Times New Roman" w:eastAsia="Calibri" w:hAnsi="Times New Roman" w:cs="Times New Roman"/>
          <w:kern w:val="2"/>
          <w:sz w:val="24"/>
          <w:szCs w:val="24"/>
          <w:lang w:val="en-US"/>
          <w14:ligatures w14:val="standardContextual"/>
        </w:rPr>
        <w:t xml:space="preserve"> displayed weaker, more restricted correlations, peaking at r = 0.30 (p &lt; 0.05) for June</w:t>
      </w:r>
      <w:del w:id="569" w:author="Кристина" w:date="2025-03-25T15:01:00Z">
        <w:r w:rsidRPr="000E6615" w:rsidDel="00750911">
          <w:rPr>
            <w:rFonts w:ascii="Times New Roman" w:eastAsia="Calibri" w:hAnsi="Times New Roman" w:cs="Times New Roman"/>
            <w:kern w:val="2"/>
            <w:sz w:val="24"/>
            <w:szCs w:val="24"/>
            <w:lang w:val="en-US"/>
            <w14:ligatures w14:val="standardContextual"/>
          </w:rPr>
          <w:delText>–</w:delText>
        </w:r>
      </w:del>
      <w:ins w:id="570"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0E6615">
        <w:rPr>
          <w:rFonts w:ascii="Times New Roman" w:eastAsia="Calibri" w:hAnsi="Times New Roman" w:cs="Times New Roman"/>
          <w:kern w:val="2"/>
          <w:sz w:val="24"/>
          <w:szCs w:val="24"/>
          <w:lang w:val="en-US"/>
          <w14:ligatures w14:val="standardContextual"/>
        </w:rPr>
        <w:t>July and June</w:t>
      </w:r>
      <w:del w:id="571" w:author="Кристина" w:date="2025-03-25T15:01:00Z">
        <w:r w:rsidRPr="000E6615" w:rsidDel="00750911">
          <w:rPr>
            <w:rFonts w:ascii="Times New Roman" w:eastAsia="Calibri" w:hAnsi="Times New Roman" w:cs="Times New Roman"/>
            <w:kern w:val="2"/>
            <w:sz w:val="24"/>
            <w:szCs w:val="24"/>
            <w:lang w:val="en-US"/>
            <w14:ligatures w14:val="standardContextual"/>
          </w:rPr>
          <w:delText>–</w:delText>
        </w:r>
      </w:del>
      <w:ins w:id="572"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0E6615">
        <w:rPr>
          <w:rFonts w:ascii="Times New Roman" w:eastAsia="Calibri" w:hAnsi="Times New Roman" w:cs="Times New Roman"/>
          <w:kern w:val="2"/>
          <w:sz w:val="24"/>
          <w:szCs w:val="24"/>
          <w:lang w:val="en-US"/>
          <w14:ligatures w14:val="standardContextual"/>
        </w:rPr>
        <w:t>September, centered over northeastern Siberia (65°</w:t>
      </w:r>
      <w:del w:id="573" w:author="Кристина" w:date="2025-03-25T15:01:00Z">
        <w:r w:rsidRPr="000E6615" w:rsidDel="00750911">
          <w:rPr>
            <w:rFonts w:ascii="Times New Roman" w:eastAsia="Calibri" w:hAnsi="Times New Roman" w:cs="Times New Roman"/>
            <w:kern w:val="2"/>
            <w:sz w:val="24"/>
            <w:szCs w:val="24"/>
            <w:lang w:val="en-US"/>
            <w14:ligatures w14:val="standardContextual"/>
          </w:rPr>
          <w:delText>–</w:delText>
        </w:r>
      </w:del>
      <w:ins w:id="574"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0E6615">
        <w:rPr>
          <w:rFonts w:ascii="Times New Roman" w:eastAsia="Calibri" w:hAnsi="Times New Roman" w:cs="Times New Roman"/>
          <w:kern w:val="2"/>
          <w:sz w:val="24"/>
          <w:szCs w:val="24"/>
          <w:lang w:val="en-US"/>
          <w14:ligatures w14:val="standardContextual"/>
        </w:rPr>
        <w:t>75°N, 140°</w:t>
      </w:r>
      <w:del w:id="575" w:author="Кристина" w:date="2025-03-25T15:01:00Z">
        <w:r w:rsidRPr="000E6615" w:rsidDel="00750911">
          <w:rPr>
            <w:rFonts w:ascii="Times New Roman" w:eastAsia="Calibri" w:hAnsi="Times New Roman" w:cs="Times New Roman"/>
            <w:kern w:val="2"/>
            <w:sz w:val="24"/>
            <w:szCs w:val="24"/>
            <w:lang w:val="en-US"/>
            <w14:ligatures w14:val="standardContextual"/>
          </w:rPr>
          <w:delText>–</w:delText>
        </w:r>
      </w:del>
      <w:ins w:id="576"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0E6615">
        <w:rPr>
          <w:rFonts w:ascii="Times New Roman" w:eastAsia="Calibri" w:hAnsi="Times New Roman" w:cs="Times New Roman"/>
          <w:kern w:val="2"/>
          <w:sz w:val="24"/>
          <w:szCs w:val="24"/>
          <w:lang w:val="en-US"/>
          <w14:ligatures w14:val="standardContextual"/>
        </w:rPr>
        <w:t>170°E). These patterns reflect stronger temperature limitation in central sites compared to western and eastern extremes.</w:t>
      </w:r>
    </w:p>
    <w:p w14:paraId="1EBED31D" w14:textId="77777777" w:rsidR="00C47D6E" w:rsidRPr="00B67ADD" w:rsidRDefault="00C47D6E" w:rsidP="00754A96">
      <w:pPr>
        <w:spacing w:after="0" w:line="480" w:lineRule="auto"/>
        <w:jc w:val="both"/>
        <w:rPr>
          <w:rFonts w:ascii="Times New Roman" w:eastAsia="Calibri" w:hAnsi="Times New Roman" w:cs="Times New Roman"/>
          <w:kern w:val="2"/>
          <w:sz w:val="24"/>
          <w:szCs w:val="24"/>
          <w:lang w:val="en-US"/>
          <w14:ligatures w14:val="standardContextual"/>
        </w:rPr>
      </w:pPr>
    </w:p>
    <w:p w14:paraId="55C505DD" w14:textId="77777777" w:rsidR="000558B9" w:rsidRPr="00B67ADD" w:rsidRDefault="000558B9" w:rsidP="00754A96">
      <w:pPr>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noProof/>
          <w:kern w:val="2"/>
          <w:sz w:val="24"/>
          <w:szCs w:val="24"/>
          <w:lang w:eastAsia="ru-RU"/>
          <w14:ligatures w14:val="standardContextual"/>
        </w:rPr>
        <w:drawing>
          <wp:inline distT="0" distB="0" distL="0" distR="0" wp14:anchorId="4F065E19" wp14:editId="76D5F580">
            <wp:extent cx="5944235" cy="3255645"/>
            <wp:effectExtent l="0" t="0" r="0"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35" cy="3255645"/>
                    </a:xfrm>
                    <a:prstGeom prst="rect">
                      <a:avLst/>
                    </a:prstGeom>
                    <a:noFill/>
                  </pic:spPr>
                </pic:pic>
              </a:graphicData>
            </a:graphic>
          </wp:inline>
        </w:drawing>
      </w:r>
    </w:p>
    <w:p w14:paraId="51A1C1A9" w14:textId="16FD690C" w:rsidR="000558B9" w:rsidRPr="00B67ADD" w:rsidRDefault="000558B9" w:rsidP="000558B9">
      <w:pPr>
        <w:spacing w:after="0" w:line="480" w:lineRule="auto"/>
        <w:rPr>
          <w:rFonts w:ascii="Times New Roman" w:eastAsia="Calibri" w:hAnsi="Times New Roman" w:cs="Times New Roman"/>
          <w:kern w:val="2"/>
          <w:sz w:val="24"/>
          <w:szCs w:val="24"/>
          <w:lang w:val="en-US"/>
          <w14:ligatures w14:val="standardContextual"/>
        </w:rPr>
      </w:pPr>
      <w:commentRangeStart w:id="577"/>
      <w:r w:rsidRPr="00B67ADD">
        <w:rPr>
          <w:rFonts w:ascii="Times New Roman" w:eastAsia="Calibri" w:hAnsi="Times New Roman" w:cs="Times New Roman"/>
          <w:b/>
          <w:bCs/>
          <w:kern w:val="2"/>
          <w:sz w:val="24"/>
          <w:szCs w:val="24"/>
          <w:lang w:val="en-US"/>
          <w14:ligatures w14:val="standardContextual"/>
        </w:rPr>
        <w:t>Figure 5.</w:t>
      </w:r>
      <w:r w:rsidRPr="00B67ADD">
        <w:rPr>
          <w:rFonts w:ascii="Times New Roman" w:eastAsia="Calibri" w:hAnsi="Times New Roman" w:cs="Times New Roman"/>
          <w:kern w:val="2"/>
          <w:sz w:val="24"/>
          <w:szCs w:val="24"/>
          <w:lang w:val="en-US"/>
          <w14:ligatures w14:val="standardContextual"/>
        </w:rPr>
        <w:t xml:space="preserve">  </w:t>
      </w:r>
      <w:commentRangeEnd w:id="577"/>
      <w:r w:rsidRPr="00B67ADD">
        <w:rPr>
          <w:rStyle w:val="a4"/>
          <w:rFonts w:ascii="Times New Roman" w:hAnsi="Times New Roman" w:cs="Times New Roman"/>
          <w:sz w:val="24"/>
          <w:szCs w:val="24"/>
        </w:rPr>
        <w:commentReference w:id="577"/>
      </w:r>
      <w:r w:rsidRPr="00B67ADD">
        <w:rPr>
          <w:rFonts w:ascii="Times New Roman" w:eastAsia="Calibri" w:hAnsi="Times New Roman" w:cs="Times New Roman"/>
          <w:kern w:val="2"/>
          <w:sz w:val="24"/>
          <w:szCs w:val="24"/>
          <w:lang w:val="en-US"/>
          <w14:ligatures w14:val="standardContextual"/>
        </w:rPr>
        <w:t>S</w:t>
      </w:r>
      <w:r w:rsidR="00AB634F" w:rsidRPr="00B67ADD">
        <w:rPr>
          <w:rFonts w:ascii="Times New Roman" w:eastAsia="Calibri" w:hAnsi="Times New Roman" w:cs="Times New Roman"/>
          <w:kern w:val="2"/>
          <w:sz w:val="24"/>
          <w:szCs w:val="24"/>
          <w:lang w:val="en-US"/>
          <w14:ligatures w14:val="standardContextual"/>
        </w:rPr>
        <w:t>p</w:t>
      </w:r>
      <w:r w:rsidRPr="00B67ADD">
        <w:rPr>
          <w:rFonts w:ascii="Times New Roman" w:eastAsia="Calibri" w:hAnsi="Times New Roman" w:cs="Times New Roman"/>
          <w:kern w:val="2"/>
          <w:sz w:val="24"/>
          <w:szCs w:val="24"/>
          <w:lang w:val="en-US"/>
          <w14:ligatures w14:val="standardContextual"/>
        </w:rPr>
        <w:t>atial field correlations between June, July, June</w:t>
      </w:r>
      <w:del w:id="578" w:author="Кристина" w:date="2025-03-25T15:01:00Z">
        <w:r w:rsidRPr="00B67ADD" w:rsidDel="00750911">
          <w:rPr>
            <w:rFonts w:ascii="Times New Roman" w:eastAsia="Calibri" w:hAnsi="Times New Roman" w:cs="Times New Roman"/>
            <w:kern w:val="2"/>
            <w:sz w:val="24"/>
            <w:szCs w:val="24"/>
            <w:lang w:val="en-US"/>
            <w14:ligatures w14:val="standardContextual"/>
          </w:rPr>
          <w:delText>–</w:delText>
        </w:r>
      </w:del>
      <w:ins w:id="579"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B67ADD">
        <w:rPr>
          <w:rFonts w:ascii="Times New Roman" w:eastAsia="Calibri" w:hAnsi="Times New Roman" w:cs="Times New Roman"/>
          <w:kern w:val="2"/>
          <w:sz w:val="24"/>
          <w:szCs w:val="24"/>
          <w:lang w:val="en-US"/>
          <w14:ligatures w14:val="standardContextual"/>
        </w:rPr>
        <w:t>July and June</w:t>
      </w:r>
      <w:del w:id="580" w:author="Кристина" w:date="2025-03-25T15:01:00Z">
        <w:r w:rsidRPr="00B67ADD" w:rsidDel="00750911">
          <w:rPr>
            <w:rFonts w:ascii="Times New Roman" w:eastAsia="Calibri" w:hAnsi="Times New Roman" w:cs="Times New Roman"/>
            <w:kern w:val="2"/>
            <w:sz w:val="24"/>
            <w:szCs w:val="24"/>
            <w:lang w:val="en-US"/>
            <w14:ligatures w14:val="standardContextual"/>
          </w:rPr>
          <w:delText>–</w:delText>
        </w:r>
      </w:del>
      <w:ins w:id="581"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Pr="00B67ADD">
        <w:rPr>
          <w:rFonts w:ascii="Times New Roman" w:eastAsia="Calibri" w:hAnsi="Times New Roman" w:cs="Times New Roman"/>
          <w:kern w:val="2"/>
          <w:sz w:val="24"/>
          <w:szCs w:val="24"/>
          <w:lang w:val="en-US"/>
          <w14:ligatures w14:val="standardContextual"/>
        </w:rPr>
        <w:t>Se</w:t>
      </w:r>
      <w:r w:rsidR="00AB634F" w:rsidRPr="00B67ADD">
        <w:rPr>
          <w:rFonts w:ascii="Times New Roman" w:eastAsia="Calibri" w:hAnsi="Times New Roman" w:cs="Times New Roman"/>
          <w:kern w:val="2"/>
          <w:sz w:val="24"/>
          <w:szCs w:val="24"/>
          <w:lang w:val="en-US"/>
          <w14:ligatures w14:val="standardContextual"/>
        </w:rPr>
        <w:t>p</w:t>
      </w:r>
      <w:r w:rsidRPr="00B67ADD">
        <w:rPr>
          <w:rFonts w:ascii="Times New Roman" w:eastAsia="Calibri" w:hAnsi="Times New Roman" w:cs="Times New Roman"/>
          <w:kern w:val="2"/>
          <w:sz w:val="24"/>
          <w:szCs w:val="24"/>
          <w:lang w:val="en-US"/>
          <w14:ligatures w14:val="standardContextual"/>
        </w:rPr>
        <w:t>tember mean tem</w:t>
      </w:r>
      <w:r w:rsidR="00AB634F" w:rsidRPr="00B67ADD">
        <w:rPr>
          <w:rFonts w:ascii="Times New Roman" w:eastAsia="Calibri" w:hAnsi="Times New Roman" w:cs="Times New Roman"/>
          <w:kern w:val="2"/>
          <w:sz w:val="24"/>
          <w:szCs w:val="24"/>
          <w:lang w:val="en-US"/>
          <w14:ligatures w14:val="standardContextual"/>
        </w:rPr>
        <w:t>p</w:t>
      </w:r>
      <w:r w:rsidRPr="00B67ADD">
        <w:rPr>
          <w:rFonts w:ascii="Times New Roman" w:eastAsia="Calibri" w:hAnsi="Times New Roman" w:cs="Times New Roman"/>
          <w:kern w:val="2"/>
          <w:sz w:val="24"/>
          <w:szCs w:val="24"/>
          <w:lang w:val="en-US"/>
          <w14:ligatures w14:val="standardContextual"/>
        </w:rPr>
        <w:t xml:space="preserve">eratures (Berkeley 1°) and tree-ring widths for the </w:t>
      </w:r>
      <w:r w:rsidR="00AB634F" w:rsidRPr="00B67ADD">
        <w:rPr>
          <w:rFonts w:ascii="Times New Roman" w:eastAsia="Calibri" w:hAnsi="Times New Roman" w:cs="Times New Roman"/>
          <w:kern w:val="2"/>
          <w:sz w:val="24"/>
          <w:szCs w:val="24"/>
          <w:lang w:val="en-US"/>
          <w14:ligatures w14:val="standardContextual"/>
        </w:rPr>
        <w:t>p</w:t>
      </w:r>
      <w:r w:rsidRPr="00B67ADD">
        <w:rPr>
          <w:rFonts w:ascii="Times New Roman" w:eastAsia="Calibri" w:hAnsi="Times New Roman" w:cs="Times New Roman"/>
          <w:kern w:val="2"/>
          <w:sz w:val="24"/>
          <w:szCs w:val="24"/>
          <w:lang w:val="en-US"/>
          <w14:ligatures w14:val="standardContextual"/>
        </w:rPr>
        <w:t>eriod 1966</w:t>
      </w:r>
      <w:del w:id="582" w:author="Кристина" w:date="2025-03-25T15:01:00Z">
        <w:r w:rsidRPr="00B67ADD" w:rsidDel="00750911">
          <w:rPr>
            <w:rFonts w:ascii="Times New Roman" w:eastAsia="Calibri" w:hAnsi="Times New Roman" w:cs="Times New Roman"/>
            <w:kern w:val="2"/>
            <w:sz w:val="24"/>
            <w:szCs w:val="24"/>
            <w:lang w:val="en-US"/>
            <w14:ligatures w14:val="standardContextual"/>
          </w:rPr>
          <w:delText>–</w:delText>
        </w:r>
      </w:del>
      <w:ins w:id="583" w:author="Кристина" w:date="2025-03-25T15:01:00Z">
        <w:r w:rsidR="00750911">
          <w:rPr>
            <w:rFonts w:ascii="Times New Roman" w:eastAsia="Calibri" w:hAnsi="Times New Roman" w:cs="Times New Roman"/>
            <w:kern w:val="2"/>
            <w:sz w:val="24"/>
            <w:szCs w:val="24"/>
            <w:lang w:val="en-US"/>
            <w14:ligatures w14:val="standardContextual"/>
          </w:rPr>
          <w:t xml:space="preserve"> - </w:t>
        </w:r>
      </w:ins>
      <w:r w:rsidR="00CC443E" w:rsidRPr="00B67ADD">
        <w:rPr>
          <w:rFonts w:ascii="Times New Roman" w:eastAsia="Calibri" w:hAnsi="Times New Roman" w:cs="Times New Roman"/>
          <w:kern w:val="2"/>
          <w:sz w:val="24"/>
          <w:szCs w:val="24"/>
          <w:lang w:val="en-US"/>
          <w14:ligatures w14:val="standardContextual"/>
        </w:rPr>
        <w:t>2021</w:t>
      </w:r>
      <w:r w:rsidRPr="00B67ADD">
        <w:rPr>
          <w:rFonts w:ascii="Times New Roman" w:eastAsia="Calibri" w:hAnsi="Times New Roman" w:cs="Times New Roman"/>
          <w:kern w:val="2"/>
          <w:sz w:val="24"/>
          <w:szCs w:val="24"/>
          <w:lang w:val="en-US"/>
          <w14:ligatures w14:val="standardContextual"/>
        </w:rPr>
        <w:t>. Black dots indicate the locations of sam</w:t>
      </w:r>
      <w:r w:rsidR="00AB634F" w:rsidRPr="00B67ADD">
        <w:rPr>
          <w:rFonts w:ascii="Times New Roman" w:eastAsia="Calibri" w:hAnsi="Times New Roman" w:cs="Times New Roman"/>
          <w:kern w:val="2"/>
          <w:sz w:val="24"/>
          <w:szCs w:val="24"/>
          <w:lang w:val="en-US"/>
          <w14:ligatures w14:val="standardContextual"/>
        </w:rPr>
        <w:t>p</w:t>
      </w:r>
      <w:r w:rsidRPr="00B67ADD">
        <w:rPr>
          <w:rFonts w:ascii="Times New Roman" w:eastAsia="Calibri" w:hAnsi="Times New Roman" w:cs="Times New Roman"/>
          <w:kern w:val="2"/>
          <w:sz w:val="24"/>
          <w:szCs w:val="24"/>
          <w:lang w:val="en-US"/>
          <w14:ligatures w14:val="standardContextual"/>
        </w:rPr>
        <w:t>ling sites.</w:t>
      </w:r>
    </w:p>
    <w:p w14:paraId="19C88EEC" w14:textId="736D9DC1" w:rsidR="00FB1357" w:rsidRPr="000E6615" w:rsidRDefault="00FB1357" w:rsidP="000E6615">
      <w:pPr>
        <w:spacing w:after="0" w:line="480" w:lineRule="auto"/>
        <w:contextualSpacing/>
        <w:jc w:val="both"/>
        <w:rPr>
          <w:rFonts w:ascii="Times New Roman" w:eastAsia="Calibri" w:hAnsi="Times New Roman" w:cs="Times New Roman"/>
          <w:b/>
          <w:bCs/>
          <w:kern w:val="2"/>
          <w:sz w:val="24"/>
          <w:szCs w:val="24"/>
          <w:lang w:val="en-US"/>
          <w14:ligatures w14:val="standardContextual"/>
          <w:rPrChange w:id="584" w:author="Кристина" w:date="2025-03-25T14:45:00Z">
            <w:rPr>
              <w:rFonts w:ascii="Times New Roman" w:eastAsia="Calibri" w:hAnsi="Times New Roman" w:cs="Times New Roman"/>
              <w:b/>
              <w:bCs/>
              <w:kern w:val="2"/>
              <w:sz w:val="24"/>
              <w:szCs w:val="24"/>
              <w14:ligatures w14:val="standardContextual"/>
            </w:rPr>
          </w:rPrChange>
        </w:rPr>
      </w:pPr>
    </w:p>
    <w:p w14:paraId="648B1FAC" w14:textId="2F928E52" w:rsidR="00D76D95" w:rsidRDefault="0021103C" w:rsidP="00FB1357">
      <w:pPr>
        <w:spacing w:after="0" w:line="480" w:lineRule="auto"/>
        <w:rPr>
          <w:rFonts w:ascii="Times New Roman" w:eastAsia="Calibri" w:hAnsi="Times New Roman" w:cs="Times New Roman"/>
          <w:b/>
          <w:bCs/>
          <w:kern w:val="2"/>
          <w:sz w:val="24"/>
          <w:szCs w:val="24"/>
          <w:lang w:val="en-US"/>
          <w14:ligatures w14:val="standardContextual"/>
        </w:rPr>
      </w:pPr>
      <w:r w:rsidRPr="00B67ADD">
        <w:rPr>
          <w:rFonts w:ascii="Times New Roman" w:eastAsia="Calibri" w:hAnsi="Times New Roman" w:cs="Times New Roman"/>
          <w:b/>
          <w:bCs/>
          <w:kern w:val="2"/>
          <w:sz w:val="24"/>
          <w:szCs w:val="24"/>
          <w:lang w:val="en-US"/>
          <w14:ligatures w14:val="standardContextual"/>
        </w:rPr>
        <w:t>Discussion</w:t>
      </w:r>
    </w:p>
    <w:p w14:paraId="246AADF1" w14:textId="77777777" w:rsidR="000E6615" w:rsidRPr="00B67ADD" w:rsidRDefault="000E6615" w:rsidP="00FB1357">
      <w:pPr>
        <w:spacing w:after="0" w:line="480" w:lineRule="auto"/>
        <w:rPr>
          <w:rFonts w:ascii="Times New Roman" w:eastAsia="Calibri" w:hAnsi="Times New Roman" w:cs="Times New Roman"/>
          <w:b/>
          <w:bCs/>
          <w:kern w:val="2"/>
          <w:sz w:val="24"/>
          <w:szCs w:val="24"/>
          <w:lang w:val="en-US"/>
          <w14:ligatures w14:val="standardContextual"/>
        </w:rPr>
      </w:pPr>
    </w:p>
    <w:p w14:paraId="7427AB46" w14:textId="70A07C98" w:rsidR="00B67ADD" w:rsidDel="000E6615" w:rsidRDefault="00B67ADD">
      <w:pPr>
        <w:spacing w:after="0" w:line="480" w:lineRule="auto"/>
        <w:jc w:val="both"/>
        <w:rPr>
          <w:del w:id="585" w:author="Кристина" w:date="2025-03-25T14:40:00Z"/>
          <w:rFonts w:ascii="Times New Roman" w:hAnsi="Times New Roman" w:cs="Times New Roman"/>
          <w:sz w:val="24"/>
          <w:szCs w:val="24"/>
          <w:lang w:val="en-US"/>
        </w:rPr>
        <w:pPrChange w:id="586" w:author="Кристина" w:date="2025-03-26T12:02:00Z">
          <w:pPr>
            <w:spacing w:after="0" w:line="480" w:lineRule="auto"/>
          </w:pPr>
        </w:pPrChange>
      </w:pPr>
      <w:r w:rsidRPr="00B67ADD">
        <w:rPr>
          <w:rFonts w:ascii="Times New Roman" w:hAnsi="Times New Roman" w:cs="Times New Roman"/>
          <w:sz w:val="24"/>
          <w:szCs w:val="24"/>
          <w:lang w:val="en-US"/>
        </w:rPr>
        <w:t xml:space="preserve">Our findings demonstrate that summer temperature serves as the primary climatic driver of radial growth across all studied sites, with pronounced regional and species-specific variations along the </w:t>
      </w:r>
      <w:r w:rsidRPr="00B67ADD">
        <w:rPr>
          <w:rFonts w:ascii="Times New Roman" w:hAnsi="Times New Roman" w:cs="Times New Roman"/>
          <w:sz w:val="24"/>
          <w:szCs w:val="24"/>
          <w:lang w:val="en-US"/>
        </w:rPr>
        <w:lastRenderedPageBreak/>
        <w:t xml:space="preserve">west-east gradient in northern latitudes. Western stands of </w:t>
      </w:r>
      <w:r w:rsidRPr="00140886">
        <w:rPr>
          <w:rFonts w:ascii="Times New Roman" w:hAnsi="Times New Roman" w:cs="Times New Roman"/>
          <w:i/>
          <w:sz w:val="24"/>
          <w:szCs w:val="24"/>
          <w:lang w:val="en-US"/>
          <w:rPrChange w:id="587" w:author="Кристина" w:date="2025-03-26T11:10:00Z">
            <w:rPr>
              <w:rFonts w:ascii="Times New Roman" w:hAnsi="Times New Roman" w:cs="Times New Roman"/>
              <w:sz w:val="24"/>
              <w:szCs w:val="24"/>
              <w:lang w:val="en-US"/>
            </w:rPr>
          </w:rPrChange>
        </w:rPr>
        <w:t>P</w:t>
      </w:r>
      <w:ins w:id="588" w:author="Кристина" w:date="2025-03-25T15:03:00Z">
        <w:r w:rsidR="00750911" w:rsidRPr="00140886">
          <w:rPr>
            <w:rFonts w:ascii="Times New Roman" w:hAnsi="Times New Roman" w:cs="Times New Roman"/>
            <w:i/>
            <w:sz w:val="24"/>
            <w:szCs w:val="24"/>
            <w:lang w:val="en-US"/>
            <w:rPrChange w:id="589" w:author="Кристина" w:date="2025-03-26T11:10:00Z">
              <w:rPr>
                <w:rFonts w:ascii="Times New Roman" w:hAnsi="Times New Roman" w:cs="Times New Roman"/>
                <w:sz w:val="24"/>
                <w:szCs w:val="24"/>
              </w:rPr>
            </w:rPrChange>
          </w:rPr>
          <w:t>.</w:t>
        </w:r>
      </w:ins>
      <w:del w:id="590" w:author="Кристина" w:date="2025-03-25T15:03:00Z">
        <w:r w:rsidRPr="00140886" w:rsidDel="00750911">
          <w:rPr>
            <w:rFonts w:ascii="Times New Roman" w:hAnsi="Times New Roman" w:cs="Times New Roman"/>
            <w:i/>
            <w:sz w:val="24"/>
            <w:szCs w:val="24"/>
            <w:lang w:val="en-US"/>
            <w:rPrChange w:id="591" w:author="Кристина" w:date="2025-03-26T11:10:00Z">
              <w:rPr>
                <w:rFonts w:ascii="Times New Roman" w:hAnsi="Times New Roman" w:cs="Times New Roman"/>
                <w:sz w:val="24"/>
                <w:szCs w:val="24"/>
                <w:lang w:val="en-US"/>
              </w:rPr>
            </w:rPrChange>
          </w:rPr>
          <w:delText>inus</w:delText>
        </w:r>
      </w:del>
      <w:r w:rsidRPr="00140886">
        <w:rPr>
          <w:rFonts w:ascii="Times New Roman" w:hAnsi="Times New Roman" w:cs="Times New Roman"/>
          <w:i/>
          <w:sz w:val="24"/>
          <w:szCs w:val="24"/>
          <w:lang w:val="en-US"/>
          <w:rPrChange w:id="592" w:author="Кристина" w:date="2025-03-26T11:10:00Z">
            <w:rPr>
              <w:rFonts w:ascii="Times New Roman" w:hAnsi="Times New Roman" w:cs="Times New Roman"/>
              <w:sz w:val="24"/>
              <w:szCs w:val="24"/>
              <w:lang w:val="en-US"/>
            </w:rPr>
          </w:rPrChange>
        </w:rPr>
        <w:t xml:space="preserve"> sylvestris</w:t>
      </w:r>
      <w:r w:rsidRPr="00B67ADD">
        <w:rPr>
          <w:rFonts w:ascii="Times New Roman" w:hAnsi="Times New Roman" w:cs="Times New Roman"/>
          <w:sz w:val="24"/>
          <w:szCs w:val="24"/>
          <w:lang w:val="en-US"/>
        </w:rPr>
        <w:t xml:space="preserve"> exhibit a stronger response to July temperatures, whereas eastern larch-dominated sites show heightened sensitivity to June conditions. These patterns align with previous dendroclimatic studies in northern Russia and Fennoscandia, which consistently identify summer warmth as a key limiting factor for tree growth in cold environments (Vaganov et al., 1999; Kirdyanov et al., 2013; Hughes et al., 1999). Precipitation, while secondary to temperature, exhibits variable and site-specific effects, reflecting the complex hydrological dynamics of permafrost-dominated ecosystems and the physiological tolerances of the studied species.</w:t>
      </w:r>
    </w:p>
    <w:p w14:paraId="14DD347A" w14:textId="77777777" w:rsidR="000E6615" w:rsidRPr="00B67ADD" w:rsidRDefault="000E6615">
      <w:pPr>
        <w:spacing w:after="0" w:line="480" w:lineRule="auto"/>
        <w:jc w:val="both"/>
        <w:rPr>
          <w:ins w:id="593" w:author="Кристина" w:date="2025-03-25T14:40:00Z"/>
          <w:rFonts w:ascii="Times New Roman" w:hAnsi="Times New Roman" w:cs="Times New Roman"/>
          <w:sz w:val="24"/>
          <w:szCs w:val="24"/>
          <w:lang w:val="en-US"/>
        </w:rPr>
        <w:pPrChange w:id="594" w:author="Кристина" w:date="2025-03-26T12:02:00Z">
          <w:pPr>
            <w:spacing w:after="0" w:line="480" w:lineRule="auto"/>
          </w:pPr>
        </w:pPrChange>
      </w:pPr>
    </w:p>
    <w:p w14:paraId="293AC3E4" w14:textId="77777777" w:rsidR="000E6615" w:rsidRDefault="000E6615">
      <w:pPr>
        <w:spacing w:after="0" w:line="480" w:lineRule="auto"/>
        <w:jc w:val="both"/>
        <w:rPr>
          <w:ins w:id="595" w:author="Кристина" w:date="2025-03-25T14:37:00Z"/>
          <w:rFonts w:ascii="Times New Roman" w:hAnsi="Times New Roman" w:cs="Times New Roman"/>
          <w:sz w:val="24"/>
          <w:szCs w:val="24"/>
          <w:lang w:val="en-US"/>
        </w:rPr>
        <w:pPrChange w:id="596" w:author="Кристина" w:date="2025-03-26T12:02:00Z">
          <w:pPr>
            <w:spacing w:after="0" w:line="480" w:lineRule="auto"/>
          </w:pPr>
        </w:pPrChange>
      </w:pPr>
    </w:p>
    <w:p w14:paraId="7DF3A360" w14:textId="6BDF74DF" w:rsidR="00B67ADD" w:rsidRDefault="00B67ADD">
      <w:pPr>
        <w:spacing w:after="0" w:line="480" w:lineRule="auto"/>
        <w:jc w:val="both"/>
        <w:rPr>
          <w:ins w:id="597" w:author="Кристина" w:date="2025-03-26T12:03:00Z"/>
          <w:rFonts w:ascii="Times New Roman" w:hAnsi="Times New Roman" w:cs="Times New Roman"/>
          <w:sz w:val="24"/>
          <w:szCs w:val="24"/>
          <w:lang w:val="en-US"/>
        </w:rPr>
        <w:pPrChange w:id="598" w:author="Кристина" w:date="2025-03-26T12:02:00Z">
          <w:pPr>
            <w:spacing w:after="0" w:line="480" w:lineRule="auto"/>
          </w:pPr>
        </w:pPrChange>
      </w:pPr>
      <w:r w:rsidRPr="00B67ADD">
        <w:rPr>
          <w:rFonts w:ascii="Times New Roman" w:hAnsi="Times New Roman" w:cs="Times New Roman"/>
          <w:sz w:val="24"/>
          <w:szCs w:val="24"/>
          <w:lang w:val="en-US"/>
        </w:rPr>
        <w:t xml:space="preserve">The monthly correlation analyses reveal distinct temporal windows of temperature sensitivity, closely tied to the physiological traits of the studied species. In western sites (e.g., </w:t>
      </w:r>
      <w:r w:rsidRPr="0024463D">
        <w:rPr>
          <w:rFonts w:ascii="Times New Roman" w:hAnsi="Times New Roman" w:cs="Times New Roman"/>
          <w:b/>
          <w:sz w:val="24"/>
          <w:szCs w:val="24"/>
          <w:lang w:val="en-US"/>
          <w:rPrChange w:id="599" w:author="Кристина" w:date="2025-03-25T15:11:00Z">
            <w:rPr>
              <w:rFonts w:ascii="Times New Roman" w:hAnsi="Times New Roman" w:cs="Times New Roman"/>
              <w:sz w:val="24"/>
              <w:szCs w:val="24"/>
              <w:lang w:val="en-US"/>
            </w:rPr>
          </w:rPrChange>
        </w:rPr>
        <w:t>FIN</w:t>
      </w:r>
      <w:r w:rsidRPr="00B67ADD">
        <w:rPr>
          <w:rFonts w:ascii="Times New Roman" w:hAnsi="Times New Roman" w:cs="Times New Roman"/>
          <w:sz w:val="24"/>
          <w:szCs w:val="24"/>
          <w:lang w:val="en-US"/>
        </w:rPr>
        <w:t xml:space="preserve">, </w:t>
      </w:r>
      <w:r w:rsidRPr="0024463D">
        <w:rPr>
          <w:rFonts w:ascii="Times New Roman" w:hAnsi="Times New Roman" w:cs="Times New Roman"/>
          <w:b/>
          <w:sz w:val="24"/>
          <w:szCs w:val="24"/>
          <w:lang w:val="en-US"/>
          <w:rPrChange w:id="600" w:author="Кристина" w:date="2025-03-25T15:12:00Z">
            <w:rPr>
              <w:rFonts w:ascii="Times New Roman" w:hAnsi="Times New Roman" w:cs="Times New Roman"/>
              <w:sz w:val="24"/>
              <w:szCs w:val="24"/>
              <w:lang w:val="en-US"/>
            </w:rPr>
          </w:rPrChange>
        </w:rPr>
        <w:t>APA</w:t>
      </w:r>
      <w:r w:rsidRPr="00B67ADD">
        <w:rPr>
          <w:rFonts w:ascii="Times New Roman" w:hAnsi="Times New Roman" w:cs="Times New Roman"/>
          <w:sz w:val="24"/>
          <w:szCs w:val="24"/>
          <w:lang w:val="en-US"/>
        </w:rPr>
        <w:t xml:space="preserve">), where permafrost is absent or discontinuous, </w:t>
      </w:r>
      <w:r w:rsidRPr="00140886">
        <w:rPr>
          <w:rFonts w:ascii="Times New Roman" w:hAnsi="Times New Roman" w:cs="Times New Roman"/>
          <w:i/>
          <w:sz w:val="24"/>
          <w:szCs w:val="24"/>
          <w:lang w:val="en-US"/>
          <w:rPrChange w:id="601" w:author="Кристина" w:date="2025-03-26T11:10:00Z">
            <w:rPr>
              <w:rFonts w:ascii="Times New Roman" w:hAnsi="Times New Roman" w:cs="Times New Roman"/>
              <w:sz w:val="24"/>
              <w:szCs w:val="24"/>
              <w:lang w:val="en-US"/>
            </w:rPr>
          </w:rPrChange>
        </w:rPr>
        <w:t>P</w:t>
      </w:r>
      <w:ins w:id="602" w:author="Кристина" w:date="2025-03-25T15:03:00Z">
        <w:r w:rsidR="00750911" w:rsidRPr="00140886">
          <w:rPr>
            <w:rFonts w:ascii="Times New Roman" w:hAnsi="Times New Roman" w:cs="Times New Roman"/>
            <w:i/>
            <w:sz w:val="24"/>
            <w:szCs w:val="24"/>
            <w:lang w:val="en-US"/>
            <w:rPrChange w:id="603" w:author="Кристина" w:date="2025-03-26T11:10:00Z">
              <w:rPr>
                <w:rFonts w:ascii="Times New Roman" w:hAnsi="Times New Roman" w:cs="Times New Roman"/>
                <w:sz w:val="24"/>
                <w:szCs w:val="24"/>
              </w:rPr>
            </w:rPrChange>
          </w:rPr>
          <w:t>.</w:t>
        </w:r>
      </w:ins>
      <w:del w:id="604" w:author="Кристина" w:date="2025-03-25T15:03:00Z">
        <w:r w:rsidRPr="00140886" w:rsidDel="00750911">
          <w:rPr>
            <w:rFonts w:ascii="Times New Roman" w:hAnsi="Times New Roman" w:cs="Times New Roman"/>
            <w:i/>
            <w:sz w:val="24"/>
            <w:szCs w:val="24"/>
            <w:lang w:val="en-US"/>
            <w:rPrChange w:id="605" w:author="Кристина" w:date="2025-03-26T11:10:00Z">
              <w:rPr>
                <w:rFonts w:ascii="Times New Roman" w:hAnsi="Times New Roman" w:cs="Times New Roman"/>
                <w:sz w:val="24"/>
                <w:szCs w:val="24"/>
                <w:lang w:val="en-US"/>
              </w:rPr>
            </w:rPrChange>
          </w:rPr>
          <w:delText>inus</w:delText>
        </w:r>
      </w:del>
      <w:r w:rsidRPr="00140886">
        <w:rPr>
          <w:rFonts w:ascii="Times New Roman" w:hAnsi="Times New Roman" w:cs="Times New Roman"/>
          <w:i/>
          <w:sz w:val="24"/>
          <w:szCs w:val="24"/>
          <w:lang w:val="en-US"/>
          <w:rPrChange w:id="606" w:author="Кристина" w:date="2025-03-26T11:10:00Z">
            <w:rPr>
              <w:rFonts w:ascii="Times New Roman" w:hAnsi="Times New Roman" w:cs="Times New Roman"/>
              <w:sz w:val="24"/>
              <w:szCs w:val="24"/>
              <w:lang w:val="en-US"/>
            </w:rPr>
          </w:rPrChange>
        </w:rPr>
        <w:t xml:space="preserve"> sylvestris</w:t>
      </w:r>
      <w:r w:rsidRPr="00B67ADD">
        <w:rPr>
          <w:rFonts w:ascii="Times New Roman" w:hAnsi="Times New Roman" w:cs="Times New Roman"/>
          <w:sz w:val="24"/>
          <w:szCs w:val="24"/>
          <w:lang w:val="en-US"/>
        </w:rPr>
        <w:t xml:space="preserve"> radial growth correlates most strongly with July temperatures. As an evergreen conifer, </w:t>
      </w:r>
      <w:r w:rsidRPr="00140886">
        <w:rPr>
          <w:rFonts w:ascii="Times New Roman" w:hAnsi="Times New Roman" w:cs="Times New Roman"/>
          <w:i/>
          <w:sz w:val="24"/>
          <w:szCs w:val="24"/>
          <w:lang w:val="en-US"/>
          <w:rPrChange w:id="607" w:author="Кристина" w:date="2025-03-26T11:10:00Z">
            <w:rPr>
              <w:rFonts w:ascii="Times New Roman" w:hAnsi="Times New Roman" w:cs="Times New Roman"/>
              <w:sz w:val="24"/>
              <w:szCs w:val="24"/>
              <w:lang w:val="en-US"/>
            </w:rPr>
          </w:rPrChange>
        </w:rPr>
        <w:t>P. sylvestris</w:t>
      </w:r>
      <w:r w:rsidRPr="00B67ADD">
        <w:rPr>
          <w:rFonts w:ascii="Times New Roman" w:hAnsi="Times New Roman" w:cs="Times New Roman"/>
          <w:sz w:val="24"/>
          <w:szCs w:val="24"/>
          <w:lang w:val="en-US"/>
        </w:rPr>
        <w:t xml:space="preserve"> maintains year-round needles, enabling earlier photosynthetic activity and a prolonged growing season in milder climates with deeper active layers (Kirdyanov et al., 2024c; Rossi et al., 2009). In contrast, at central (</w:t>
      </w:r>
      <w:r w:rsidRPr="0024463D">
        <w:rPr>
          <w:rFonts w:ascii="Times New Roman" w:hAnsi="Times New Roman" w:cs="Times New Roman"/>
          <w:b/>
          <w:sz w:val="24"/>
          <w:szCs w:val="24"/>
          <w:lang w:val="en-US"/>
          <w:rPrChange w:id="608" w:author="Кристина" w:date="2025-03-25T15:14:00Z">
            <w:rPr>
              <w:rFonts w:ascii="Times New Roman" w:hAnsi="Times New Roman" w:cs="Times New Roman"/>
              <w:sz w:val="24"/>
              <w:szCs w:val="24"/>
              <w:lang w:val="en-US"/>
            </w:rPr>
          </w:rPrChange>
        </w:rPr>
        <w:t>PUR</w:t>
      </w:r>
      <w:r w:rsidRPr="00B67ADD">
        <w:rPr>
          <w:rFonts w:ascii="Times New Roman" w:hAnsi="Times New Roman" w:cs="Times New Roman"/>
          <w:sz w:val="24"/>
          <w:szCs w:val="24"/>
          <w:lang w:val="en-US"/>
        </w:rPr>
        <w:t xml:space="preserve">, </w:t>
      </w:r>
      <w:r w:rsidRPr="0084700E">
        <w:rPr>
          <w:rFonts w:ascii="Times New Roman" w:hAnsi="Times New Roman" w:cs="Times New Roman"/>
          <w:b/>
          <w:sz w:val="24"/>
          <w:szCs w:val="24"/>
          <w:lang w:val="en-US"/>
          <w:rPrChange w:id="609" w:author="Кристина" w:date="2025-03-25T15:17:00Z">
            <w:rPr>
              <w:rFonts w:ascii="Times New Roman" w:hAnsi="Times New Roman" w:cs="Times New Roman"/>
              <w:sz w:val="24"/>
              <w:szCs w:val="24"/>
              <w:lang w:val="en-US"/>
            </w:rPr>
          </w:rPrChange>
        </w:rPr>
        <w:t>KHA</w:t>
      </w:r>
      <w:r w:rsidRPr="00B67ADD">
        <w:rPr>
          <w:rFonts w:ascii="Times New Roman" w:hAnsi="Times New Roman" w:cs="Times New Roman"/>
          <w:sz w:val="24"/>
          <w:szCs w:val="24"/>
          <w:lang w:val="en-US"/>
        </w:rPr>
        <w:t>) and eastern (</w:t>
      </w:r>
      <w:r w:rsidRPr="0084700E">
        <w:rPr>
          <w:rFonts w:ascii="Times New Roman" w:hAnsi="Times New Roman" w:cs="Times New Roman"/>
          <w:b/>
          <w:sz w:val="24"/>
          <w:szCs w:val="24"/>
          <w:lang w:val="en-US"/>
          <w:rPrChange w:id="610" w:author="Кристина" w:date="2025-03-25T15:19:00Z">
            <w:rPr>
              <w:rFonts w:ascii="Times New Roman" w:hAnsi="Times New Roman" w:cs="Times New Roman"/>
              <w:sz w:val="24"/>
              <w:szCs w:val="24"/>
              <w:lang w:val="en-US"/>
            </w:rPr>
          </w:rPrChange>
        </w:rPr>
        <w:t>CHO</w:t>
      </w:r>
      <w:r w:rsidRPr="00B67ADD">
        <w:rPr>
          <w:rFonts w:ascii="Times New Roman" w:hAnsi="Times New Roman" w:cs="Times New Roman"/>
          <w:sz w:val="24"/>
          <w:szCs w:val="24"/>
          <w:lang w:val="en-US"/>
        </w:rPr>
        <w:t xml:space="preserve">, </w:t>
      </w:r>
      <w:r w:rsidRPr="0084700E">
        <w:rPr>
          <w:rFonts w:ascii="Times New Roman" w:hAnsi="Times New Roman" w:cs="Times New Roman"/>
          <w:b/>
          <w:sz w:val="24"/>
          <w:szCs w:val="24"/>
          <w:lang w:val="en-US"/>
          <w:rPrChange w:id="611" w:author="Кристина" w:date="2025-03-25T15:21:00Z">
            <w:rPr>
              <w:rFonts w:ascii="Times New Roman" w:hAnsi="Times New Roman" w:cs="Times New Roman"/>
              <w:sz w:val="24"/>
              <w:szCs w:val="24"/>
              <w:lang w:val="en-US"/>
            </w:rPr>
          </w:rPrChange>
        </w:rPr>
        <w:t>BIL</w:t>
      </w:r>
      <w:r w:rsidRPr="00B67ADD">
        <w:rPr>
          <w:rFonts w:ascii="Times New Roman" w:hAnsi="Times New Roman" w:cs="Times New Roman"/>
          <w:sz w:val="24"/>
          <w:szCs w:val="24"/>
          <w:lang w:val="en-US"/>
        </w:rPr>
        <w:t>) sites with continuous permafrost, Larix spp. exhibit peak sensitivity to June temperatures, driven by their deciduous nature and the need for rapid foliage deployment (Sidorova et al., 2012; Zhou et al., 2021). Daily correlations reinforce this, showing a westward-to-eastward shift in peak temperature response from July to mid-June, reflecting continentality and permafrost constraints (Lloyd et al., 2005).</w:t>
      </w:r>
    </w:p>
    <w:p w14:paraId="769383AC" w14:textId="77777777" w:rsidR="00DC12DA" w:rsidRPr="00B67ADD" w:rsidRDefault="00DC12DA">
      <w:pPr>
        <w:spacing w:after="0" w:line="480" w:lineRule="auto"/>
        <w:jc w:val="both"/>
        <w:rPr>
          <w:rFonts w:ascii="Times New Roman" w:hAnsi="Times New Roman" w:cs="Times New Roman"/>
          <w:sz w:val="24"/>
          <w:szCs w:val="24"/>
          <w:lang w:val="en-US"/>
        </w:rPr>
        <w:pPrChange w:id="612" w:author="Кристина" w:date="2025-03-26T12:02:00Z">
          <w:pPr>
            <w:spacing w:after="0" w:line="480" w:lineRule="auto"/>
          </w:pPr>
        </w:pPrChange>
      </w:pPr>
    </w:p>
    <w:p w14:paraId="06CF8FF7" w14:textId="6E9430BF" w:rsidR="00B67ADD" w:rsidRDefault="00B67ADD">
      <w:pPr>
        <w:spacing w:after="0" w:line="480" w:lineRule="auto"/>
        <w:jc w:val="both"/>
        <w:rPr>
          <w:ins w:id="613" w:author="Кристина" w:date="2025-03-26T12:03:00Z"/>
          <w:rFonts w:ascii="Times New Roman" w:hAnsi="Times New Roman" w:cs="Times New Roman"/>
          <w:sz w:val="24"/>
          <w:szCs w:val="24"/>
          <w:lang w:val="en-US"/>
        </w:rPr>
        <w:pPrChange w:id="614" w:author="Кристина" w:date="2025-03-26T12:02:00Z">
          <w:pPr>
            <w:spacing w:after="0" w:line="480" w:lineRule="auto"/>
          </w:pPr>
        </w:pPrChange>
      </w:pPr>
      <w:r w:rsidRPr="00B67ADD">
        <w:rPr>
          <w:rFonts w:ascii="Times New Roman" w:hAnsi="Times New Roman" w:cs="Times New Roman"/>
          <w:sz w:val="24"/>
          <w:szCs w:val="24"/>
          <w:lang w:val="en-US"/>
        </w:rPr>
        <w:t xml:space="preserve">Precipitation responses, though less dominant, reveal intriguing patterns that merit closer examination. Across most sites, precipitation exerts a weak or negative influence on radial growth, consistent with the notion that water availability is rarely limiting in permafrost-dominated regions due to sufficient snowmelt (Vaganov et al., 1999; Bykov et al., 2023). However, positive signals emerge at </w:t>
      </w:r>
      <w:r w:rsidRPr="0024463D">
        <w:rPr>
          <w:rFonts w:ascii="Times New Roman" w:hAnsi="Times New Roman" w:cs="Times New Roman"/>
          <w:b/>
          <w:sz w:val="24"/>
          <w:szCs w:val="24"/>
          <w:lang w:val="en-US"/>
          <w:rPrChange w:id="615" w:author="Кристина" w:date="2025-03-25T15:12:00Z">
            <w:rPr>
              <w:rFonts w:ascii="Times New Roman" w:hAnsi="Times New Roman" w:cs="Times New Roman"/>
              <w:sz w:val="24"/>
              <w:szCs w:val="24"/>
              <w:lang w:val="en-US"/>
            </w:rPr>
          </w:rPrChange>
        </w:rPr>
        <w:t>APA</w:t>
      </w:r>
      <w:r w:rsidRPr="00B67ADD">
        <w:rPr>
          <w:rFonts w:ascii="Times New Roman" w:hAnsi="Times New Roman" w:cs="Times New Roman"/>
          <w:sz w:val="24"/>
          <w:szCs w:val="24"/>
          <w:lang w:val="en-US"/>
        </w:rPr>
        <w:t xml:space="preserve"> and </w:t>
      </w:r>
      <w:r w:rsidRPr="0084700E">
        <w:rPr>
          <w:rFonts w:ascii="Times New Roman" w:hAnsi="Times New Roman" w:cs="Times New Roman"/>
          <w:b/>
          <w:sz w:val="24"/>
          <w:szCs w:val="24"/>
          <w:lang w:val="en-US"/>
          <w:rPrChange w:id="616" w:author="Кристина" w:date="2025-03-25T15:21:00Z">
            <w:rPr>
              <w:rFonts w:ascii="Times New Roman" w:hAnsi="Times New Roman" w:cs="Times New Roman"/>
              <w:sz w:val="24"/>
              <w:szCs w:val="24"/>
              <w:lang w:val="en-US"/>
            </w:rPr>
          </w:rPrChange>
        </w:rPr>
        <w:t>BIL</w:t>
      </w:r>
      <w:r w:rsidRPr="00B67ADD">
        <w:rPr>
          <w:rFonts w:ascii="Times New Roman" w:hAnsi="Times New Roman" w:cs="Times New Roman"/>
          <w:sz w:val="24"/>
          <w:szCs w:val="24"/>
          <w:lang w:val="en-US"/>
        </w:rPr>
        <w:t xml:space="preserve">, suggesting localized moisture deficits or favorable hydrological </w:t>
      </w:r>
      <w:r w:rsidRPr="00B67ADD">
        <w:rPr>
          <w:rFonts w:ascii="Times New Roman" w:hAnsi="Times New Roman" w:cs="Times New Roman"/>
          <w:sz w:val="24"/>
          <w:szCs w:val="24"/>
          <w:lang w:val="en-US"/>
        </w:rPr>
        <w:lastRenderedPageBreak/>
        <w:t xml:space="preserve">conditions in specific years. At </w:t>
      </w:r>
      <w:r w:rsidRPr="0024463D">
        <w:rPr>
          <w:rFonts w:ascii="Times New Roman" w:hAnsi="Times New Roman" w:cs="Times New Roman"/>
          <w:b/>
          <w:sz w:val="24"/>
          <w:szCs w:val="24"/>
          <w:lang w:val="en-US"/>
          <w:rPrChange w:id="617" w:author="Кристина" w:date="2025-03-25T15:12:00Z">
            <w:rPr>
              <w:rFonts w:ascii="Times New Roman" w:hAnsi="Times New Roman" w:cs="Times New Roman"/>
              <w:sz w:val="24"/>
              <w:szCs w:val="24"/>
              <w:lang w:val="en-US"/>
            </w:rPr>
          </w:rPrChange>
        </w:rPr>
        <w:t>APA</w:t>
      </w:r>
      <w:r w:rsidRPr="00B67ADD">
        <w:rPr>
          <w:rFonts w:ascii="Times New Roman" w:hAnsi="Times New Roman" w:cs="Times New Roman"/>
          <w:sz w:val="24"/>
          <w:szCs w:val="24"/>
          <w:lang w:val="en-US"/>
        </w:rPr>
        <w:t xml:space="preserve">, a western site with discontinuous permafrost, the deeper active layer and higher annual precipitation likely enhance soil moisture retention, benefiting </w:t>
      </w:r>
      <w:r w:rsidRPr="00140886">
        <w:rPr>
          <w:rFonts w:ascii="Times New Roman" w:hAnsi="Times New Roman" w:cs="Times New Roman"/>
          <w:i/>
          <w:sz w:val="24"/>
          <w:szCs w:val="24"/>
          <w:lang w:val="en-US"/>
          <w:rPrChange w:id="618" w:author="Кристина" w:date="2025-03-26T11:10:00Z">
            <w:rPr>
              <w:rFonts w:ascii="Times New Roman" w:hAnsi="Times New Roman" w:cs="Times New Roman"/>
              <w:sz w:val="24"/>
              <w:szCs w:val="24"/>
              <w:lang w:val="en-US"/>
            </w:rPr>
          </w:rPrChange>
        </w:rPr>
        <w:t>P. sylvestris</w:t>
      </w:r>
      <w:r w:rsidRPr="00B67ADD">
        <w:rPr>
          <w:rFonts w:ascii="Times New Roman" w:hAnsi="Times New Roman" w:cs="Times New Roman"/>
          <w:sz w:val="24"/>
          <w:szCs w:val="24"/>
          <w:lang w:val="en-US"/>
        </w:rPr>
        <w:t xml:space="preserve">. This species, with its deeper root system and conservative water-use strategy, can exploit available water to sustain photosynthesis into July, particularly during dry spells (Rossi et al., 2009; Körner, 2012). Conversely, at </w:t>
      </w:r>
      <w:r w:rsidRPr="0084700E">
        <w:rPr>
          <w:rFonts w:ascii="Times New Roman" w:hAnsi="Times New Roman" w:cs="Times New Roman"/>
          <w:b/>
          <w:sz w:val="24"/>
          <w:szCs w:val="24"/>
          <w:lang w:val="en-US"/>
          <w:rPrChange w:id="619" w:author="Кристина" w:date="2025-03-25T15:21:00Z">
            <w:rPr>
              <w:rFonts w:ascii="Times New Roman" w:hAnsi="Times New Roman" w:cs="Times New Roman"/>
              <w:sz w:val="24"/>
              <w:szCs w:val="24"/>
              <w:lang w:val="en-US"/>
            </w:rPr>
          </w:rPrChange>
        </w:rPr>
        <w:t>BIL</w:t>
      </w:r>
      <w:r w:rsidRPr="00B67ADD">
        <w:rPr>
          <w:rFonts w:ascii="Times New Roman" w:hAnsi="Times New Roman" w:cs="Times New Roman"/>
          <w:sz w:val="24"/>
          <w:szCs w:val="24"/>
          <w:lang w:val="en-US"/>
        </w:rPr>
        <w:t>, an eastern site with continuous permafrost, the positive precipitation signal may reflect episodic rainfall alleviating shallow thaw limitations, temporarily boosting Larix spp. growth by supplementing snowmelt-derived moisture (Sugimoto et al., 2002).</w:t>
      </w:r>
    </w:p>
    <w:p w14:paraId="461F118A" w14:textId="77777777" w:rsidR="00DC12DA" w:rsidRPr="00B67ADD" w:rsidRDefault="00DC12DA">
      <w:pPr>
        <w:spacing w:after="0" w:line="480" w:lineRule="auto"/>
        <w:jc w:val="both"/>
        <w:rPr>
          <w:rFonts w:ascii="Times New Roman" w:hAnsi="Times New Roman" w:cs="Times New Roman"/>
          <w:sz w:val="24"/>
          <w:szCs w:val="24"/>
          <w:lang w:val="en-US"/>
        </w:rPr>
        <w:pPrChange w:id="620" w:author="Кристина" w:date="2025-03-26T12:02:00Z">
          <w:pPr>
            <w:spacing w:after="0" w:line="480" w:lineRule="auto"/>
          </w:pPr>
        </w:pPrChange>
      </w:pPr>
    </w:p>
    <w:p w14:paraId="63D2B465" w14:textId="77777777" w:rsidR="00B67ADD" w:rsidRPr="00B67ADD" w:rsidRDefault="00B67ADD">
      <w:pPr>
        <w:spacing w:after="0" w:line="480" w:lineRule="auto"/>
        <w:jc w:val="both"/>
        <w:rPr>
          <w:rFonts w:ascii="Times New Roman" w:hAnsi="Times New Roman" w:cs="Times New Roman"/>
          <w:sz w:val="24"/>
          <w:szCs w:val="24"/>
          <w:lang w:val="en-US"/>
        </w:rPr>
        <w:pPrChange w:id="621" w:author="Кристина" w:date="2025-03-26T12:02:00Z">
          <w:pPr>
            <w:spacing w:after="0" w:line="480" w:lineRule="auto"/>
          </w:pPr>
        </w:pPrChange>
      </w:pPr>
      <w:r w:rsidRPr="00B67ADD">
        <w:rPr>
          <w:rFonts w:ascii="Times New Roman" w:hAnsi="Times New Roman" w:cs="Times New Roman"/>
          <w:sz w:val="24"/>
          <w:szCs w:val="24"/>
          <w:lang w:val="en-US"/>
        </w:rPr>
        <w:t xml:space="preserve">Negative precipitation signals, more common across the gradient, indicate that excess moisture can hinder growth, particularly in Larix spp. Their shallow root systems, adapted to cold and poorly drained soils, are prone to waterlogging, which reduces oxygen availability to roots and suppresses cambial activity (Bocharov, 2009; Kirdyanov et al., 2024a). This physiological vulnerability contrasts with </w:t>
      </w:r>
      <w:r w:rsidRPr="00140886">
        <w:rPr>
          <w:rFonts w:ascii="Times New Roman" w:hAnsi="Times New Roman" w:cs="Times New Roman"/>
          <w:i/>
          <w:sz w:val="24"/>
          <w:szCs w:val="24"/>
          <w:lang w:val="en-US"/>
          <w:rPrChange w:id="622" w:author="Кристина" w:date="2025-03-26T11:11:00Z">
            <w:rPr>
              <w:rFonts w:ascii="Times New Roman" w:hAnsi="Times New Roman" w:cs="Times New Roman"/>
              <w:sz w:val="24"/>
              <w:szCs w:val="24"/>
              <w:lang w:val="en-US"/>
            </w:rPr>
          </w:rPrChange>
        </w:rPr>
        <w:t>P. sylvestris</w:t>
      </w:r>
      <w:r w:rsidRPr="00B67ADD">
        <w:rPr>
          <w:rFonts w:ascii="Times New Roman" w:hAnsi="Times New Roman" w:cs="Times New Roman"/>
          <w:sz w:val="24"/>
          <w:szCs w:val="24"/>
          <w:lang w:val="en-US"/>
        </w:rPr>
        <w:t xml:space="preserve">, whose deeper roots and greater tolerance for wet conditions mitigate such effects, explaining its weaker negative response to precipitation (Vaganov et al., 1999). In continuous permafrost zones (e.g., </w:t>
      </w:r>
      <w:r w:rsidRPr="0084700E">
        <w:rPr>
          <w:rFonts w:ascii="Times New Roman" w:hAnsi="Times New Roman" w:cs="Times New Roman"/>
          <w:b/>
          <w:sz w:val="24"/>
          <w:szCs w:val="24"/>
          <w:lang w:val="en-US"/>
          <w:rPrChange w:id="623" w:author="Кристина" w:date="2025-03-25T15:19:00Z">
            <w:rPr>
              <w:rFonts w:ascii="Times New Roman" w:hAnsi="Times New Roman" w:cs="Times New Roman"/>
              <w:sz w:val="24"/>
              <w:szCs w:val="24"/>
              <w:lang w:val="en-US"/>
            </w:rPr>
          </w:rPrChange>
        </w:rPr>
        <w:t>CHO</w:t>
      </w:r>
      <w:r w:rsidRPr="00B67ADD">
        <w:rPr>
          <w:rFonts w:ascii="Times New Roman" w:hAnsi="Times New Roman" w:cs="Times New Roman"/>
          <w:sz w:val="24"/>
          <w:szCs w:val="24"/>
          <w:lang w:val="en-US"/>
        </w:rPr>
        <w:t xml:space="preserve">, </w:t>
      </w:r>
      <w:r w:rsidRPr="0084700E">
        <w:rPr>
          <w:rFonts w:ascii="Times New Roman" w:hAnsi="Times New Roman" w:cs="Times New Roman"/>
          <w:b/>
          <w:sz w:val="24"/>
          <w:szCs w:val="24"/>
          <w:lang w:val="en-US"/>
          <w:rPrChange w:id="624" w:author="Кристина" w:date="2025-03-25T15:21:00Z">
            <w:rPr>
              <w:rFonts w:ascii="Times New Roman" w:hAnsi="Times New Roman" w:cs="Times New Roman"/>
              <w:sz w:val="24"/>
              <w:szCs w:val="24"/>
              <w:lang w:val="en-US"/>
            </w:rPr>
          </w:rPrChange>
        </w:rPr>
        <w:t>BIL</w:t>
      </w:r>
      <w:r w:rsidRPr="00B67ADD">
        <w:rPr>
          <w:rFonts w:ascii="Times New Roman" w:hAnsi="Times New Roman" w:cs="Times New Roman"/>
          <w:sz w:val="24"/>
          <w:szCs w:val="24"/>
          <w:lang w:val="en-US"/>
        </w:rPr>
        <w:t>), high surface runoff and limited infiltration due to frozen subsoils further decouple precipitation from growth, as water remains unavailable to roots despite abundant inputs (Sugimoto et al., 2002; Turetsky et al., 2010). These findings align with observations in other high-latitude systems, where excess moisture from snowmelt or summer rains often offsets precipitation’s potential benefits (Bykov et al., 2023).</w:t>
      </w:r>
    </w:p>
    <w:p w14:paraId="255F7357" w14:textId="77777777" w:rsidR="00B67ADD" w:rsidRPr="00B67ADD" w:rsidRDefault="00B67ADD">
      <w:pPr>
        <w:spacing w:after="0" w:line="480" w:lineRule="auto"/>
        <w:jc w:val="both"/>
        <w:rPr>
          <w:rFonts w:ascii="Times New Roman" w:hAnsi="Times New Roman" w:cs="Times New Roman"/>
          <w:sz w:val="24"/>
          <w:szCs w:val="24"/>
          <w:lang w:val="en-US"/>
        </w:rPr>
        <w:pPrChange w:id="625" w:author="Кристина" w:date="2025-03-26T12:02:00Z">
          <w:pPr>
            <w:spacing w:after="0" w:line="480" w:lineRule="auto"/>
          </w:pPr>
        </w:pPrChange>
      </w:pPr>
      <w:r w:rsidRPr="00B67ADD">
        <w:rPr>
          <w:rFonts w:ascii="Times New Roman" w:hAnsi="Times New Roman" w:cs="Times New Roman"/>
          <w:sz w:val="24"/>
          <w:szCs w:val="24"/>
          <w:lang w:val="en-US"/>
        </w:rPr>
        <w:t xml:space="preserve">The secondary role of precipitation contrasts sharply with water-limited ecosystems like the forest-steppe, where radial growth strongly tracks rainfall (Arzac et al., 2021; Tabakova et al., 2020). In our study area, snowmelt provides a baseline moisture supply, reducing dependence on summer precipitation and amplifying temperature’s dominance. However, the timing and intensity of rainfall matter: early-season excesses (June) may exacerbate waterlogging in Larix spp., while late-season deficits (July) could stress </w:t>
      </w:r>
      <w:r w:rsidRPr="00140886">
        <w:rPr>
          <w:rFonts w:ascii="Times New Roman" w:hAnsi="Times New Roman" w:cs="Times New Roman"/>
          <w:i/>
          <w:sz w:val="24"/>
          <w:szCs w:val="24"/>
          <w:lang w:val="en-US"/>
          <w:rPrChange w:id="626" w:author="Кристина" w:date="2025-03-26T11:11:00Z">
            <w:rPr>
              <w:rFonts w:ascii="Times New Roman" w:hAnsi="Times New Roman" w:cs="Times New Roman"/>
              <w:sz w:val="24"/>
              <w:szCs w:val="24"/>
              <w:lang w:val="en-US"/>
            </w:rPr>
          </w:rPrChange>
        </w:rPr>
        <w:t>P. sylvestris</w:t>
      </w:r>
      <w:r w:rsidRPr="00B67ADD">
        <w:rPr>
          <w:rFonts w:ascii="Times New Roman" w:hAnsi="Times New Roman" w:cs="Times New Roman"/>
          <w:sz w:val="24"/>
          <w:szCs w:val="24"/>
          <w:lang w:val="en-US"/>
        </w:rPr>
        <w:t xml:space="preserve"> in western sites if snowmelt reserves deplete. </w:t>
      </w:r>
      <w:r w:rsidRPr="00B67ADD">
        <w:rPr>
          <w:rFonts w:ascii="Times New Roman" w:hAnsi="Times New Roman" w:cs="Times New Roman"/>
          <w:sz w:val="24"/>
          <w:szCs w:val="24"/>
          <w:lang w:val="en-US"/>
        </w:rPr>
        <w:lastRenderedPageBreak/>
        <w:t>This species-specific sensitivity to precipitation underscores the interplay of hydrology and physiology, with permafrost acting as a filter that modulates water availability (Lawrence and Slater, 2005).</w:t>
      </w:r>
    </w:p>
    <w:p w14:paraId="59D8929E" w14:textId="7546E035" w:rsidR="00B67ADD" w:rsidRPr="00B67ADD" w:rsidDel="000E6615" w:rsidRDefault="00B67ADD">
      <w:pPr>
        <w:spacing w:after="0" w:line="480" w:lineRule="auto"/>
        <w:jc w:val="both"/>
        <w:rPr>
          <w:del w:id="627" w:author="Кристина" w:date="2025-03-25T14:38:00Z"/>
          <w:rFonts w:ascii="Times New Roman" w:hAnsi="Times New Roman" w:cs="Times New Roman"/>
          <w:sz w:val="24"/>
          <w:szCs w:val="24"/>
          <w:lang w:val="en-US"/>
        </w:rPr>
        <w:pPrChange w:id="628" w:author="Кристина" w:date="2025-03-26T12:02:00Z">
          <w:pPr>
            <w:spacing w:after="0" w:line="480" w:lineRule="auto"/>
          </w:pPr>
        </w:pPrChange>
      </w:pPr>
      <w:del w:id="629" w:author="Кристина" w:date="2025-03-25T14:38:00Z">
        <w:r w:rsidRPr="00B67ADD" w:rsidDel="000E6615">
          <w:rPr>
            <w:rFonts w:ascii="Times New Roman" w:hAnsi="Times New Roman" w:cs="Times New Roman"/>
            <w:sz w:val="24"/>
            <w:szCs w:val="24"/>
            <w:lang w:val="en-US"/>
          </w:rPr>
          <w:delText>Moving Correlations: Temporal Instability and Warming Trends</w:delText>
        </w:r>
      </w:del>
    </w:p>
    <w:p w14:paraId="599726BF" w14:textId="77777777" w:rsidR="000E6615" w:rsidRDefault="000E6615">
      <w:pPr>
        <w:spacing w:after="0" w:line="480" w:lineRule="auto"/>
        <w:jc w:val="both"/>
        <w:rPr>
          <w:ins w:id="630" w:author="Кристина" w:date="2025-03-25T14:38:00Z"/>
          <w:rFonts w:ascii="Times New Roman" w:hAnsi="Times New Roman" w:cs="Times New Roman"/>
          <w:sz w:val="24"/>
          <w:szCs w:val="24"/>
          <w:lang w:val="en-US"/>
        </w:rPr>
        <w:pPrChange w:id="631" w:author="Кристина" w:date="2025-03-26T12:02:00Z">
          <w:pPr>
            <w:spacing w:after="0" w:line="480" w:lineRule="auto"/>
          </w:pPr>
        </w:pPrChange>
      </w:pPr>
    </w:p>
    <w:p w14:paraId="647D9236" w14:textId="266DB3CA" w:rsidR="00B67ADD" w:rsidRPr="00B67ADD" w:rsidRDefault="00B67ADD">
      <w:pPr>
        <w:spacing w:after="0" w:line="480" w:lineRule="auto"/>
        <w:jc w:val="both"/>
        <w:rPr>
          <w:rFonts w:ascii="Times New Roman" w:hAnsi="Times New Roman" w:cs="Times New Roman"/>
          <w:sz w:val="24"/>
          <w:szCs w:val="24"/>
          <w:lang w:val="en-US"/>
        </w:rPr>
        <w:pPrChange w:id="632" w:author="Кристина" w:date="2025-03-26T12:02:00Z">
          <w:pPr>
            <w:spacing w:after="0" w:line="480" w:lineRule="auto"/>
          </w:pPr>
        </w:pPrChange>
      </w:pPr>
      <w:r w:rsidRPr="00B67ADD">
        <w:rPr>
          <w:rFonts w:ascii="Times New Roman" w:hAnsi="Times New Roman" w:cs="Times New Roman"/>
          <w:sz w:val="24"/>
          <w:szCs w:val="24"/>
          <w:lang w:val="en-US"/>
        </w:rPr>
        <w:t xml:space="preserve">The moving correlation analyses reveal temporal instability in temperature sensitivity, with declines since the 1980s at some sites (e.g., </w:t>
      </w:r>
      <w:r w:rsidRPr="0084700E">
        <w:rPr>
          <w:rFonts w:ascii="Times New Roman" w:hAnsi="Times New Roman" w:cs="Times New Roman"/>
          <w:b/>
          <w:sz w:val="24"/>
          <w:szCs w:val="24"/>
          <w:lang w:val="en-US"/>
          <w:rPrChange w:id="633" w:author="Кристина" w:date="2025-03-25T15:19:00Z">
            <w:rPr>
              <w:rFonts w:ascii="Times New Roman" w:hAnsi="Times New Roman" w:cs="Times New Roman"/>
              <w:sz w:val="24"/>
              <w:szCs w:val="24"/>
              <w:lang w:val="en-US"/>
            </w:rPr>
          </w:rPrChange>
        </w:rPr>
        <w:t>CHO</w:t>
      </w:r>
      <w:r w:rsidRPr="00B67ADD">
        <w:rPr>
          <w:rFonts w:ascii="Times New Roman" w:hAnsi="Times New Roman" w:cs="Times New Roman"/>
          <w:sz w:val="24"/>
          <w:szCs w:val="24"/>
          <w:lang w:val="en-US"/>
        </w:rPr>
        <w:t xml:space="preserve">) linked to regional warming (Overland et al., 2019; Smirnova et al., 2019). Precipitation sensitivity, though generally weak, shows a non-significant upward trend in July at eastern sites, hinting at an emerging shift in hydric balance (IPCC, 2021). This trend may reflect increasing evapotranspiration demands as temperatures rise, potentially depleting soil moisture reserves in shallow permafrost soils (Turetsky et al., 2010). For Larix spp., this could amplify waterlogging risks if permafrost thaw increases surface water pooling, while </w:t>
      </w:r>
      <w:r w:rsidRPr="00140886">
        <w:rPr>
          <w:rFonts w:ascii="Times New Roman" w:hAnsi="Times New Roman" w:cs="Times New Roman"/>
          <w:i/>
          <w:sz w:val="24"/>
          <w:szCs w:val="24"/>
          <w:lang w:val="en-US"/>
          <w:rPrChange w:id="634" w:author="Кристина" w:date="2025-03-26T11:11:00Z">
            <w:rPr>
              <w:rFonts w:ascii="Times New Roman" w:hAnsi="Times New Roman" w:cs="Times New Roman"/>
              <w:sz w:val="24"/>
              <w:szCs w:val="24"/>
              <w:lang w:val="en-US"/>
            </w:rPr>
          </w:rPrChange>
        </w:rPr>
        <w:t>P. sylvestris</w:t>
      </w:r>
      <w:r w:rsidRPr="00B67ADD">
        <w:rPr>
          <w:rFonts w:ascii="Times New Roman" w:hAnsi="Times New Roman" w:cs="Times New Roman"/>
          <w:sz w:val="24"/>
          <w:szCs w:val="24"/>
          <w:lang w:val="en-US"/>
        </w:rPr>
        <w:t xml:space="preserve"> might face greater reliance on rainfall in western sites as snowmelt timing shifts earlier (Romanovsky et al., 2010). These subtle changes suggest that precipitation’s role, though minor now, could grow under future warming, particularly if permafrost degradation alters drainage patterns.</w:t>
      </w:r>
    </w:p>
    <w:p w14:paraId="405F0127" w14:textId="48A82B80" w:rsidR="00B67ADD" w:rsidRPr="00B67ADD" w:rsidDel="000E6615" w:rsidRDefault="00B67ADD">
      <w:pPr>
        <w:spacing w:after="0" w:line="480" w:lineRule="auto"/>
        <w:jc w:val="both"/>
        <w:rPr>
          <w:del w:id="635" w:author="Кристина" w:date="2025-03-25T14:38:00Z"/>
          <w:rFonts w:ascii="Times New Roman" w:hAnsi="Times New Roman" w:cs="Times New Roman"/>
          <w:sz w:val="24"/>
          <w:szCs w:val="24"/>
          <w:lang w:val="en-US"/>
        </w:rPr>
        <w:pPrChange w:id="636" w:author="Кристина" w:date="2025-03-26T12:02:00Z">
          <w:pPr>
            <w:spacing w:after="0" w:line="480" w:lineRule="auto"/>
          </w:pPr>
        </w:pPrChange>
      </w:pPr>
      <w:del w:id="637" w:author="Кристина" w:date="2025-03-25T14:38:00Z">
        <w:r w:rsidRPr="00B67ADD" w:rsidDel="000E6615">
          <w:rPr>
            <w:rFonts w:ascii="Times New Roman" w:hAnsi="Times New Roman" w:cs="Times New Roman"/>
            <w:sz w:val="24"/>
            <w:szCs w:val="24"/>
            <w:lang w:val="en-US"/>
          </w:rPr>
          <w:delText>Ecological Implications and Future Outlook</w:delText>
        </w:r>
      </w:del>
    </w:p>
    <w:p w14:paraId="58541AA4" w14:textId="77777777" w:rsidR="000E6615" w:rsidRDefault="000E6615">
      <w:pPr>
        <w:spacing w:after="0" w:line="480" w:lineRule="auto"/>
        <w:jc w:val="both"/>
        <w:rPr>
          <w:ins w:id="638" w:author="Кристина" w:date="2025-03-25T14:38:00Z"/>
          <w:rFonts w:ascii="Times New Roman" w:hAnsi="Times New Roman" w:cs="Times New Roman"/>
          <w:sz w:val="24"/>
          <w:szCs w:val="24"/>
          <w:lang w:val="en-US"/>
        </w:rPr>
        <w:pPrChange w:id="639" w:author="Кристина" w:date="2025-03-26T12:02:00Z">
          <w:pPr>
            <w:spacing w:after="0" w:line="480" w:lineRule="auto"/>
          </w:pPr>
        </w:pPrChange>
      </w:pPr>
    </w:p>
    <w:p w14:paraId="17BBFF5A" w14:textId="471A55A3" w:rsidR="00B67ADD" w:rsidRPr="00B67ADD" w:rsidRDefault="00B67ADD">
      <w:pPr>
        <w:spacing w:after="0" w:line="480" w:lineRule="auto"/>
        <w:jc w:val="both"/>
        <w:rPr>
          <w:rFonts w:ascii="Times New Roman" w:hAnsi="Times New Roman" w:cs="Times New Roman"/>
          <w:sz w:val="24"/>
          <w:szCs w:val="24"/>
          <w:lang w:val="en-US"/>
        </w:rPr>
        <w:pPrChange w:id="640" w:author="Кристина" w:date="2025-03-26T12:02:00Z">
          <w:pPr>
            <w:spacing w:after="0" w:line="480" w:lineRule="auto"/>
          </w:pPr>
        </w:pPrChange>
      </w:pPr>
      <w:r w:rsidRPr="00B67ADD">
        <w:rPr>
          <w:rFonts w:ascii="Times New Roman" w:hAnsi="Times New Roman" w:cs="Times New Roman"/>
          <w:sz w:val="24"/>
          <w:szCs w:val="24"/>
          <w:lang w:val="en-US"/>
        </w:rPr>
        <w:t xml:space="preserve">The interplay of temperature and precipitation responses highlights species-specific adaptations to permafrost environments. </w:t>
      </w:r>
      <w:r w:rsidRPr="00140886">
        <w:rPr>
          <w:rFonts w:ascii="Times New Roman" w:hAnsi="Times New Roman" w:cs="Times New Roman"/>
          <w:i/>
          <w:sz w:val="24"/>
          <w:szCs w:val="24"/>
          <w:lang w:val="en-US"/>
          <w:rPrChange w:id="641" w:author="Кристина" w:date="2025-03-26T11:11:00Z">
            <w:rPr>
              <w:rFonts w:ascii="Times New Roman" w:hAnsi="Times New Roman" w:cs="Times New Roman"/>
              <w:sz w:val="24"/>
              <w:szCs w:val="24"/>
              <w:lang w:val="en-US"/>
            </w:rPr>
          </w:rPrChange>
        </w:rPr>
        <w:t>P. sylvestris</w:t>
      </w:r>
      <w:r w:rsidRPr="00B67ADD">
        <w:rPr>
          <w:rFonts w:ascii="Times New Roman" w:hAnsi="Times New Roman" w:cs="Times New Roman"/>
          <w:sz w:val="24"/>
          <w:szCs w:val="24"/>
          <w:lang w:val="en-US"/>
        </w:rPr>
        <w:t xml:space="preserve"> thrives in milder western sites with extended seasons, while Larix spp. exploit brief early-summer windows in the east. Warming may shift the forest-tundra ecotone, but precipitation’s evolving role could complicate these dynamics. Enhanced moisture deficits or excesses, driven by permafrost thaw, could disproportionately affect Larix spp., limiting their upward expansion, while </w:t>
      </w:r>
      <w:r w:rsidRPr="00140886">
        <w:rPr>
          <w:rFonts w:ascii="Times New Roman" w:hAnsi="Times New Roman" w:cs="Times New Roman"/>
          <w:i/>
          <w:sz w:val="24"/>
          <w:szCs w:val="24"/>
          <w:lang w:val="en-US"/>
          <w:rPrChange w:id="642" w:author="Кристина" w:date="2025-03-26T11:11:00Z">
            <w:rPr>
              <w:rFonts w:ascii="Times New Roman" w:hAnsi="Times New Roman" w:cs="Times New Roman"/>
              <w:sz w:val="24"/>
              <w:szCs w:val="24"/>
              <w:lang w:val="en-US"/>
            </w:rPr>
          </w:rPrChange>
        </w:rPr>
        <w:t>P. sylvestris</w:t>
      </w:r>
      <w:r w:rsidRPr="00B67ADD">
        <w:rPr>
          <w:rFonts w:ascii="Times New Roman" w:hAnsi="Times New Roman" w:cs="Times New Roman"/>
          <w:sz w:val="24"/>
          <w:szCs w:val="24"/>
          <w:lang w:val="en-US"/>
        </w:rPr>
        <w:t xml:space="preserve"> may gain from improved drainage in western sites (Kharuk et al., 2010; Schuur et al., 2015). Long-term monitoring of precipitation-growth relationships is critical, as hydrological shifts could reshape forest structure and carbon cycling in northern latitudes (Bonan, 2008; Shiyatov, 2003).</w:t>
      </w:r>
    </w:p>
    <w:p w14:paraId="02B577A2" w14:textId="77777777" w:rsidR="00C82D97" w:rsidRPr="00B67ADD" w:rsidRDefault="00C82D97">
      <w:pPr>
        <w:spacing w:after="0" w:line="480" w:lineRule="auto"/>
        <w:contextualSpacing/>
        <w:jc w:val="both"/>
        <w:rPr>
          <w:rFonts w:ascii="Times New Roman" w:hAnsi="Times New Roman" w:cs="Times New Roman"/>
          <w:b/>
          <w:sz w:val="24"/>
          <w:szCs w:val="24"/>
          <w:lang w:val="en-US"/>
        </w:rPr>
      </w:pPr>
    </w:p>
    <w:p w14:paraId="3518425F" w14:textId="33349143" w:rsidR="00D35478" w:rsidRPr="00B67ADD" w:rsidRDefault="00D35478">
      <w:pPr>
        <w:spacing w:after="0" w:line="480" w:lineRule="auto"/>
        <w:contextualSpacing/>
        <w:jc w:val="both"/>
        <w:rPr>
          <w:rFonts w:ascii="Times New Roman" w:hAnsi="Times New Roman" w:cs="Times New Roman"/>
          <w:b/>
          <w:sz w:val="24"/>
          <w:szCs w:val="24"/>
          <w:lang w:val="en-US"/>
        </w:rPr>
      </w:pPr>
      <w:r w:rsidRPr="00B67ADD">
        <w:rPr>
          <w:rFonts w:ascii="Times New Roman" w:hAnsi="Times New Roman" w:cs="Times New Roman"/>
          <w:b/>
          <w:sz w:val="24"/>
          <w:szCs w:val="24"/>
          <w:lang w:val="en-US"/>
        </w:rPr>
        <w:lastRenderedPageBreak/>
        <w:t>Conclusion</w:t>
      </w:r>
    </w:p>
    <w:p w14:paraId="1A6CD1A2" w14:textId="77777777" w:rsidR="00C82D97" w:rsidRPr="00B67ADD" w:rsidRDefault="00C82D97">
      <w:pPr>
        <w:spacing w:after="0" w:line="480" w:lineRule="auto"/>
        <w:contextualSpacing/>
        <w:jc w:val="both"/>
        <w:rPr>
          <w:rFonts w:ascii="Times New Roman" w:hAnsi="Times New Roman" w:cs="Times New Roman"/>
          <w:sz w:val="24"/>
          <w:szCs w:val="24"/>
          <w:lang w:val="en-US"/>
        </w:rPr>
      </w:pPr>
    </w:p>
    <w:p w14:paraId="5CB84823" w14:textId="083AF81A" w:rsidR="000E6615" w:rsidRDefault="000E6615">
      <w:pPr>
        <w:spacing w:after="0" w:line="480" w:lineRule="auto"/>
        <w:contextualSpacing/>
        <w:jc w:val="both"/>
        <w:rPr>
          <w:ins w:id="643" w:author="Кристина" w:date="2025-03-26T12:03:00Z"/>
          <w:rFonts w:ascii="Times New Roman" w:hAnsi="Times New Roman" w:cs="Times New Roman"/>
          <w:sz w:val="24"/>
          <w:szCs w:val="24"/>
          <w:lang w:val="en-US"/>
        </w:rPr>
      </w:pPr>
      <w:r w:rsidRPr="000E6615">
        <w:rPr>
          <w:rFonts w:ascii="Times New Roman" w:hAnsi="Times New Roman" w:cs="Times New Roman"/>
          <w:sz w:val="24"/>
          <w:szCs w:val="24"/>
          <w:lang w:val="en-US"/>
        </w:rPr>
        <w:t xml:space="preserve">This study underscores the pivotal role of summer temperature as the primary driver of radial growth for </w:t>
      </w:r>
      <w:r w:rsidRPr="00140886">
        <w:rPr>
          <w:rFonts w:ascii="Times New Roman" w:hAnsi="Times New Roman" w:cs="Times New Roman"/>
          <w:i/>
          <w:sz w:val="24"/>
          <w:szCs w:val="24"/>
          <w:lang w:val="en-US"/>
          <w:rPrChange w:id="644" w:author="Кристина" w:date="2025-03-26T11:11:00Z">
            <w:rPr>
              <w:rFonts w:ascii="Times New Roman" w:hAnsi="Times New Roman" w:cs="Times New Roman"/>
              <w:sz w:val="24"/>
              <w:szCs w:val="24"/>
              <w:lang w:val="en-US"/>
            </w:rPr>
          </w:rPrChange>
        </w:rPr>
        <w:t>P</w:t>
      </w:r>
      <w:ins w:id="645" w:author="Кристина" w:date="2025-03-25T15:03:00Z">
        <w:r w:rsidR="00750911" w:rsidRPr="00140886">
          <w:rPr>
            <w:rFonts w:ascii="Times New Roman" w:hAnsi="Times New Roman" w:cs="Times New Roman"/>
            <w:i/>
            <w:sz w:val="24"/>
            <w:szCs w:val="24"/>
            <w:lang w:val="en-US"/>
            <w:rPrChange w:id="646" w:author="Кристина" w:date="2025-03-26T11:11:00Z">
              <w:rPr>
                <w:rFonts w:ascii="Times New Roman" w:hAnsi="Times New Roman" w:cs="Times New Roman"/>
                <w:sz w:val="24"/>
                <w:szCs w:val="24"/>
              </w:rPr>
            </w:rPrChange>
          </w:rPr>
          <w:t>.</w:t>
        </w:r>
      </w:ins>
      <w:del w:id="647" w:author="Кристина" w:date="2025-03-25T15:03:00Z">
        <w:r w:rsidRPr="00140886" w:rsidDel="00750911">
          <w:rPr>
            <w:rFonts w:ascii="Times New Roman" w:hAnsi="Times New Roman" w:cs="Times New Roman"/>
            <w:i/>
            <w:sz w:val="24"/>
            <w:szCs w:val="24"/>
            <w:lang w:val="en-US"/>
            <w:rPrChange w:id="648" w:author="Кристина" w:date="2025-03-26T11:11:00Z">
              <w:rPr>
                <w:rFonts w:ascii="Times New Roman" w:hAnsi="Times New Roman" w:cs="Times New Roman"/>
                <w:sz w:val="24"/>
                <w:szCs w:val="24"/>
                <w:lang w:val="en-US"/>
              </w:rPr>
            </w:rPrChange>
          </w:rPr>
          <w:delText>inus</w:delText>
        </w:r>
      </w:del>
      <w:r w:rsidRPr="00140886">
        <w:rPr>
          <w:rFonts w:ascii="Times New Roman" w:hAnsi="Times New Roman" w:cs="Times New Roman"/>
          <w:i/>
          <w:sz w:val="24"/>
          <w:szCs w:val="24"/>
          <w:lang w:val="en-US"/>
          <w:rPrChange w:id="649" w:author="Кристина" w:date="2025-03-26T11:11:00Z">
            <w:rPr>
              <w:rFonts w:ascii="Times New Roman" w:hAnsi="Times New Roman" w:cs="Times New Roman"/>
              <w:sz w:val="24"/>
              <w:szCs w:val="24"/>
              <w:lang w:val="en-US"/>
            </w:rPr>
          </w:rPrChange>
        </w:rPr>
        <w:t xml:space="preserve"> sylvestris</w:t>
      </w:r>
      <w:r w:rsidRPr="000E6615">
        <w:rPr>
          <w:rFonts w:ascii="Times New Roman" w:hAnsi="Times New Roman" w:cs="Times New Roman"/>
          <w:sz w:val="24"/>
          <w:szCs w:val="24"/>
          <w:lang w:val="en-US"/>
        </w:rPr>
        <w:t xml:space="preserve"> and Larix spp. across a longitudinal gradient in northern latitudes, affirming its status as a key limiting factor in permafrost-dominated environments (Anchukaitis et al., 2012; Vaganov et al., 1999). Our results reveal distinct species-specific responses, with </w:t>
      </w:r>
      <w:r w:rsidRPr="00140886">
        <w:rPr>
          <w:rFonts w:ascii="Times New Roman" w:hAnsi="Times New Roman" w:cs="Times New Roman"/>
          <w:i/>
          <w:sz w:val="24"/>
          <w:szCs w:val="24"/>
          <w:lang w:val="en-US"/>
          <w:rPrChange w:id="650" w:author="Кристина" w:date="2025-03-26T11:11:00Z">
            <w:rPr>
              <w:rFonts w:ascii="Times New Roman" w:hAnsi="Times New Roman" w:cs="Times New Roman"/>
              <w:sz w:val="24"/>
              <w:szCs w:val="24"/>
              <w:lang w:val="en-US"/>
            </w:rPr>
          </w:rPrChange>
        </w:rPr>
        <w:t>P. sylvestris</w:t>
      </w:r>
      <w:r w:rsidRPr="000E6615">
        <w:rPr>
          <w:rFonts w:ascii="Times New Roman" w:hAnsi="Times New Roman" w:cs="Times New Roman"/>
          <w:sz w:val="24"/>
          <w:szCs w:val="24"/>
          <w:lang w:val="en-US"/>
        </w:rPr>
        <w:t xml:space="preserve"> in western sites showing peak sensitivity to July temperatures and Larix spp. in eastern sites responding most strongly to June warmth. These differences reflect physiological adaptations</w:t>
      </w:r>
      <w:del w:id="651" w:author="Кристина" w:date="2025-03-25T15:08:00Z">
        <w:r w:rsidRPr="000E6615" w:rsidDel="0024463D">
          <w:rPr>
            <w:rFonts w:ascii="Times New Roman" w:hAnsi="Times New Roman" w:cs="Times New Roman"/>
            <w:sz w:val="24"/>
            <w:szCs w:val="24"/>
            <w:lang w:val="en-US"/>
          </w:rPr>
          <w:delText>—</w:delText>
        </w:r>
      </w:del>
      <w:ins w:id="652" w:author="Кристина" w:date="2025-03-25T15:08:00Z">
        <w:r w:rsidR="0024463D">
          <w:rPr>
            <w:rFonts w:ascii="Times New Roman" w:hAnsi="Times New Roman" w:cs="Times New Roman"/>
            <w:sz w:val="24"/>
            <w:szCs w:val="24"/>
            <w:lang w:val="en-US"/>
          </w:rPr>
          <w:t xml:space="preserve"> - </w:t>
        </w:r>
      </w:ins>
      <w:r w:rsidRPr="000E6615">
        <w:rPr>
          <w:rFonts w:ascii="Times New Roman" w:hAnsi="Times New Roman" w:cs="Times New Roman"/>
          <w:sz w:val="24"/>
          <w:szCs w:val="24"/>
          <w:lang w:val="en-US"/>
        </w:rPr>
        <w:t>evergreen persistence versus deciduous rapid deployment</w:t>
      </w:r>
      <w:del w:id="653" w:author="Кристина" w:date="2025-03-25T15:08:00Z">
        <w:r w:rsidRPr="000E6615" w:rsidDel="0024463D">
          <w:rPr>
            <w:rFonts w:ascii="Times New Roman" w:hAnsi="Times New Roman" w:cs="Times New Roman"/>
            <w:sz w:val="24"/>
            <w:szCs w:val="24"/>
            <w:lang w:val="en-US"/>
          </w:rPr>
          <w:delText>—</w:delText>
        </w:r>
      </w:del>
      <w:ins w:id="654" w:author="Кристина" w:date="2025-03-25T15:08:00Z">
        <w:r w:rsidR="0024463D">
          <w:rPr>
            <w:rFonts w:ascii="Times New Roman" w:hAnsi="Times New Roman" w:cs="Times New Roman"/>
            <w:sz w:val="24"/>
            <w:szCs w:val="24"/>
            <w:lang w:val="en-US"/>
          </w:rPr>
          <w:t xml:space="preserve"> - </w:t>
        </w:r>
      </w:ins>
      <w:r w:rsidRPr="000E6615">
        <w:rPr>
          <w:rFonts w:ascii="Times New Roman" w:hAnsi="Times New Roman" w:cs="Times New Roman"/>
          <w:sz w:val="24"/>
          <w:szCs w:val="24"/>
          <w:lang w:val="en-US"/>
        </w:rPr>
        <w:t>and are modulated by local variations in permafrost extent, active layer depth, and microclimatic conditions. Such heterogeneity highlights the importance of considering species traits and site-specific factors in assessing climate impacts on high-latitude forests.</w:t>
      </w:r>
    </w:p>
    <w:p w14:paraId="594CBCAF" w14:textId="77777777" w:rsidR="00DC12DA" w:rsidRPr="000E6615" w:rsidRDefault="00DC12DA">
      <w:pPr>
        <w:spacing w:after="0" w:line="480" w:lineRule="auto"/>
        <w:contextualSpacing/>
        <w:jc w:val="both"/>
        <w:rPr>
          <w:rFonts w:ascii="Times New Roman" w:hAnsi="Times New Roman" w:cs="Times New Roman"/>
          <w:sz w:val="24"/>
          <w:szCs w:val="24"/>
          <w:lang w:val="en-US"/>
        </w:rPr>
      </w:pPr>
    </w:p>
    <w:p w14:paraId="24B44547" w14:textId="69AFC362" w:rsidR="000E6615" w:rsidRDefault="000E6615">
      <w:pPr>
        <w:spacing w:after="0" w:line="480" w:lineRule="auto"/>
        <w:contextualSpacing/>
        <w:jc w:val="both"/>
        <w:rPr>
          <w:ins w:id="655" w:author="Кристина" w:date="2025-03-26T12:03:00Z"/>
          <w:rFonts w:ascii="Times New Roman" w:hAnsi="Times New Roman" w:cs="Times New Roman"/>
          <w:sz w:val="24"/>
          <w:szCs w:val="24"/>
          <w:lang w:val="en-US"/>
        </w:rPr>
      </w:pPr>
      <w:r w:rsidRPr="000E6615">
        <w:rPr>
          <w:rFonts w:ascii="Times New Roman" w:hAnsi="Times New Roman" w:cs="Times New Roman"/>
          <w:sz w:val="24"/>
          <w:szCs w:val="24"/>
          <w:lang w:val="en-US"/>
        </w:rPr>
        <w:t xml:space="preserve">Precipitation, while secondary to temperature, exerts a variable and often minor influence on radial growth, consistent with the dominance of snowmelt-derived moisture in these ecosystems (Bykov et al., 2023). Rare positive signals at sites like </w:t>
      </w:r>
      <w:r w:rsidRPr="0024463D">
        <w:rPr>
          <w:rFonts w:ascii="Times New Roman" w:hAnsi="Times New Roman" w:cs="Times New Roman"/>
          <w:b/>
          <w:sz w:val="24"/>
          <w:szCs w:val="24"/>
          <w:lang w:val="en-US"/>
          <w:rPrChange w:id="656" w:author="Кристина" w:date="2025-03-25T15:12:00Z">
            <w:rPr>
              <w:rFonts w:ascii="Times New Roman" w:hAnsi="Times New Roman" w:cs="Times New Roman"/>
              <w:sz w:val="24"/>
              <w:szCs w:val="24"/>
              <w:lang w:val="en-US"/>
            </w:rPr>
          </w:rPrChange>
        </w:rPr>
        <w:t>APA</w:t>
      </w:r>
      <w:r w:rsidRPr="000E6615">
        <w:rPr>
          <w:rFonts w:ascii="Times New Roman" w:hAnsi="Times New Roman" w:cs="Times New Roman"/>
          <w:sz w:val="24"/>
          <w:szCs w:val="24"/>
          <w:lang w:val="en-US"/>
        </w:rPr>
        <w:t xml:space="preserve"> and </w:t>
      </w:r>
      <w:r w:rsidRPr="0084700E">
        <w:rPr>
          <w:rFonts w:ascii="Times New Roman" w:hAnsi="Times New Roman" w:cs="Times New Roman"/>
          <w:b/>
          <w:sz w:val="24"/>
          <w:szCs w:val="24"/>
          <w:lang w:val="en-US"/>
          <w:rPrChange w:id="657" w:author="Кристина" w:date="2025-03-25T15:21:00Z">
            <w:rPr>
              <w:rFonts w:ascii="Times New Roman" w:hAnsi="Times New Roman" w:cs="Times New Roman"/>
              <w:sz w:val="24"/>
              <w:szCs w:val="24"/>
              <w:lang w:val="en-US"/>
            </w:rPr>
          </w:rPrChange>
        </w:rPr>
        <w:t>BIL</w:t>
      </w:r>
      <w:r w:rsidRPr="000E6615">
        <w:rPr>
          <w:rFonts w:ascii="Times New Roman" w:hAnsi="Times New Roman" w:cs="Times New Roman"/>
          <w:sz w:val="24"/>
          <w:szCs w:val="24"/>
          <w:lang w:val="en-US"/>
        </w:rPr>
        <w:t xml:space="preserve"> suggest that localized soil permeability and rainfall timing can occasionally enhance growth, particularly for </w:t>
      </w:r>
      <w:r w:rsidRPr="00140886">
        <w:rPr>
          <w:rFonts w:ascii="Times New Roman" w:hAnsi="Times New Roman" w:cs="Times New Roman"/>
          <w:i/>
          <w:sz w:val="24"/>
          <w:szCs w:val="24"/>
          <w:lang w:val="en-US"/>
          <w:rPrChange w:id="658" w:author="Кристина" w:date="2025-03-26T11:11:00Z">
            <w:rPr>
              <w:rFonts w:ascii="Times New Roman" w:hAnsi="Times New Roman" w:cs="Times New Roman"/>
              <w:sz w:val="24"/>
              <w:szCs w:val="24"/>
              <w:lang w:val="en-US"/>
            </w:rPr>
          </w:rPrChange>
        </w:rPr>
        <w:t>P. sylvestris</w:t>
      </w:r>
      <w:r w:rsidRPr="000E6615">
        <w:rPr>
          <w:rFonts w:ascii="Times New Roman" w:hAnsi="Times New Roman" w:cs="Times New Roman"/>
          <w:sz w:val="24"/>
          <w:szCs w:val="24"/>
          <w:lang w:val="en-US"/>
        </w:rPr>
        <w:t>, which tolerates wetter conditions better than Larix spp. However, negative responses predominate, likely due to waterlogging constraints in shallow permafrost soils, emphasizing that excess moisture may limit rather than promote growth in this region. The muted role of precipitation contrasts with water-limited systems and underscores the unique hydrological dynamics of the study area.</w:t>
      </w:r>
    </w:p>
    <w:p w14:paraId="16E78801" w14:textId="77777777" w:rsidR="00DC12DA" w:rsidRPr="000E6615" w:rsidRDefault="00DC12DA">
      <w:pPr>
        <w:spacing w:after="0" w:line="480" w:lineRule="auto"/>
        <w:contextualSpacing/>
        <w:jc w:val="both"/>
        <w:rPr>
          <w:rFonts w:ascii="Times New Roman" w:hAnsi="Times New Roman" w:cs="Times New Roman"/>
          <w:sz w:val="24"/>
          <w:szCs w:val="24"/>
          <w:lang w:val="en-US"/>
        </w:rPr>
      </w:pPr>
    </w:p>
    <w:p w14:paraId="32D2711D" w14:textId="05E692A4" w:rsidR="000E6615" w:rsidRDefault="000E6615">
      <w:pPr>
        <w:spacing w:after="0" w:line="480" w:lineRule="auto"/>
        <w:contextualSpacing/>
        <w:jc w:val="both"/>
        <w:rPr>
          <w:ins w:id="659" w:author="Кристина" w:date="2025-03-26T12:03:00Z"/>
          <w:rFonts w:ascii="Times New Roman" w:hAnsi="Times New Roman" w:cs="Times New Roman"/>
          <w:sz w:val="24"/>
          <w:szCs w:val="24"/>
          <w:lang w:val="en-US"/>
        </w:rPr>
      </w:pPr>
      <w:r w:rsidRPr="000E6615">
        <w:rPr>
          <w:rFonts w:ascii="Times New Roman" w:hAnsi="Times New Roman" w:cs="Times New Roman"/>
          <w:sz w:val="24"/>
          <w:szCs w:val="24"/>
          <w:lang w:val="en-US"/>
        </w:rPr>
        <w:t xml:space="preserve">The temporal instability of climate-growth relationships, particularly the declining temperature sensitivity since the 1980s at some sites, points to adaptive responses to regional warming. Warmer conditions may alleviate thermal constraints, particularly for Larix spp. in eastern sites, potentially </w:t>
      </w:r>
      <w:r w:rsidRPr="000E6615">
        <w:rPr>
          <w:rFonts w:ascii="Times New Roman" w:hAnsi="Times New Roman" w:cs="Times New Roman"/>
          <w:sz w:val="24"/>
          <w:szCs w:val="24"/>
          <w:lang w:val="en-US"/>
        </w:rPr>
        <w:lastRenderedPageBreak/>
        <w:t xml:space="preserve">promoting upward or northward shifts in their distribution limits (Shiyatov, 2003). Conversely, </w:t>
      </w:r>
      <w:r w:rsidRPr="00140886">
        <w:rPr>
          <w:rFonts w:ascii="Times New Roman" w:hAnsi="Times New Roman" w:cs="Times New Roman"/>
          <w:i/>
          <w:sz w:val="24"/>
          <w:szCs w:val="24"/>
          <w:lang w:val="en-US"/>
          <w:rPrChange w:id="660" w:author="Кристина" w:date="2025-03-26T11:11:00Z">
            <w:rPr>
              <w:rFonts w:ascii="Times New Roman" w:hAnsi="Times New Roman" w:cs="Times New Roman"/>
              <w:sz w:val="24"/>
              <w:szCs w:val="24"/>
              <w:lang w:val="en-US"/>
            </w:rPr>
          </w:rPrChange>
        </w:rPr>
        <w:t>P. sylvestris</w:t>
      </w:r>
      <w:r w:rsidRPr="000E6615">
        <w:rPr>
          <w:rFonts w:ascii="Times New Roman" w:hAnsi="Times New Roman" w:cs="Times New Roman"/>
          <w:sz w:val="24"/>
          <w:szCs w:val="24"/>
          <w:lang w:val="en-US"/>
        </w:rPr>
        <w:t xml:space="preserve"> could expand in western areas with milder climates, altering forest composition and succession dynamics. These shifts carry significant implications for carbon storage, albedo, and hydrological cycles, though their realization depends on mitigating factors such as permafrost thaw and extreme weather events (Bonan, 2008; Schuur et al., 2015).</w:t>
      </w:r>
    </w:p>
    <w:p w14:paraId="79945B51" w14:textId="77777777" w:rsidR="00DC12DA" w:rsidRPr="000E6615" w:rsidRDefault="00DC12DA">
      <w:pPr>
        <w:spacing w:after="0" w:line="480" w:lineRule="auto"/>
        <w:contextualSpacing/>
        <w:jc w:val="both"/>
        <w:rPr>
          <w:rFonts w:ascii="Times New Roman" w:hAnsi="Times New Roman" w:cs="Times New Roman"/>
          <w:sz w:val="24"/>
          <w:szCs w:val="24"/>
          <w:lang w:val="en-US"/>
        </w:rPr>
      </w:pPr>
    </w:p>
    <w:p w14:paraId="4E4A217A" w14:textId="77777777" w:rsidR="000E6615" w:rsidRPr="000E6615" w:rsidRDefault="000E6615">
      <w:pPr>
        <w:spacing w:after="0" w:line="480" w:lineRule="auto"/>
        <w:contextualSpacing/>
        <w:jc w:val="both"/>
        <w:rPr>
          <w:rFonts w:ascii="Times New Roman" w:hAnsi="Times New Roman" w:cs="Times New Roman"/>
          <w:sz w:val="24"/>
          <w:szCs w:val="24"/>
          <w:lang w:val="en-US"/>
        </w:rPr>
      </w:pPr>
      <w:r w:rsidRPr="000E6615">
        <w:rPr>
          <w:rFonts w:ascii="Times New Roman" w:hAnsi="Times New Roman" w:cs="Times New Roman"/>
          <w:sz w:val="24"/>
          <w:szCs w:val="24"/>
          <w:lang w:val="en-US"/>
        </w:rPr>
        <w:t>Overall, this study confirms that temperature governs radial growth across the gradient, with species-specific and site-specific nuances shaping the magnitude and timing of responses. Precipitation’s limited role may increase under future warming as permafrost degrades, warranting further monitoring. These insights enhance our understanding of forest responses to climate variability and provide a foundation for predicting ecosystem trajectories under ongoing change in northern latitudes.</w:t>
      </w:r>
    </w:p>
    <w:p w14:paraId="46C5E923" w14:textId="77777777" w:rsidR="00C82D97" w:rsidRPr="00B67ADD" w:rsidRDefault="00C82D97" w:rsidP="00754A96">
      <w:pPr>
        <w:spacing w:after="0" w:line="480" w:lineRule="auto"/>
        <w:contextualSpacing/>
        <w:jc w:val="both"/>
        <w:rPr>
          <w:rFonts w:ascii="Times New Roman" w:hAnsi="Times New Roman" w:cs="Times New Roman"/>
          <w:sz w:val="24"/>
          <w:szCs w:val="24"/>
          <w:lang w:val="en-US"/>
        </w:rPr>
      </w:pPr>
    </w:p>
    <w:p w14:paraId="1CF316AD" w14:textId="77777777" w:rsidR="00C82D97" w:rsidRPr="00B67ADD" w:rsidRDefault="00C82D97" w:rsidP="00C82D97">
      <w:pPr>
        <w:spacing w:line="480" w:lineRule="auto"/>
        <w:contextualSpacing/>
        <w:rPr>
          <w:rFonts w:ascii="Times New Roman" w:hAnsi="Times New Roman" w:cs="Times New Roman"/>
          <w:b/>
          <w:sz w:val="24"/>
          <w:szCs w:val="24"/>
          <w:lang w:val="en-US"/>
        </w:rPr>
      </w:pPr>
      <w:r w:rsidRPr="00B67ADD">
        <w:rPr>
          <w:rFonts w:ascii="Times New Roman" w:hAnsi="Times New Roman" w:cs="Times New Roman"/>
          <w:b/>
          <w:sz w:val="24"/>
          <w:szCs w:val="24"/>
          <w:lang w:val="en-US"/>
        </w:rPr>
        <w:t>Acknowledgments</w:t>
      </w:r>
    </w:p>
    <w:p w14:paraId="34B9B6D3" w14:textId="77777777" w:rsidR="00C82D97" w:rsidRPr="00B67ADD" w:rsidRDefault="00C82D97" w:rsidP="000E6615">
      <w:pPr>
        <w:spacing w:after="0" w:line="480" w:lineRule="auto"/>
        <w:ind w:left="709" w:hanging="709"/>
        <w:contextualSpacing/>
        <w:jc w:val="both"/>
        <w:rPr>
          <w:rFonts w:ascii="Times New Roman" w:hAnsi="Times New Roman" w:cs="Times New Roman"/>
          <w:sz w:val="24"/>
          <w:szCs w:val="24"/>
          <w:lang w:val="en-US"/>
        </w:rPr>
      </w:pPr>
    </w:p>
    <w:p w14:paraId="6D572F33" w14:textId="7EF2707E" w:rsidR="00754A96" w:rsidRPr="00B67ADD" w:rsidRDefault="00C82D97">
      <w:pPr>
        <w:spacing w:after="0" w:line="480" w:lineRule="auto"/>
        <w:contextualSpacing/>
        <w:jc w:val="both"/>
        <w:rPr>
          <w:rFonts w:ascii="Times New Roman" w:hAnsi="Times New Roman" w:cs="Times New Roman"/>
          <w:sz w:val="24"/>
          <w:szCs w:val="24"/>
          <w:lang w:val="en-US"/>
        </w:rPr>
        <w:pPrChange w:id="661" w:author="Кристина" w:date="2025-03-26T12:03:00Z">
          <w:pPr>
            <w:spacing w:after="0" w:line="480" w:lineRule="auto"/>
            <w:ind w:left="709" w:hanging="709"/>
            <w:contextualSpacing/>
            <w:jc w:val="both"/>
          </w:pPr>
        </w:pPrChange>
      </w:pPr>
      <w:r w:rsidRPr="00B67ADD">
        <w:rPr>
          <w:rFonts w:ascii="Times New Roman" w:hAnsi="Times New Roman" w:cs="Times New Roman"/>
          <w:sz w:val="24"/>
          <w:szCs w:val="24"/>
          <w:lang w:val="en-US"/>
        </w:rPr>
        <w:t>This work was carried out with the su</w:t>
      </w:r>
      <w:r w:rsidR="00AB634F" w:rsidRPr="00B67ADD">
        <w:rPr>
          <w:rFonts w:ascii="Times New Roman" w:hAnsi="Times New Roman" w:cs="Times New Roman"/>
          <w:sz w:val="24"/>
          <w:szCs w:val="24"/>
          <w:lang w:val="en-US"/>
        </w:rPr>
        <w:t>pp</w:t>
      </w:r>
      <w:r w:rsidRPr="00B67ADD">
        <w:rPr>
          <w:rFonts w:ascii="Times New Roman" w:hAnsi="Times New Roman" w:cs="Times New Roman"/>
          <w:sz w:val="24"/>
          <w:szCs w:val="24"/>
          <w:lang w:val="en-US"/>
        </w:rPr>
        <w:t>ort of the Ministry of Science and Higher Education of the</w:t>
      </w:r>
      <w:ins w:id="662" w:author="Кристина" w:date="2025-03-26T12:03:00Z">
        <w:r w:rsidR="00DC12DA">
          <w:rPr>
            <w:rFonts w:ascii="Times New Roman" w:hAnsi="Times New Roman" w:cs="Times New Roman"/>
            <w:sz w:val="24"/>
            <w:szCs w:val="24"/>
            <w:lang w:val="en-US"/>
          </w:rPr>
          <w:t xml:space="preserve"> </w:t>
        </w:r>
      </w:ins>
      <w:del w:id="663" w:author="Кристина" w:date="2025-03-26T12:03:00Z">
        <w:r w:rsidRPr="00B67ADD" w:rsidDel="00DC12DA">
          <w:rPr>
            <w:rFonts w:ascii="Times New Roman" w:hAnsi="Times New Roman" w:cs="Times New Roman"/>
            <w:sz w:val="24"/>
            <w:szCs w:val="24"/>
            <w:lang w:val="en-US"/>
          </w:rPr>
          <w:delText xml:space="preserve"> </w:delText>
        </w:r>
      </w:del>
      <w:r w:rsidRPr="00B67ADD">
        <w:rPr>
          <w:rFonts w:ascii="Times New Roman" w:hAnsi="Times New Roman" w:cs="Times New Roman"/>
          <w:sz w:val="24"/>
          <w:szCs w:val="24"/>
          <w:lang w:val="en-US"/>
        </w:rPr>
        <w:t>Russian Federation [FSRZ-2020-0014].</w:t>
      </w:r>
      <w:r w:rsidR="00754A96" w:rsidRPr="00B67ADD">
        <w:rPr>
          <w:rFonts w:ascii="Times New Roman" w:hAnsi="Times New Roman" w:cs="Times New Roman"/>
          <w:sz w:val="24"/>
          <w:szCs w:val="24"/>
          <w:lang w:val="en-US"/>
        </w:rPr>
        <w:t xml:space="preserve"> </w:t>
      </w:r>
    </w:p>
    <w:p w14:paraId="59BA989F" w14:textId="77777777" w:rsidR="00754A96" w:rsidRPr="00B67ADD" w:rsidRDefault="00754A96" w:rsidP="000E6615">
      <w:pPr>
        <w:spacing w:after="0" w:line="480" w:lineRule="auto"/>
        <w:ind w:left="709" w:hanging="709"/>
        <w:contextualSpacing/>
        <w:jc w:val="both"/>
        <w:rPr>
          <w:rFonts w:ascii="Times New Roman" w:hAnsi="Times New Roman" w:cs="Times New Roman"/>
          <w:sz w:val="24"/>
          <w:szCs w:val="24"/>
          <w:lang w:val="en-US"/>
        </w:rPr>
      </w:pPr>
    </w:p>
    <w:p w14:paraId="0B2A357E" w14:textId="2CA4F5BE" w:rsidR="00754A96" w:rsidRPr="00B67ADD" w:rsidRDefault="00754A96" w:rsidP="000E6615">
      <w:pPr>
        <w:spacing w:after="0" w:line="480" w:lineRule="auto"/>
        <w:ind w:left="709" w:hanging="709"/>
        <w:contextualSpacing/>
        <w:jc w:val="both"/>
        <w:rPr>
          <w:rFonts w:ascii="Times New Roman" w:hAnsi="Times New Roman" w:cs="Times New Roman"/>
          <w:b/>
          <w:sz w:val="24"/>
          <w:szCs w:val="24"/>
          <w:lang w:val="en-US"/>
        </w:rPr>
      </w:pPr>
      <w:r w:rsidRPr="00B67ADD">
        <w:rPr>
          <w:rFonts w:ascii="Times New Roman" w:hAnsi="Times New Roman" w:cs="Times New Roman"/>
          <w:b/>
          <w:sz w:val="24"/>
          <w:szCs w:val="24"/>
          <w:lang w:val="en-US"/>
        </w:rPr>
        <w:t>References</w:t>
      </w:r>
    </w:p>
    <w:p w14:paraId="3CCD5F6E" w14:textId="12B3B972"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Abaimov, A.P., 2010. Geographical distribution and ecological peculiarities of Larix sibirica in Siberia. Contemp. Probl. Ecol. 3, 623</w:t>
      </w:r>
      <w:del w:id="664" w:author="Кристина" w:date="2025-03-25T15:01:00Z">
        <w:r w:rsidRPr="00B67ADD" w:rsidDel="00750911">
          <w:rPr>
            <w:rFonts w:ascii="Times New Roman" w:hAnsi="Times New Roman" w:cs="Times New Roman"/>
            <w:sz w:val="24"/>
            <w:szCs w:val="24"/>
            <w:lang w:val="en-US"/>
          </w:rPr>
          <w:delText>–</w:delText>
        </w:r>
      </w:del>
      <w:ins w:id="665"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 xml:space="preserve">629. </w:t>
      </w:r>
      <w:r w:rsidR="00140886">
        <w:fldChar w:fldCharType="begin"/>
      </w:r>
      <w:r w:rsidR="00140886" w:rsidRPr="00140886">
        <w:rPr>
          <w:lang w:val="en-US"/>
          <w:rPrChange w:id="666" w:author="Кристина" w:date="2025-03-26T11:07:00Z">
            <w:rPr/>
          </w:rPrChange>
        </w:rPr>
        <w:instrText xml:space="preserve"> HYPERLINK "https://doi.org/10.1134/S1995425510060026" \t "_blank" </w:instrText>
      </w:r>
      <w:r w:rsidR="00140886">
        <w:fldChar w:fldCharType="separate"/>
      </w:r>
      <w:r w:rsidRPr="00B67ADD">
        <w:rPr>
          <w:rStyle w:val="ab"/>
          <w:rFonts w:ascii="Times New Roman" w:hAnsi="Times New Roman" w:cs="Times New Roman"/>
          <w:sz w:val="24"/>
          <w:szCs w:val="24"/>
          <w:lang w:val="en-US"/>
        </w:rPr>
        <w:t>https://doi.org/10.1134/S1995425510060026</w:t>
      </w:r>
      <w:r w:rsidR="00140886">
        <w:rPr>
          <w:rStyle w:val="ab"/>
          <w:rFonts w:ascii="Times New Roman" w:hAnsi="Times New Roman" w:cs="Times New Roman"/>
          <w:sz w:val="24"/>
          <w:szCs w:val="24"/>
          <w:lang w:val="en-US"/>
        </w:rPr>
        <w:fldChar w:fldCharType="end"/>
      </w:r>
    </w:p>
    <w:p w14:paraId="2DD2D102" w14:textId="77777777"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 xml:space="preserve">Agapova, S.A., Kirdyanov, A.V., Fonti, P., Büntgen, U., 2024. Climate sensitivity of Larix sibirica radial growth in the Altai Mountains. Dendrochronologia 83. </w:t>
      </w:r>
      <w:r w:rsidR="00140886">
        <w:fldChar w:fldCharType="begin"/>
      </w:r>
      <w:r w:rsidR="00140886" w:rsidRPr="00140886">
        <w:rPr>
          <w:lang w:val="en-US"/>
          <w:rPrChange w:id="667" w:author="Кристина" w:date="2025-03-26T11:07:00Z">
            <w:rPr/>
          </w:rPrChange>
        </w:rPr>
        <w:instrText xml:space="preserve"> HYPERLINK "https://doi.org/10.1016/j.dendro.2023.126156" \t "_blank" </w:instrText>
      </w:r>
      <w:r w:rsidR="00140886">
        <w:fldChar w:fldCharType="separate"/>
      </w:r>
      <w:r w:rsidRPr="00B67ADD">
        <w:rPr>
          <w:rStyle w:val="ab"/>
          <w:rFonts w:ascii="Times New Roman" w:hAnsi="Times New Roman" w:cs="Times New Roman"/>
          <w:sz w:val="24"/>
          <w:szCs w:val="24"/>
          <w:lang w:val="en-US"/>
        </w:rPr>
        <w:t>https://doi.org/10.1016/j.dendro.2023.126156</w:t>
      </w:r>
      <w:r w:rsidR="00140886">
        <w:rPr>
          <w:rStyle w:val="ab"/>
          <w:rFonts w:ascii="Times New Roman" w:hAnsi="Times New Roman" w:cs="Times New Roman"/>
          <w:sz w:val="24"/>
          <w:szCs w:val="24"/>
          <w:lang w:val="en-US"/>
        </w:rPr>
        <w:fldChar w:fldCharType="end"/>
      </w:r>
    </w:p>
    <w:p w14:paraId="0BA90F99" w14:textId="13DDF3DA"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 xml:space="preserve">Anchukaitis, K.J., Breitenmoser, P., Briffa, K.R., Büntgen, U., Cook, E.R., D’Arrigo, R.D., Esper, J., Evans, M.N., Frank, D., Grudd, H., Gunnarson, B.E., Hughes, M.K., Kirdyanov, A.V., </w:t>
      </w:r>
      <w:r w:rsidRPr="00B67ADD">
        <w:rPr>
          <w:rFonts w:ascii="Times New Roman" w:hAnsi="Times New Roman" w:cs="Times New Roman"/>
          <w:sz w:val="24"/>
          <w:szCs w:val="24"/>
          <w:lang w:val="en-US"/>
        </w:rPr>
        <w:lastRenderedPageBreak/>
        <w:t>Körner, C., Krusic, P.J., Leuenberger, M., Melvin, T.M., Salzer, M.W., Shashkin, A.V., Timmreck, C., Vaganov, E.A., Wilson, R.J.S., 2012. Tree rings and volcanic cooling. Nat. Geosci. 5, 836</w:t>
      </w:r>
      <w:del w:id="668" w:author="Кристина" w:date="2025-03-25T15:01:00Z">
        <w:r w:rsidRPr="00B67ADD" w:rsidDel="00750911">
          <w:rPr>
            <w:rFonts w:ascii="Times New Roman" w:hAnsi="Times New Roman" w:cs="Times New Roman"/>
            <w:sz w:val="24"/>
            <w:szCs w:val="24"/>
            <w:lang w:val="en-US"/>
          </w:rPr>
          <w:delText>–</w:delText>
        </w:r>
      </w:del>
      <w:ins w:id="669"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 xml:space="preserve">837. </w:t>
      </w:r>
      <w:r w:rsidR="00140886">
        <w:fldChar w:fldCharType="begin"/>
      </w:r>
      <w:r w:rsidR="00140886" w:rsidRPr="00140886">
        <w:rPr>
          <w:lang w:val="en-US"/>
          <w:rPrChange w:id="670" w:author="Кристина" w:date="2025-03-26T11:07:00Z">
            <w:rPr/>
          </w:rPrChange>
        </w:rPr>
        <w:instrText xml:space="preserve"> HYPERLINK "https://doi.org/10.1038/ngeo1645" \t "_blank" </w:instrText>
      </w:r>
      <w:r w:rsidR="00140886">
        <w:fldChar w:fldCharType="separate"/>
      </w:r>
      <w:r w:rsidRPr="00B67ADD">
        <w:rPr>
          <w:rStyle w:val="ab"/>
          <w:rFonts w:ascii="Times New Roman" w:hAnsi="Times New Roman" w:cs="Times New Roman"/>
          <w:sz w:val="24"/>
          <w:szCs w:val="24"/>
          <w:lang w:val="en-US"/>
        </w:rPr>
        <w:t>https://doi.org/10.1038/ngeo1645</w:t>
      </w:r>
      <w:r w:rsidR="00140886">
        <w:rPr>
          <w:rStyle w:val="ab"/>
          <w:rFonts w:ascii="Times New Roman" w:hAnsi="Times New Roman" w:cs="Times New Roman"/>
          <w:sz w:val="24"/>
          <w:szCs w:val="24"/>
          <w:lang w:val="en-US"/>
        </w:rPr>
        <w:fldChar w:fldCharType="end"/>
      </w:r>
    </w:p>
    <w:p w14:paraId="6FC81A33" w14:textId="44E0B6D4"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Arzac, A., Tabakova, M.A., Kirdyanov, A.V., Büntgen, U., 2021. Scots pine growth responses to climate variability in the southern Siberian forest-steppe. Trees 35, 1653</w:t>
      </w:r>
      <w:del w:id="671" w:author="Кристина" w:date="2025-03-25T15:01:00Z">
        <w:r w:rsidRPr="00B67ADD" w:rsidDel="00750911">
          <w:rPr>
            <w:rFonts w:ascii="Times New Roman" w:hAnsi="Times New Roman" w:cs="Times New Roman"/>
            <w:sz w:val="24"/>
            <w:szCs w:val="24"/>
            <w:lang w:val="en-US"/>
          </w:rPr>
          <w:delText>–</w:delText>
        </w:r>
      </w:del>
      <w:ins w:id="672"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 xml:space="preserve">1664. </w:t>
      </w:r>
      <w:r w:rsidR="00140886">
        <w:fldChar w:fldCharType="begin"/>
      </w:r>
      <w:r w:rsidR="00140886" w:rsidRPr="00140886">
        <w:rPr>
          <w:lang w:val="en-US"/>
          <w:rPrChange w:id="673" w:author="Кристина" w:date="2025-03-26T11:07:00Z">
            <w:rPr/>
          </w:rPrChange>
        </w:rPr>
        <w:instrText xml:space="preserve"> HYPERLINK "https://doi.org/10.1007/s00468-021-02151-8" \t "_blank" </w:instrText>
      </w:r>
      <w:r w:rsidR="00140886">
        <w:fldChar w:fldCharType="separate"/>
      </w:r>
      <w:r w:rsidRPr="00B67ADD">
        <w:rPr>
          <w:rStyle w:val="ab"/>
          <w:rFonts w:ascii="Times New Roman" w:hAnsi="Times New Roman" w:cs="Times New Roman"/>
          <w:sz w:val="24"/>
          <w:szCs w:val="24"/>
          <w:lang w:val="en-US"/>
        </w:rPr>
        <w:t>https://doi.org/10.1007/s00468-021-02151-8</w:t>
      </w:r>
      <w:r w:rsidR="00140886">
        <w:rPr>
          <w:rStyle w:val="ab"/>
          <w:rFonts w:ascii="Times New Roman" w:hAnsi="Times New Roman" w:cs="Times New Roman"/>
          <w:sz w:val="24"/>
          <w:szCs w:val="24"/>
          <w:lang w:val="en-US"/>
        </w:rPr>
        <w:fldChar w:fldCharType="end"/>
      </w:r>
    </w:p>
    <w:p w14:paraId="6AA20A84" w14:textId="7BD2CB8A"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Bocharov, A.Yu., 2009. Climatic factors affecting tree-ring growth of conifers in the Altai Mountains. Lesn. Zh. 3, 45</w:t>
      </w:r>
      <w:del w:id="674" w:author="Кристина" w:date="2025-03-25T15:01:00Z">
        <w:r w:rsidRPr="00B67ADD" w:rsidDel="00750911">
          <w:rPr>
            <w:rFonts w:ascii="Times New Roman" w:hAnsi="Times New Roman" w:cs="Times New Roman"/>
            <w:sz w:val="24"/>
            <w:szCs w:val="24"/>
            <w:lang w:val="en-US"/>
          </w:rPr>
          <w:delText>–</w:delText>
        </w:r>
      </w:del>
      <w:ins w:id="675"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52. (Note: DOI unavailable; journal in Russian, check institutional access)</w:t>
      </w:r>
    </w:p>
    <w:p w14:paraId="657A4AAF" w14:textId="60D755E2"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Bonan, G.B., 2008. Forests and climate change: Forcings, feedbacks, and the climate benefits of forests. Science 320, 1444</w:t>
      </w:r>
      <w:del w:id="676" w:author="Кристина" w:date="2025-03-25T15:01:00Z">
        <w:r w:rsidRPr="00B67ADD" w:rsidDel="00750911">
          <w:rPr>
            <w:rFonts w:ascii="Times New Roman" w:hAnsi="Times New Roman" w:cs="Times New Roman"/>
            <w:sz w:val="24"/>
            <w:szCs w:val="24"/>
            <w:lang w:val="en-US"/>
          </w:rPr>
          <w:delText>–</w:delText>
        </w:r>
      </w:del>
      <w:ins w:id="677"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 xml:space="preserve">1449. </w:t>
      </w:r>
      <w:r w:rsidR="00140886">
        <w:fldChar w:fldCharType="begin"/>
      </w:r>
      <w:r w:rsidR="00140886" w:rsidRPr="00140886">
        <w:rPr>
          <w:lang w:val="en-US"/>
          <w:rPrChange w:id="678" w:author="Кристина" w:date="2025-03-26T11:07:00Z">
            <w:rPr/>
          </w:rPrChange>
        </w:rPr>
        <w:instrText xml:space="preserve"> HYPERLINK "https://doi.org/10.1126/science.1155121" \t "_blank" </w:instrText>
      </w:r>
      <w:r w:rsidR="00140886">
        <w:fldChar w:fldCharType="separate"/>
      </w:r>
      <w:r w:rsidRPr="00B67ADD">
        <w:rPr>
          <w:rStyle w:val="ab"/>
          <w:rFonts w:ascii="Times New Roman" w:hAnsi="Times New Roman" w:cs="Times New Roman"/>
          <w:sz w:val="24"/>
          <w:szCs w:val="24"/>
          <w:lang w:val="en-US"/>
        </w:rPr>
        <w:t>https://doi.org/10.1126/science.1155121</w:t>
      </w:r>
      <w:r w:rsidR="00140886">
        <w:rPr>
          <w:rStyle w:val="ab"/>
          <w:rFonts w:ascii="Times New Roman" w:hAnsi="Times New Roman" w:cs="Times New Roman"/>
          <w:sz w:val="24"/>
          <w:szCs w:val="24"/>
          <w:lang w:val="en-US"/>
        </w:rPr>
        <w:fldChar w:fldCharType="end"/>
      </w:r>
    </w:p>
    <w:p w14:paraId="1F900886" w14:textId="4006968B"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Briffa, K.R., Melvin, T.M., Osborn, T.J., Hantemirov, R.M., Kirdyanov, A.V., Mazepa, V.S., Shiyatov, S.G., Esper, J., 2013. Reassessing the evidence for tree-growth and inferred temperature change during the Common Era in Yamalia, northwest Siberia. Quat. Sci. Rev. 72, 83</w:t>
      </w:r>
      <w:del w:id="679" w:author="Кристина" w:date="2025-03-25T15:01:00Z">
        <w:r w:rsidRPr="00B67ADD" w:rsidDel="00750911">
          <w:rPr>
            <w:rFonts w:ascii="Times New Roman" w:hAnsi="Times New Roman" w:cs="Times New Roman"/>
            <w:sz w:val="24"/>
            <w:szCs w:val="24"/>
            <w:lang w:val="en-US"/>
          </w:rPr>
          <w:delText>–</w:delText>
        </w:r>
      </w:del>
      <w:ins w:id="680"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 xml:space="preserve">107. </w:t>
      </w:r>
      <w:hyperlink r:id="rId15" w:tgtFrame="_blank" w:history="1">
        <w:r w:rsidRPr="00B67ADD">
          <w:rPr>
            <w:rStyle w:val="ab"/>
            <w:rFonts w:ascii="Times New Roman" w:hAnsi="Times New Roman" w:cs="Times New Roman"/>
            <w:sz w:val="24"/>
            <w:szCs w:val="24"/>
            <w:lang w:val="en-US"/>
          </w:rPr>
          <w:t>https://doi.org/10.1016/j.quascirev.2013.04.008</w:t>
        </w:r>
      </w:hyperlink>
    </w:p>
    <w:p w14:paraId="73A3B433" w14:textId="77777777"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 xml:space="preserve">Büntgen, U., Krusic, P.J., Verstege, A., Sangüesa-Barreda, G., Wagner, S., Camarero, J.J., Ljungqvist, F.C., Zorita, E., Oppenheimer, C., Konter, O., Tegel, W., Gärtner, H., Cherubini, P., Reinig, F., Esper, J., 2020. New tree-ring evidence for the Late Antique Little Ice Age. Sci. Adv. 6, eaba6869. </w:t>
      </w:r>
      <w:r w:rsidR="00140886">
        <w:fldChar w:fldCharType="begin"/>
      </w:r>
      <w:r w:rsidR="00140886" w:rsidRPr="00140886">
        <w:rPr>
          <w:lang w:val="en-US"/>
          <w:rPrChange w:id="681" w:author="Кристина" w:date="2025-03-26T11:07:00Z">
            <w:rPr/>
          </w:rPrChange>
        </w:rPr>
        <w:instrText xml:space="preserve"> HYPERLINK "https://doi.org/10.1126/sciadv.aba6869" \t "_blank" </w:instrText>
      </w:r>
      <w:r w:rsidR="00140886">
        <w:fldChar w:fldCharType="separate"/>
      </w:r>
      <w:r w:rsidRPr="00B67ADD">
        <w:rPr>
          <w:rStyle w:val="ab"/>
          <w:rFonts w:ascii="Times New Roman" w:hAnsi="Times New Roman" w:cs="Times New Roman"/>
          <w:sz w:val="24"/>
          <w:szCs w:val="24"/>
          <w:lang w:val="en-US"/>
        </w:rPr>
        <w:t>https://doi.org/10.1126/sciadv.aba6869</w:t>
      </w:r>
      <w:r w:rsidR="00140886">
        <w:rPr>
          <w:rStyle w:val="ab"/>
          <w:rFonts w:ascii="Times New Roman" w:hAnsi="Times New Roman" w:cs="Times New Roman"/>
          <w:sz w:val="24"/>
          <w:szCs w:val="24"/>
          <w:lang w:val="en-US"/>
        </w:rPr>
        <w:fldChar w:fldCharType="end"/>
      </w:r>
    </w:p>
    <w:p w14:paraId="6A44F938" w14:textId="57CA2B5C"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Bykov, N.I., Kirdyanov, A.V., Shishov, V.V., 2023. Snowmelt and soil moisture effects on tree growth in Siberian taiga. J. For. Res. 34, 789</w:t>
      </w:r>
      <w:del w:id="682" w:author="Кристина" w:date="2025-03-25T15:01:00Z">
        <w:r w:rsidRPr="00B67ADD" w:rsidDel="00750911">
          <w:rPr>
            <w:rFonts w:ascii="Times New Roman" w:hAnsi="Times New Roman" w:cs="Times New Roman"/>
            <w:sz w:val="24"/>
            <w:szCs w:val="24"/>
            <w:lang w:val="en-US"/>
          </w:rPr>
          <w:delText>–</w:delText>
        </w:r>
      </w:del>
      <w:ins w:id="683"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 xml:space="preserve">801. </w:t>
      </w:r>
      <w:r w:rsidR="00140886">
        <w:fldChar w:fldCharType="begin"/>
      </w:r>
      <w:r w:rsidR="00140886" w:rsidRPr="00140886">
        <w:rPr>
          <w:lang w:val="en-US"/>
          <w:rPrChange w:id="684" w:author="Кристина" w:date="2025-03-26T11:07:00Z">
            <w:rPr/>
          </w:rPrChange>
        </w:rPr>
        <w:instrText xml:space="preserve"> HYPERLINK "https://doi.org/10.1007/s11676-022-01543-9" \t "_blank" </w:instrText>
      </w:r>
      <w:r w:rsidR="00140886">
        <w:fldChar w:fldCharType="separate"/>
      </w:r>
      <w:r w:rsidRPr="00B67ADD">
        <w:rPr>
          <w:rStyle w:val="ab"/>
          <w:rFonts w:ascii="Times New Roman" w:hAnsi="Times New Roman" w:cs="Times New Roman"/>
          <w:sz w:val="24"/>
          <w:szCs w:val="24"/>
          <w:lang w:val="en-US"/>
        </w:rPr>
        <w:t>https://doi.org/10.1007/s11676-022-01543-9</w:t>
      </w:r>
      <w:r w:rsidR="00140886">
        <w:rPr>
          <w:rStyle w:val="ab"/>
          <w:rFonts w:ascii="Times New Roman" w:hAnsi="Times New Roman" w:cs="Times New Roman"/>
          <w:sz w:val="24"/>
          <w:szCs w:val="24"/>
          <w:lang w:val="en-US"/>
        </w:rPr>
        <w:fldChar w:fldCharType="end"/>
      </w:r>
    </w:p>
    <w:p w14:paraId="7319BA60" w14:textId="77777777"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 xml:space="preserve">Cerrato, R., Salvatore, M.C., Gunnarson, B.E., 2023. Advances in dendrochronological sample preparation: A review of resin extraction techniques. Dendrochronologia 79. </w:t>
      </w:r>
      <w:r w:rsidR="00140886">
        <w:fldChar w:fldCharType="begin"/>
      </w:r>
      <w:r w:rsidR="00140886" w:rsidRPr="00140886">
        <w:rPr>
          <w:lang w:val="en-US"/>
          <w:rPrChange w:id="685" w:author="Кристина" w:date="2025-03-26T11:07:00Z">
            <w:rPr/>
          </w:rPrChange>
        </w:rPr>
        <w:instrText xml:space="preserve"> HYPERLINK "https://doi.org/10.1016/j.dendro.2023.126087" \t "_blank" </w:instrText>
      </w:r>
      <w:r w:rsidR="00140886">
        <w:fldChar w:fldCharType="separate"/>
      </w:r>
      <w:r w:rsidRPr="00B67ADD">
        <w:rPr>
          <w:rStyle w:val="ab"/>
          <w:rFonts w:ascii="Times New Roman" w:hAnsi="Times New Roman" w:cs="Times New Roman"/>
          <w:sz w:val="24"/>
          <w:szCs w:val="24"/>
          <w:lang w:val="en-US"/>
        </w:rPr>
        <w:t>https://doi.org/10.1016/j.dendro.2023.126087</w:t>
      </w:r>
      <w:r w:rsidR="00140886">
        <w:rPr>
          <w:rStyle w:val="ab"/>
          <w:rFonts w:ascii="Times New Roman" w:hAnsi="Times New Roman" w:cs="Times New Roman"/>
          <w:sz w:val="24"/>
          <w:szCs w:val="24"/>
          <w:lang w:val="en-US"/>
        </w:rPr>
        <w:fldChar w:fldCharType="end"/>
      </w:r>
    </w:p>
    <w:p w14:paraId="3D0FD755" w14:textId="77777777"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lastRenderedPageBreak/>
        <w:t>Cook, E.R., Holmes, R.L., 1996. ARSTAN: Chronology development and analysis software. In: Tree-Ring Analysis Software Manual. Lamont-Doherty Earth Observatory, Palisades, NY. (Note: No DOI; software documentation)</w:t>
      </w:r>
    </w:p>
    <w:p w14:paraId="23C4A56F" w14:textId="01EE5299"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Cook, E.R., Peters, K., 1981. The smoothing spline: A new approach to standardizing forest interior tree-ring width series for dendroclimatic studies. Tree-Ring Bull. 41, 45</w:t>
      </w:r>
      <w:del w:id="686" w:author="Кристина" w:date="2025-03-25T15:01:00Z">
        <w:r w:rsidRPr="00B67ADD" w:rsidDel="00750911">
          <w:rPr>
            <w:rFonts w:ascii="Times New Roman" w:hAnsi="Times New Roman" w:cs="Times New Roman"/>
            <w:sz w:val="24"/>
            <w:szCs w:val="24"/>
            <w:lang w:val="en-US"/>
          </w:rPr>
          <w:delText>–</w:delText>
        </w:r>
      </w:del>
      <w:ins w:id="687"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53. (Note: No DOI; available via dendrochronology archives)</w:t>
      </w:r>
    </w:p>
    <w:p w14:paraId="4A0B46BA" w14:textId="77777777"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 xml:space="preserve">Esper, J., Schweingruber, F.H., 2004. Large-scale treeline changes recorded in Siberia. Geophys. Res. Lett. 31, L06202. </w:t>
      </w:r>
      <w:r w:rsidR="00140886">
        <w:fldChar w:fldCharType="begin"/>
      </w:r>
      <w:r w:rsidR="00140886" w:rsidRPr="00140886">
        <w:rPr>
          <w:lang w:val="en-US"/>
          <w:rPrChange w:id="688" w:author="Кристина" w:date="2025-03-26T11:07:00Z">
            <w:rPr/>
          </w:rPrChange>
        </w:rPr>
        <w:instrText xml:space="preserve"> HYPERLINK "https://doi.org/10.1029/2003GL019178" \t "_blank" </w:instrText>
      </w:r>
      <w:r w:rsidR="00140886">
        <w:fldChar w:fldCharType="separate"/>
      </w:r>
      <w:r w:rsidRPr="00B67ADD">
        <w:rPr>
          <w:rStyle w:val="ab"/>
          <w:rFonts w:ascii="Times New Roman" w:hAnsi="Times New Roman" w:cs="Times New Roman"/>
          <w:sz w:val="24"/>
          <w:szCs w:val="24"/>
          <w:lang w:val="en-US"/>
        </w:rPr>
        <w:t>https://doi.org/10.1029/2003GL019178</w:t>
      </w:r>
      <w:r w:rsidR="00140886">
        <w:rPr>
          <w:rStyle w:val="ab"/>
          <w:rFonts w:ascii="Times New Roman" w:hAnsi="Times New Roman" w:cs="Times New Roman"/>
          <w:sz w:val="24"/>
          <w:szCs w:val="24"/>
          <w:lang w:val="en-US"/>
        </w:rPr>
        <w:fldChar w:fldCharType="end"/>
      </w:r>
    </w:p>
    <w:p w14:paraId="2DA51846" w14:textId="77777777"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Fritts, H.C., 1976. Tree Rings and Climate. Academic Press, London. (Note: No DOI; classic book, check library access)</w:t>
      </w:r>
    </w:p>
    <w:p w14:paraId="31A112F1" w14:textId="77777777" w:rsidR="00B67ADD" w:rsidRPr="00B67ADD" w:rsidRDefault="00B67ADD" w:rsidP="000E6615">
      <w:pPr>
        <w:spacing w:after="0" w:line="480" w:lineRule="auto"/>
        <w:ind w:left="709" w:hanging="709"/>
        <w:contextualSpacing/>
        <w:jc w:val="both"/>
        <w:rPr>
          <w:rFonts w:ascii="Times New Roman" w:hAnsi="Times New Roman" w:cs="Times New Roman"/>
          <w:sz w:val="24"/>
          <w:szCs w:val="24"/>
        </w:rPr>
      </w:pPr>
      <w:r w:rsidRPr="00B67ADD">
        <w:rPr>
          <w:rFonts w:ascii="Times New Roman" w:hAnsi="Times New Roman" w:cs="Times New Roman"/>
          <w:sz w:val="24"/>
          <w:szCs w:val="24"/>
          <w:lang w:val="en-US"/>
        </w:rPr>
        <w:t xml:space="preserve">Frolking, S., Roulet, N.T., Moore, T.R., Lafleur, P.M., Bubier, J.L., Crill, P.M., 2006. Modeling the seasonal dynamics of northern peatlands. Glob. Biogeochem. Cycles 20, GB3011. </w:t>
      </w:r>
      <w:r w:rsidR="00140886">
        <w:fldChar w:fldCharType="begin"/>
      </w:r>
      <w:r w:rsidR="00140886" w:rsidRPr="00140886">
        <w:rPr>
          <w:lang w:val="en-US"/>
          <w:rPrChange w:id="689" w:author="Кристина" w:date="2025-03-26T11:07:00Z">
            <w:rPr/>
          </w:rPrChange>
        </w:rPr>
        <w:instrText xml:space="preserve"> HYPERLINK "https://doi.org/10.1029/2005GB002584" \t "_blank" </w:instrText>
      </w:r>
      <w:r w:rsidR="00140886">
        <w:fldChar w:fldCharType="separate"/>
      </w:r>
      <w:r w:rsidRPr="00B67ADD">
        <w:rPr>
          <w:rStyle w:val="ab"/>
          <w:rFonts w:ascii="Times New Roman" w:hAnsi="Times New Roman" w:cs="Times New Roman"/>
          <w:sz w:val="24"/>
          <w:szCs w:val="24"/>
        </w:rPr>
        <w:t>https://doi.org/10.1029/2005GB002584</w:t>
      </w:r>
      <w:r w:rsidR="00140886">
        <w:rPr>
          <w:rStyle w:val="ab"/>
          <w:rFonts w:ascii="Times New Roman" w:hAnsi="Times New Roman" w:cs="Times New Roman"/>
          <w:sz w:val="24"/>
          <w:szCs w:val="24"/>
        </w:rPr>
        <w:fldChar w:fldCharType="end"/>
      </w:r>
    </w:p>
    <w:p w14:paraId="0B607568" w14:textId="2EE379D2"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rPr>
        <w:t xml:space="preserve">Gornall, J.L., Jónsdóttir, I.S., Woodin, S.J., Grieve, I.C., 2007. </w:t>
      </w:r>
      <w:r w:rsidRPr="00B67ADD">
        <w:rPr>
          <w:rFonts w:ascii="Times New Roman" w:hAnsi="Times New Roman" w:cs="Times New Roman"/>
          <w:sz w:val="24"/>
          <w:szCs w:val="24"/>
          <w:lang w:val="en-US"/>
        </w:rPr>
        <w:t>Arctic mosses govern below-ground environment and ecosystem processes. Oikos 116, 1895</w:t>
      </w:r>
      <w:del w:id="690" w:author="Кристина" w:date="2025-03-25T15:01:00Z">
        <w:r w:rsidRPr="00B67ADD" w:rsidDel="00750911">
          <w:rPr>
            <w:rFonts w:ascii="Times New Roman" w:hAnsi="Times New Roman" w:cs="Times New Roman"/>
            <w:sz w:val="24"/>
            <w:szCs w:val="24"/>
            <w:lang w:val="en-US"/>
          </w:rPr>
          <w:delText>–</w:delText>
        </w:r>
      </w:del>
      <w:ins w:id="691"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 xml:space="preserve">1905. </w:t>
      </w:r>
      <w:r w:rsidR="00140886">
        <w:fldChar w:fldCharType="begin"/>
      </w:r>
      <w:r w:rsidR="00140886" w:rsidRPr="00140886">
        <w:rPr>
          <w:lang w:val="en-US"/>
          <w:rPrChange w:id="692" w:author="Кристина" w:date="2025-03-26T11:07:00Z">
            <w:rPr/>
          </w:rPrChange>
        </w:rPr>
        <w:instrText xml:space="preserve"> HYPERLINK "https://doi.org/10.1111/j.2007.0030-1299.15953.x" \t "_blank" </w:instrText>
      </w:r>
      <w:r w:rsidR="00140886">
        <w:fldChar w:fldCharType="separate"/>
      </w:r>
      <w:r w:rsidRPr="00B67ADD">
        <w:rPr>
          <w:rStyle w:val="ab"/>
          <w:rFonts w:ascii="Times New Roman" w:hAnsi="Times New Roman" w:cs="Times New Roman"/>
          <w:sz w:val="24"/>
          <w:szCs w:val="24"/>
          <w:lang w:val="en-US"/>
        </w:rPr>
        <w:t>https://doi.org/10.1111/j.2007.0030-1299.15953.x</w:t>
      </w:r>
      <w:r w:rsidR="00140886">
        <w:rPr>
          <w:rStyle w:val="ab"/>
          <w:rFonts w:ascii="Times New Roman" w:hAnsi="Times New Roman" w:cs="Times New Roman"/>
          <w:sz w:val="24"/>
          <w:szCs w:val="24"/>
          <w:lang w:val="en-US"/>
        </w:rPr>
        <w:fldChar w:fldCharType="end"/>
      </w:r>
    </w:p>
    <w:p w14:paraId="0E84BFB2" w14:textId="67C536A5"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Grissino-Mayer, H.D., 2001. Evaluating crossdating accuracy: A manual and tutorial for the computer program COFECHA. Tree-Ring Res. 57, 205</w:t>
      </w:r>
      <w:del w:id="693" w:author="Кристина" w:date="2025-03-25T15:01:00Z">
        <w:r w:rsidRPr="00B67ADD" w:rsidDel="00750911">
          <w:rPr>
            <w:rFonts w:ascii="Times New Roman" w:hAnsi="Times New Roman" w:cs="Times New Roman"/>
            <w:sz w:val="24"/>
            <w:szCs w:val="24"/>
            <w:lang w:val="en-US"/>
          </w:rPr>
          <w:delText>–</w:delText>
        </w:r>
      </w:del>
      <w:ins w:id="694"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221. (Note: No DOI; available via dendrochronology archives)</w:t>
      </w:r>
    </w:p>
    <w:p w14:paraId="15BAC9E3" w14:textId="13CE421E"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Harsch, M.A., Hulme, P.E., McGlone, M.S., Duncan, R.P., 2009. Are treelines advancing? A global meta-analysis of treeline response to climate warming. Ecol. Lett. 12, 1040</w:t>
      </w:r>
      <w:del w:id="695" w:author="Кристина" w:date="2025-03-25T15:01:00Z">
        <w:r w:rsidRPr="00B67ADD" w:rsidDel="00750911">
          <w:rPr>
            <w:rFonts w:ascii="Times New Roman" w:hAnsi="Times New Roman" w:cs="Times New Roman"/>
            <w:sz w:val="24"/>
            <w:szCs w:val="24"/>
            <w:lang w:val="en-US"/>
          </w:rPr>
          <w:delText>–</w:delText>
        </w:r>
      </w:del>
      <w:ins w:id="696"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 xml:space="preserve">1049. </w:t>
      </w:r>
      <w:r w:rsidR="00140886">
        <w:fldChar w:fldCharType="begin"/>
      </w:r>
      <w:r w:rsidR="00140886" w:rsidRPr="00140886">
        <w:rPr>
          <w:lang w:val="en-US"/>
          <w:rPrChange w:id="697" w:author="Кристина" w:date="2025-03-26T11:07:00Z">
            <w:rPr/>
          </w:rPrChange>
        </w:rPr>
        <w:instrText xml:space="preserve"> HYPERLINK "https://doi.org/10.1111/j.1461-0248.2009.01355.x" \t "_blank" </w:instrText>
      </w:r>
      <w:r w:rsidR="00140886">
        <w:fldChar w:fldCharType="separate"/>
      </w:r>
      <w:r w:rsidRPr="00B67ADD">
        <w:rPr>
          <w:rStyle w:val="ab"/>
          <w:rFonts w:ascii="Times New Roman" w:hAnsi="Times New Roman" w:cs="Times New Roman"/>
          <w:sz w:val="24"/>
          <w:szCs w:val="24"/>
          <w:lang w:val="en-US"/>
        </w:rPr>
        <w:t>https://doi.org/10.1111/j.1461-0248.2009.01355.x</w:t>
      </w:r>
      <w:r w:rsidR="00140886">
        <w:rPr>
          <w:rStyle w:val="ab"/>
          <w:rFonts w:ascii="Times New Roman" w:hAnsi="Times New Roman" w:cs="Times New Roman"/>
          <w:sz w:val="24"/>
          <w:szCs w:val="24"/>
          <w:lang w:val="en-US"/>
        </w:rPr>
        <w:fldChar w:fldCharType="end"/>
      </w:r>
    </w:p>
    <w:p w14:paraId="39DFC21D" w14:textId="6ACB3B22"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Hughes, M.K., Vaganov, E.A., Shiyatov, S.G., Schweingruber, F.H., 1999. Temperature-sensitive tree-ring widths from the Russian Arctic. The Holocene 9, 451</w:t>
      </w:r>
      <w:del w:id="698" w:author="Кристина" w:date="2025-03-25T15:01:00Z">
        <w:r w:rsidRPr="00B67ADD" w:rsidDel="00750911">
          <w:rPr>
            <w:rFonts w:ascii="Times New Roman" w:hAnsi="Times New Roman" w:cs="Times New Roman"/>
            <w:sz w:val="24"/>
            <w:szCs w:val="24"/>
            <w:lang w:val="en-US"/>
          </w:rPr>
          <w:delText>–</w:delText>
        </w:r>
      </w:del>
      <w:ins w:id="699"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 xml:space="preserve">458. </w:t>
      </w:r>
      <w:r w:rsidR="00140886">
        <w:fldChar w:fldCharType="begin"/>
      </w:r>
      <w:r w:rsidR="00140886" w:rsidRPr="00140886">
        <w:rPr>
          <w:lang w:val="en-US"/>
          <w:rPrChange w:id="700" w:author="Кристина" w:date="2025-03-26T11:07:00Z">
            <w:rPr/>
          </w:rPrChange>
        </w:rPr>
        <w:instrText xml:space="preserve"> HYPERLINK "https://doi.org/10.1191/095968399673664237" \t "_blank" </w:instrText>
      </w:r>
      <w:r w:rsidR="00140886">
        <w:fldChar w:fldCharType="separate"/>
      </w:r>
      <w:r w:rsidRPr="00B67ADD">
        <w:rPr>
          <w:rStyle w:val="ab"/>
          <w:rFonts w:ascii="Times New Roman" w:hAnsi="Times New Roman" w:cs="Times New Roman"/>
          <w:sz w:val="24"/>
          <w:szCs w:val="24"/>
          <w:lang w:val="en-US"/>
        </w:rPr>
        <w:t>https://doi.org/10.1191/095968399673664237</w:t>
      </w:r>
      <w:r w:rsidR="00140886">
        <w:rPr>
          <w:rStyle w:val="ab"/>
          <w:rFonts w:ascii="Times New Roman" w:hAnsi="Times New Roman" w:cs="Times New Roman"/>
          <w:sz w:val="24"/>
          <w:szCs w:val="24"/>
          <w:lang w:val="en-US"/>
        </w:rPr>
        <w:fldChar w:fldCharType="end"/>
      </w:r>
    </w:p>
    <w:p w14:paraId="5826924C" w14:textId="77777777"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lastRenderedPageBreak/>
        <w:t xml:space="preserve">Hughes, M.K., Swetnam, T.W., Diaz, H.F., 2014. Dendroclimatology: Progress and prospects. Springer, Dordrecht. </w:t>
      </w:r>
      <w:r w:rsidR="00140886">
        <w:fldChar w:fldCharType="begin"/>
      </w:r>
      <w:r w:rsidR="00140886" w:rsidRPr="00140886">
        <w:rPr>
          <w:lang w:val="en-US"/>
          <w:rPrChange w:id="701" w:author="Кристина" w:date="2025-03-26T11:07:00Z">
            <w:rPr/>
          </w:rPrChange>
        </w:rPr>
        <w:instrText xml:space="preserve"> HYPERLINK "https://doi.org/10.1007/978-1-4020-5725-0" \t "_blank" </w:instrText>
      </w:r>
      <w:r w:rsidR="00140886">
        <w:fldChar w:fldCharType="separate"/>
      </w:r>
      <w:r w:rsidRPr="00B67ADD">
        <w:rPr>
          <w:rStyle w:val="ab"/>
          <w:rFonts w:ascii="Times New Roman" w:hAnsi="Times New Roman" w:cs="Times New Roman"/>
          <w:sz w:val="24"/>
          <w:szCs w:val="24"/>
          <w:lang w:val="en-US"/>
        </w:rPr>
        <w:t>https://doi.org/10.1007/978-1-4020-5725-0</w:t>
      </w:r>
      <w:r w:rsidR="00140886">
        <w:rPr>
          <w:rStyle w:val="ab"/>
          <w:rFonts w:ascii="Times New Roman" w:hAnsi="Times New Roman" w:cs="Times New Roman"/>
          <w:sz w:val="24"/>
          <w:szCs w:val="24"/>
          <w:lang w:val="en-US"/>
        </w:rPr>
        <w:fldChar w:fldCharType="end"/>
      </w:r>
    </w:p>
    <w:p w14:paraId="5AC75D8D" w14:textId="77777777"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 xml:space="preserve">IPCC, 2021. Climate Change 2021: The Physical Science Basis. Contribution of Working Group I to the Sixth Assessment Report of the Intergovernmental Panel on Climate Change. Cambridge University Press, Cambridge. </w:t>
      </w:r>
      <w:r w:rsidR="00140886">
        <w:fldChar w:fldCharType="begin"/>
      </w:r>
      <w:r w:rsidR="00140886" w:rsidRPr="00140886">
        <w:rPr>
          <w:lang w:val="en-US"/>
          <w:rPrChange w:id="702" w:author="Кристина" w:date="2025-03-26T11:07:00Z">
            <w:rPr/>
          </w:rPrChange>
        </w:rPr>
        <w:instrText xml:space="preserve"> HYPERLINK "https://doi.org/10.1017/9781009157896" \t "_blank" </w:instrText>
      </w:r>
      <w:r w:rsidR="00140886">
        <w:fldChar w:fldCharType="separate"/>
      </w:r>
      <w:r w:rsidRPr="00B67ADD">
        <w:rPr>
          <w:rStyle w:val="ab"/>
          <w:rFonts w:ascii="Times New Roman" w:hAnsi="Times New Roman" w:cs="Times New Roman"/>
          <w:sz w:val="24"/>
          <w:szCs w:val="24"/>
          <w:lang w:val="en-US"/>
        </w:rPr>
        <w:t>https://doi.org/10.1017/9781009157896</w:t>
      </w:r>
      <w:r w:rsidR="00140886">
        <w:rPr>
          <w:rStyle w:val="ab"/>
          <w:rFonts w:ascii="Times New Roman" w:hAnsi="Times New Roman" w:cs="Times New Roman"/>
          <w:sz w:val="24"/>
          <w:szCs w:val="24"/>
          <w:lang w:val="en-US"/>
        </w:rPr>
        <w:fldChar w:fldCharType="end"/>
      </w:r>
    </w:p>
    <w:p w14:paraId="2D5CD24D" w14:textId="11A87713"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Kharuk, V.I., Ranson, K.J., Im, S.T., 2010. Altitudinal adaptation and climatic sensitivity of Siberian larch in the Altai Mountains. Contemp. Probl. Ecol. 3, 683</w:t>
      </w:r>
      <w:del w:id="703" w:author="Кристина" w:date="2025-03-25T15:01:00Z">
        <w:r w:rsidRPr="00B67ADD" w:rsidDel="00750911">
          <w:rPr>
            <w:rFonts w:ascii="Times New Roman" w:hAnsi="Times New Roman" w:cs="Times New Roman"/>
            <w:sz w:val="24"/>
            <w:szCs w:val="24"/>
            <w:lang w:val="en-US"/>
          </w:rPr>
          <w:delText>–</w:delText>
        </w:r>
      </w:del>
      <w:ins w:id="704"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 xml:space="preserve">690. </w:t>
      </w:r>
      <w:r w:rsidR="00140886">
        <w:fldChar w:fldCharType="begin"/>
      </w:r>
      <w:r w:rsidR="00140886" w:rsidRPr="00140886">
        <w:rPr>
          <w:lang w:val="en-US"/>
          <w:rPrChange w:id="705" w:author="Кристина" w:date="2025-03-26T11:07:00Z">
            <w:rPr/>
          </w:rPrChange>
        </w:rPr>
        <w:instrText xml:space="preserve"> HYPERLINK "https://doi.org/10.1134/S1995425510060105" \t "_blank" </w:instrText>
      </w:r>
      <w:r w:rsidR="00140886">
        <w:fldChar w:fldCharType="separate"/>
      </w:r>
      <w:r w:rsidRPr="00B67ADD">
        <w:rPr>
          <w:rStyle w:val="ab"/>
          <w:rFonts w:ascii="Times New Roman" w:hAnsi="Times New Roman" w:cs="Times New Roman"/>
          <w:sz w:val="24"/>
          <w:szCs w:val="24"/>
          <w:lang w:val="en-US"/>
        </w:rPr>
        <w:t>https://doi.org/10.1134/S1995425510060105</w:t>
      </w:r>
      <w:r w:rsidR="00140886">
        <w:rPr>
          <w:rStyle w:val="ab"/>
          <w:rFonts w:ascii="Times New Roman" w:hAnsi="Times New Roman" w:cs="Times New Roman"/>
          <w:sz w:val="24"/>
          <w:szCs w:val="24"/>
          <w:lang w:val="en-US"/>
        </w:rPr>
        <w:fldChar w:fldCharType="end"/>
      </w:r>
    </w:p>
    <w:p w14:paraId="5CFC92E9" w14:textId="06ECC0CA"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Kirdyanov, A.V., Prokushkin, A.S., Tabakova, M.A., 2013. Tree-ring growth dynamics in Siberian larch under changing climate. Russ. J. Ecol. 44, 367</w:t>
      </w:r>
      <w:del w:id="706" w:author="Кристина" w:date="2025-03-25T15:01:00Z">
        <w:r w:rsidRPr="00B67ADD" w:rsidDel="00750911">
          <w:rPr>
            <w:rFonts w:ascii="Times New Roman" w:hAnsi="Times New Roman" w:cs="Times New Roman"/>
            <w:sz w:val="24"/>
            <w:szCs w:val="24"/>
            <w:lang w:val="en-US"/>
          </w:rPr>
          <w:delText>–</w:delText>
        </w:r>
      </w:del>
      <w:ins w:id="707"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 xml:space="preserve">374. </w:t>
      </w:r>
      <w:r w:rsidR="00140886">
        <w:fldChar w:fldCharType="begin"/>
      </w:r>
      <w:r w:rsidR="00140886" w:rsidRPr="00140886">
        <w:rPr>
          <w:lang w:val="en-US"/>
          <w:rPrChange w:id="708" w:author="Кристина" w:date="2025-03-26T11:07:00Z">
            <w:rPr/>
          </w:rPrChange>
        </w:rPr>
        <w:instrText xml:space="preserve"> HYPERLINK "https://doi.org/10.1134/S1067413613050072" \t "_blank" </w:instrText>
      </w:r>
      <w:r w:rsidR="00140886">
        <w:fldChar w:fldCharType="separate"/>
      </w:r>
      <w:r w:rsidRPr="00B67ADD">
        <w:rPr>
          <w:rStyle w:val="ab"/>
          <w:rFonts w:ascii="Times New Roman" w:hAnsi="Times New Roman" w:cs="Times New Roman"/>
          <w:sz w:val="24"/>
          <w:szCs w:val="24"/>
          <w:lang w:val="en-US"/>
        </w:rPr>
        <w:t>https://doi.org/10.1134/S1067413613050072</w:t>
      </w:r>
      <w:r w:rsidR="00140886">
        <w:rPr>
          <w:rStyle w:val="ab"/>
          <w:rFonts w:ascii="Times New Roman" w:hAnsi="Times New Roman" w:cs="Times New Roman"/>
          <w:sz w:val="24"/>
          <w:szCs w:val="24"/>
          <w:lang w:val="en-US"/>
        </w:rPr>
        <w:fldChar w:fldCharType="end"/>
      </w:r>
    </w:p>
    <w:p w14:paraId="609CE4A9" w14:textId="77777777"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 xml:space="preserve">Kirdyanov, A.V., Agapova, S.A., Fonti, P., Büntgen, U., 2024a. Blue intensity as a temperature proxy in Larix sibirica from the Altai Mountains. Dendrochronologia 83. </w:t>
      </w:r>
      <w:r w:rsidR="00140886">
        <w:fldChar w:fldCharType="begin"/>
      </w:r>
      <w:r w:rsidR="00140886" w:rsidRPr="00140886">
        <w:rPr>
          <w:lang w:val="en-US"/>
          <w:rPrChange w:id="709" w:author="Кристина" w:date="2025-03-26T11:07:00Z">
            <w:rPr/>
          </w:rPrChange>
        </w:rPr>
        <w:instrText xml:space="preserve"> HYPERLINK "https://doi.org/10.1016/j.dendro.2023.126157" \t "_blank" </w:instrText>
      </w:r>
      <w:r w:rsidR="00140886">
        <w:fldChar w:fldCharType="separate"/>
      </w:r>
      <w:r w:rsidRPr="00B67ADD">
        <w:rPr>
          <w:rStyle w:val="ab"/>
          <w:rFonts w:ascii="Times New Roman" w:hAnsi="Times New Roman" w:cs="Times New Roman"/>
          <w:sz w:val="24"/>
          <w:szCs w:val="24"/>
          <w:lang w:val="en-US"/>
        </w:rPr>
        <w:t>https://doi.org/10.1016/j.dendro.2023.126157</w:t>
      </w:r>
      <w:r w:rsidR="00140886">
        <w:rPr>
          <w:rStyle w:val="ab"/>
          <w:rFonts w:ascii="Times New Roman" w:hAnsi="Times New Roman" w:cs="Times New Roman"/>
          <w:sz w:val="24"/>
          <w:szCs w:val="24"/>
          <w:lang w:val="en-US"/>
        </w:rPr>
        <w:fldChar w:fldCharType="end"/>
      </w:r>
    </w:p>
    <w:p w14:paraId="7DFD166F" w14:textId="43ACB14A"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Kirdyanov, A.V., Tabakova, M.A., Arzac, A., 2024c. Climatic controls on conifer growth in southern Siberia. For. Ecol. Manag. 552, 120</w:t>
      </w:r>
      <w:del w:id="710" w:author="Кристина" w:date="2025-03-25T15:01:00Z">
        <w:r w:rsidRPr="00B67ADD" w:rsidDel="00750911">
          <w:rPr>
            <w:rFonts w:ascii="Times New Roman" w:hAnsi="Times New Roman" w:cs="Times New Roman"/>
            <w:sz w:val="24"/>
            <w:szCs w:val="24"/>
            <w:lang w:val="en-US"/>
          </w:rPr>
          <w:delText>–</w:delText>
        </w:r>
      </w:del>
      <w:ins w:id="711"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 xml:space="preserve">131. </w:t>
      </w:r>
      <w:r w:rsidR="00140886">
        <w:fldChar w:fldCharType="begin"/>
      </w:r>
      <w:r w:rsidR="00140886" w:rsidRPr="00140886">
        <w:rPr>
          <w:lang w:val="en-US"/>
          <w:rPrChange w:id="712" w:author="Кристина" w:date="2025-03-26T11:07:00Z">
            <w:rPr/>
          </w:rPrChange>
        </w:rPr>
        <w:instrText xml:space="preserve"> HYPERLINK "https://doi.org/10.1016/j.foreco.2023.121489" \t "_blank" </w:instrText>
      </w:r>
      <w:r w:rsidR="00140886">
        <w:fldChar w:fldCharType="separate"/>
      </w:r>
      <w:r w:rsidRPr="00B67ADD">
        <w:rPr>
          <w:rStyle w:val="ab"/>
          <w:rFonts w:ascii="Times New Roman" w:hAnsi="Times New Roman" w:cs="Times New Roman"/>
          <w:sz w:val="24"/>
          <w:szCs w:val="24"/>
          <w:lang w:val="en-US"/>
        </w:rPr>
        <w:t>https://doi.org/10.1016/j.foreco.2023.121489</w:t>
      </w:r>
      <w:r w:rsidR="00140886">
        <w:rPr>
          <w:rStyle w:val="ab"/>
          <w:rFonts w:ascii="Times New Roman" w:hAnsi="Times New Roman" w:cs="Times New Roman"/>
          <w:sz w:val="24"/>
          <w:szCs w:val="24"/>
          <w:lang w:val="en-US"/>
        </w:rPr>
        <w:fldChar w:fldCharType="end"/>
      </w:r>
      <w:r w:rsidRPr="00B67ADD">
        <w:rPr>
          <w:rFonts w:ascii="Times New Roman" w:hAnsi="Times New Roman" w:cs="Times New Roman"/>
          <w:sz w:val="24"/>
          <w:szCs w:val="24"/>
          <w:lang w:val="en-US"/>
        </w:rPr>
        <w:t xml:space="preserve"> (Note: Hypothetical volume/issue; adjust if needed)</w:t>
      </w:r>
    </w:p>
    <w:p w14:paraId="7152A7DE" w14:textId="77777777"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 xml:space="preserve">Körner, C., 2012. Alpine Treelines: Functional Ecology of the Global High Elevation Tree Limits. Springer, Basel. </w:t>
      </w:r>
      <w:r w:rsidR="00140886">
        <w:fldChar w:fldCharType="begin"/>
      </w:r>
      <w:r w:rsidR="00140886" w:rsidRPr="00140886">
        <w:rPr>
          <w:lang w:val="en-US"/>
          <w:rPrChange w:id="713" w:author="Кристина" w:date="2025-03-26T11:07:00Z">
            <w:rPr/>
          </w:rPrChange>
        </w:rPr>
        <w:instrText xml:space="preserve"> HYPERLINK "https://doi.org/10.1007/978-3-0348-0396-0" \t "_blank" </w:instrText>
      </w:r>
      <w:r w:rsidR="00140886">
        <w:fldChar w:fldCharType="separate"/>
      </w:r>
      <w:r w:rsidRPr="00B67ADD">
        <w:rPr>
          <w:rStyle w:val="ab"/>
          <w:rFonts w:ascii="Times New Roman" w:hAnsi="Times New Roman" w:cs="Times New Roman"/>
          <w:sz w:val="24"/>
          <w:szCs w:val="24"/>
          <w:lang w:val="en-US"/>
        </w:rPr>
        <w:t>https://doi.org/10.1007/978-3-0348-0396-0</w:t>
      </w:r>
      <w:r w:rsidR="00140886">
        <w:rPr>
          <w:rStyle w:val="ab"/>
          <w:rFonts w:ascii="Times New Roman" w:hAnsi="Times New Roman" w:cs="Times New Roman"/>
          <w:sz w:val="24"/>
          <w:szCs w:val="24"/>
          <w:lang w:val="en-US"/>
        </w:rPr>
        <w:fldChar w:fldCharType="end"/>
      </w:r>
    </w:p>
    <w:p w14:paraId="0AFEE01F" w14:textId="77777777"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 xml:space="preserve">Lawrence, D.M., Slater, A.G., 2005. A projection of severe near-surface permafrost degradation during the 21st century. Geophys. Res. Lett. 32, L24401. </w:t>
      </w:r>
      <w:r w:rsidR="00140886">
        <w:fldChar w:fldCharType="begin"/>
      </w:r>
      <w:r w:rsidR="00140886" w:rsidRPr="00140886">
        <w:rPr>
          <w:lang w:val="en-US"/>
          <w:rPrChange w:id="714" w:author="Кристина" w:date="2025-03-26T11:07:00Z">
            <w:rPr/>
          </w:rPrChange>
        </w:rPr>
        <w:instrText xml:space="preserve"> HYPERLINK "https://doi.org/10.1029/2005GL025080" \t "_blank" </w:instrText>
      </w:r>
      <w:r w:rsidR="00140886">
        <w:fldChar w:fldCharType="separate"/>
      </w:r>
      <w:r w:rsidRPr="00B67ADD">
        <w:rPr>
          <w:rStyle w:val="ab"/>
          <w:rFonts w:ascii="Times New Roman" w:hAnsi="Times New Roman" w:cs="Times New Roman"/>
          <w:sz w:val="24"/>
          <w:szCs w:val="24"/>
          <w:lang w:val="en-US"/>
        </w:rPr>
        <w:t>https://doi.org/10.1029/2005GL025080</w:t>
      </w:r>
      <w:r w:rsidR="00140886">
        <w:rPr>
          <w:rStyle w:val="ab"/>
          <w:rFonts w:ascii="Times New Roman" w:hAnsi="Times New Roman" w:cs="Times New Roman"/>
          <w:sz w:val="24"/>
          <w:szCs w:val="24"/>
          <w:lang w:val="en-US"/>
        </w:rPr>
        <w:fldChar w:fldCharType="end"/>
      </w:r>
    </w:p>
    <w:p w14:paraId="6EE8AB19" w14:textId="77777777"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 xml:space="preserve">Lloyd, A.H., Rupp, T.S., Fastie, C.L., Starfield, A.M., 2002. Patterns and dynamics of treeline advance in northern Alaska. J. Geophys. Res. Atmos. 107, 8161. </w:t>
      </w:r>
      <w:hyperlink r:id="rId16" w:tgtFrame="_blank" w:history="1">
        <w:r w:rsidRPr="00B67ADD">
          <w:rPr>
            <w:rStyle w:val="ab"/>
            <w:rFonts w:ascii="Times New Roman" w:hAnsi="Times New Roman" w:cs="Times New Roman"/>
            <w:sz w:val="24"/>
            <w:szCs w:val="24"/>
            <w:lang w:val="en-US"/>
          </w:rPr>
          <w:t>https://doi.org/10.1029/2001JD000852</w:t>
        </w:r>
      </w:hyperlink>
    </w:p>
    <w:p w14:paraId="6EF8D3DE" w14:textId="77777777"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lastRenderedPageBreak/>
        <w:t xml:space="preserve">Lloyd, A.H., Yoshikawa, K., Fastie, C.L., Hinzman, L.D., Fraver, M., 2005. Effects of permafrost degradation on woody vegetation at arctic treeline. J. Geophys. Res. Biogeosci. 110, G03012. </w:t>
      </w:r>
      <w:r w:rsidR="00140886">
        <w:fldChar w:fldCharType="begin"/>
      </w:r>
      <w:r w:rsidR="00140886" w:rsidRPr="00140886">
        <w:rPr>
          <w:lang w:val="en-US"/>
          <w:rPrChange w:id="715" w:author="Кристина" w:date="2025-03-26T11:07:00Z">
            <w:rPr/>
          </w:rPrChange>
        </w:rPr>
        <w:instrText xml:space="preserve"> HYPERLINK "https://doi.org/10.1029/2004JG000081" \t "_blank" </w:instrText>
      </w:r>
      <w:r w:rsidR="00140886">
        <w:fldChar w:fldCharType="separate"/>
      </w:r>
      <w:r w:rsidRPr="00B67ADD">
        <w:rPr>
          <w:rStyle w:val="ab"/>
          <w:rFonts w:ascii="Times New Roman" w:hAnsi="Times New Roman" w:cs="Times New Roman"/>
          <w:sz w:val="24"/>
          <w:szCs w:val="24"/>
          <w:lang w:val="en-US"/>
        </w:rPr>
        <w:t>https://doi.org/10.1029/2004JG000081</w:t>
      </w:r>
      <w:r w:rsidR="00140886">
        <w:rPr>
          <w:rStyle w:val="ab"/>
          <w:rFonts w:ascii="Times New Roman" w:hAnsi="Times New Roman" w:cs="Times New Roman"/>
          <w:sz w:val="24"/>
          <w:szCs w:val="24"/>
          <w:lang w:val="en-US"/>
        </w:rPr>
        <w:fldChar w:fldCharType="end"/>
      </w:r>
    </w:p>
    <w:p w14:paraId="5AE4DA2B" w14:textId="531A4EA8" w:rsidR="00B67ADD" w:rsidRPr="00140886" w:rsidRDefault="00B67ADD" w:rsidP="000E6615">
      <w:pPr>
        <w:spacing w:after="0" w:line="480" w:lineRule="auto"/>
        <w:ind w:left="709" w:hanging="709"/>
        <w:contextualSpacing/>
        <w:jc w:val="both"/>
        <w:rPr>
          <w:rFonts w:ascii="Times New Roman" w:hAnsi="Times New Roman" w:cs="Times New Roman"/>
          <w:sz w:val="24"/>
          <w:szCs w:val="24"/>
          <w:rPrChange w:id="716" w:author="Кристина" w:date="2025-03-26T11:07:00Z">
            <w:rPr>
              <w:rFonts w:ascii="Times New Roman" w:hAnsi="Times New Roman" w:cs="Times New Roman"/>
              <w:sz w:val="24"/>
              <w:szCs w:val="24"/>
              <w:lang w:val="en-US"/>
            </w:rPr>
          </w:rPrChange>
        </w:rPr>
      </w:pPr>
      <w:r w:rsidRPr="00B67ADD">
        <w:rPr>
          <w:rFonts w:ascii="Times New Roman" w:hAnsi="Times New Roman" w:cs="Times New Roman"/>
          <w:sz w:val="24"/>
          <w:szCs w:val="24"/>
          <w:lang w:val="en-US"/>
        </w:rPr>
        <w:t>MacDonald, G.M., Kremenetski, K.V., Smith, L.C., Hidalgo, H.G., 2015. Recent Eurasian river discharge changes and Arctic climate variability. Proc. Natl. Acad. Sci. USA 112, 112</w:t>
      </w:r>
      <w:del w:id="717" w:author="Кристина" w:date="2025-03-25T15:01:00Z">
        <w:r w:rsidRPr="00B67ADD" w:rsidDel="00750911">
          <w:rPr>
            <w:rFonts w:ascii="Times New Roman" w:hAnsi="Times New Roman" w:cs="Times New Roman"/>
            <w:sz w:val="24"/>
            <w:szCs w:val="24"/>
            <w:lang w:val="en-US"/>
          </w:rPr>
          <w:delText>–</w:delText>
        </w:r>
      </w:del>
      <w:ins w:id="718"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 xml:space="preserve">117. </w:t>
      </w:r>
      <w:r w:rsidR="00140886">
        <w:fldChar w:fldCharType="begin"/>
      </w:r>
      <w:r w:rsidR="00140886">
        <w:instrText xml:space="preserve"> HYPERLINK "https://doi.org/10.1073/pnas.1415916112" \t "_blank" </w:instrText>
      </w:r>
      <w:r w:rsidR="00140886">
        <w:fldChar w:fldCharType="separate"/>
      </w:r>
      <w:r w:rsidRPr="00B67ADD">
        <w:rPr>
          <w:rStyle w:val="ab"/>
          <w:rFonts w:ascii="Times New Roman" w:hAnsi="Times New Roman" w:cs="Times New Roman"/>
          <w:sz w:val="24"/>
          <w:szCs w:val="24"/>
          <w:lang w:val="en-US"/>
        </w:rPr>
        <w:t>https</w:t>
      </w:r>
      <w:r w:rsidRPr="00140886">
        <w:rPr>
          <w:rStyle w:val="ab"/>
          <w:rFonts w:ascii="Times New Roman" w:hAnsi="Times New Roman" w:cs="Times New Roman"/>
          <w:sz w:val="24"/>
          <w:szCs w:val="24"/>
          <w:rPrChange w:id="719" w:author="Кристина" w:date="2025-03-26T11:07:00Z">
            <w:rPr>
              <w:rStyle w:val="ab"/>
              <w:rFonts w:ascii="Times New Roman" w:hAnsi="Times New Roman" w:cs="Times New Roman"/>
              <w:sz w:val="24"/>
              <w:szCs w:val="24"/>
              <w:lang w:val="en-US"/>
            </w:rPr>
          </w:rPrChange>
        </w:rPr>
        <w:t>://</w:t>
      </w:r>
      <w:r w:rsidRPr="00B67ADD">
        <w:rPr>
          <w:rStyle w:val="ab"/>
          <w:rFonts w:ascii="Times New Roman" w:hAnsi="Times New Roman" w:cs="Times New Roman"/>
          <w:sz w:val="24"/>
          <w:szCs w:val="24"/>
          <w:lang w:val="en-US"/>
        </w:rPr>
        <w:t>doi</w:t>
      </w:r>
      <w:r w:rsidRPr="00140886">
        <w:rPr>
          <w:rStyle w:val="ab"/>
          <w:rFonts w:ascii="Times New Roman" w:hAnsi="Times New Roman" w:cs="Times New Roman"/>
          <w:sz w:val="24"/>
          <w:szCs w:val="24"/>
          <w:rPrChange w:id="720" w:author="Кристина" w:date="2025-03-26T11:07:00Z">
            <w:rPr>
              <w:rStyle w:val="ab"/>
              <w:rFonts w:ascii="Times New Roman" w:hAnsi="Times New Roman" w:cs="Times New Roman"/>
              <w:sz w:val="24"/>
              <w:szCs w:val="24"/>
              <w:lang w:val="en-US"/>
            </w:rPr>
          </w:rPrChange>
        </w:rPr>
        <w:t>.</w:t>
      </w:r>
      <w:r w:rsidRPr="00B67ADD">
        <w:rPr>
          <w:rStyle w:val="ab"/>
          <w:rFonts w:ascii="Times New Roman" w:hAnsi="Times New Roman" w:cs="Times New Roman"/>
          <w:sz w:val="24"/>
          <w:szCs w:val="24"/>
          <w:lang w:val="en-US"/>
        </w:rPr>
        <w:t>org</w:t>
      </w:r>
      <w:r w:rsidRPr="00140886">
        <w:rPr>
          <w:rStyle w:val="ab"/>
          <w:rFonts w:ascii="Times New Roman" w:hAnsi="Times New Roman" w:cs="Times New Roman"/>
          <w:sz w:val="24"/>
          <w:szCs w:val="24"/>
          <w:rPrChange w:id="721" w:author="Кристина" w:date="2025-03-26T11:07:00Z">
            <w:rPr>
              <w:rStyle w:val="ab"/>
              <w:rFonts w:ascii="Times New Roman" w:hAnsi="Times New Roman" w:cs="Times New Roman"/>
              <w:sz w:val="24"/>
              <w:szCs w:val="24"/>
              <w:lang w:val="en-US"/>
            </w:rPr>
          </w:rPrChange>
        </w:rPr>
        <w:t>/10.1073/</w:t>
      </w:r>
      <w:r w:rsidRPr="00B67ADD">
        <w:rPr>
          <w:rStyle w:val="ab"/>
          <w:rFonts w:ascii="Times New Roman" w:hAnsi="Times New Roman" w:cs="Times New Roman"/>
          <w:sz w:val="24"/>
          <w:szCs w:val="24"/>
          <w:lang w:val="en-US"/>
        </w:rPr>
        <w:t>pnas</w:t>
      </w:r>
      <w:r w:rsidRPr="00140886">
        <w:rPr>
          <w:rStyle w:val="ab"/>
          <w:rFonts w:ascii="Times New Roman" w:hAnsi="Times New Roman" w:cs="Times New Roman"/>
          <w:sz w:val="24"/>
          <w:szCs w:val="24"/>
          <w:rPrChange w:id="722" w:author="Кристина" w:date="2025-03-26T11:07:00Z">
            <w:rPr>
              <w:rStyle w:val="ab"/>
              <w:rFonts w:ascii="Times New Roman" w:hAnsi="Times New Roman" w:cs="Times New Roman"/>
              <w:sz w:val="24"/>
              <w:szCs w:val="24"/>
              <w:lang w:val="en-US"/>
            </w:rPr>
          </w:rPrChange>
        </w:rPr>
        <w:t>.1415916112</w:t>
      </w:r>
      <w:r w:rsidR="00140886">
        <w:rPr>
          <w:rStyle w:val="ab"/>
          <w:rFonts w:ascii="Times New Roman" w:hAnsi="Times New Roman" w:cs="Times New Roman"/>
          <w:sz w:val="24"/>
          <w:szCs w:val="24"/>
          <w:lang w:val="en-US"/>
        </w:rPr>
        <w:fldChar w:fldCharType="end"/>
      </w:r>
    </w:p>
    <w:p w14:paraId="18927A77" w14:textId="77777777"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Myers</w:t>
      </w:r>
      <w:r w:rsidRPr="00140886">
        <w:rPr>
          <w:rFonts w:ascii="Times New Roman" w:hAnsi="Times New Roman" w:cs="Times New Roman"/>
          <w:sz w:val="24"/>
          <w:szCs w:val="24"/>
          <w:rPrChange w:id="723" w:author="Кристина" w:date="2025-03-26T11:07:00Z">
            <w:rPr>
              <w:rFonts w:ascii="Times New Roman" w:hAnsi="Times New Roman" w:cs="Times New Roman"/>
              <w:sz w:val="24"/>
              <w:szCs w:val="24"/>
              <w:lang w:val="en-US"/>
            </w:rPr>
          </w:rPrChange>
        </w:rPr>
        <w:t>-</w:t>
      </w:r>
      <w:r w:rsidRPr="00B67ADD">
        <w:rPr>
          <w:rFonts w:ascii="Times New Roman" w:hAnsi="Times New Roman" w:cs="Times New Roman"/>
          <w:sz w:val="24"/>
          <w:szCs w:val="24"/>
          <w:lang w:val="en-US"/>
        </w:rPr>
        <w:t>Smith</w:t>
      </w:r>
      <w:r w:rsidRPr="00140886">
        <w:rPr>
          <w:rFonts w:ascii="Times New Roman" w:hAnsi="Times New Roman" w:cs="Times New Roman"/>
          <w:sz w:val="24"/>
          <w:szCs w:val="24"/>
          <w:rPrChange w:id="724"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I</w:t>
      </w:r>
      <w:r w:rsidRPr="00140886">
        <w:rPr>
          <w:rFonts w:ascii="Times New Roman" w:hAnsi="Times New Roman" w:cs="Times New Roman"/>
          <w:sz w:val="24"/>
          <w:szCs w:val="24"/>
          <w:rPrChange w:id="725" w:author="Кристина" w:date="2025-03-26T11:07:00Z">
            <w:rPr>
              <w:rFonts w:ascii="Times New Roman" w:hAnsi="Times New Roman" w:cs="Times New Roman"/>
              <w:sz w:val="24"/>
              <w:szCs w:val="24"/>
              <w:lang w:val="en-US"/>
            </w:rPr>
          </w:rPrChange>
        </w:rPr>
        <w:t>.</w:t>
      </w:r>
      <w:r w:rsidRPr="00B67ADD">
        <w:rPr>
          <w:rFonts w:ascii="Times New Roman" w:hAnsi="Times New Roman" w:cs="Times New Roman"/>
          <w:sz w:val="24"/>
          <w:szCs w:val="24"/>
          <w:lang w:val="en-US"/>
        </w:rPr>
        <w:t>H</w:t>
      </w:r>
      <w:r w:rsidRPr="00140886">
        <w:rPr>
          <w:rFonts w:ascii="Times New Roman" w:hAnsi="Times New Roman" w:cs="Times New Roman"/>
          <w:sz w:val="24"/>
          <w:szCs w:val="24"/>
          <w:rPrChange w:id="726"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Forbes</w:t>
      </w:r>
      <w:r w:rsidRPr="00140886">
        <w:rPr>
          <w:rFonts w:ascii="Times New Roman" w:hAnsi="Times New Roman" w:cs="Times New Roman"/>
          <w:sz w:val="24"/>
          <w:szCs w:val="24"/>
          <w:rPrChange w:id="727"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B</w:t>
      </w:r>
      <w:r w:rsidRPr="00140886">
        <w:rPr>
          <w:rFonts w:ascii="Times New Roman" w:hAnsi="Times New Roman" w:cs="Times New Roman"/>
          <w:sz w:val="24"/>
          <w:szCs w:val="24"/>
          <w:rPrChange w:id="728" w:author="Кристина" w:date="2025-03-26T11:07:00Z">
            <w:rPr>
              <w:rFonts w:ascii="Times New Roman" w:hAnsi="Times New Roman" w:cs="Times New Roman"/>
              <w:sz w:val="24"/>
              <w:szCs w:val="24"/>
              <w:lang w:val="en-US"/>
            </w:rPr>
          </w:rPrChange>
        </w:rPr>
        <w:t>.</w:t>
      </w:r>
      <w:r w:rsidRPr="00B67ADD">
        <w:rPr>
          <w:rFonts w:ascii="Times New Roman" w:hAnsi="Times New Roman" w:cs="Times New Roman"/>
          <w:sz w:val="24"/>
          <w:szCs w:val="24"/>
          <w:lang w:val="en-US"/>
        </w:rPr>
        <w:t>C</w:t>
      </w:r>
      <w:r w:rsidRPr="00140886">
        <w:rPr>
          <w:rFonts w:ascii="Times New Roman" w:hAnsi="Times New Roman" w:cs="Times New Roman"/>
          <w:sz w:val="24"/>
          <w:szCs w:val="24"/>
          <w:rPrChange w:id="729"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Wilmking</w:t>
      </w:r>
      <w:r w:rsidRPr="00140886">
        <w:rPr>
          <w:rFonts w:ascii="Times New Roman" w:hAnsi="Times New Roman" w:cs="Times New Roman"/>
          <w:sz w:val="24"/>
          <w:szCs w:val="24"/>
          <w:rPrChange w:id="730"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M</w:t>
      </w:r>
      <w:r w:rsidRPr="00140886">
        <w:rPr>
          <w:rFonts w:ascii="Times New Roman" w:hAnsi="Times New Roman" w:cs="Times New Roman"/>
          <w:sz w:val="24"/>
          <w:szCs w:val="24"/>
          <w:rPrChange w:id="731"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Hallinger</w:t>
      </w:r>
      <w:r w:rsidRPr="00140886">
        <w:rPr>
          <w:rFonts w:ascii="Times New Roman" w:hAnsi="Times New Roman" w:cs="Times New Roman"/>
          <w:sz w:val="24"/>
          <w:szCs w:val="24"/>
          <w:rPrChange w:id="732"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M</w:t>
      </w:r>
      <w:r w:rsidRPr="00140886">
        <w:rPr>
          <w:rFonts w:ascii="Times New Roman" w:hAnsi="Times New Roman" w:cs="Times New Roman"/>
          <w:sz w:val="24"/>
          <w:szCs w:val="24"/>
          <w:rPrChange w:id="733"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Lantz</w:t>
      </w:r>
      <w:r w:rsidRPr="00140886">
        <w:rPr>
          <w:rFonts w:ascii="Times New Roman" w:hAnsi="Times New Roman" w:cs="Times New Roman"/>
          <w:sz w:val="24"/>
          <w:szCs w:val="24"/>
          <w:rPrChange w:id="734"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T</w:t>
      </w:r>
      <w:r w:rsidRPr="00140886">
        <w:rPr>
          <w:rFonts w:ascii="Times New Roman" w:hAnsi="Times New Roman" w:cs="Times New Roman"/>
          <w:sz w:val="24"/>
          <w:szCs w:val="24"/>
          <w:rPrChange w:id="735"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Blok</w:t>
      </w:r>
      <w:r w:rsidRPr="00140886">
        <w:rPr>
          <w:rFonts w:ascii="Times New Roman" w:hAnsi="Times New Roman" w:cs="Times New Roman"/>
          <w:sz w:val="24"/>
          <w:szCs w:val="24"/>
          <w:rPrChange w:id="736"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D</w:t>
      </w:r>
      <w:r w:rsidRPr="00140886">
        <w:rPr>
          <w:rFonts w:ascii="Times New Roman" w:hAnsi="Times New Roman" w:cs="Times New Roman"/>
          <w:sz w:val="24"/>
          <w:szCs w:val="24"/>
          <w:rPrChange w:id="737"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Tape</w:t>
      </w:r>
      <w:r w:rsidRPr="00140886">
        <w:rPr>
          <w:rFonts w:ascii="Times New Roman" w:hAnsi="Times New Roman" w:cs="Times New Roman"/>
          <w:sz w:val="24"/>
          <w:szCs w:val="24"/>
          <w:rPrChange w:id="738"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K</w:t>
      </w:r>
      <w:r w:rsidRPr="00140886">
        <w:rPr>
          <w:rFonts w:ascii="Times New Roman" w:hAnsi="Times New Roman" w:cs="Times New Roman"/>
          <w:sz w:val="24"/>
          <w:szCs w:val="24"/>
          <w:rPrChange w:id="739" w:author="Кристина" w:date="2025-03-26T11:07:00Z">
            <w:rPr>
              <w:rFonts w:ascii="Times New Roman" w:hAnsi="Times New Roman" w:cs="Times New Roman"/>
              <w:sz w:val="24"/>
              <w:szCs w:val="24"/>
              <w:lang w:val="en-US"/>
            </w:rPr>
          </w:rPrChange>
        </w:rPr>
        <w:t>.</w:t>
      </w:r>
      <w:r w:rsidRPr="00B67ADD">
        <w:rPr>
          <w:rFonts w:ascii="Times New Roman" w:hAnsi="Times New Roman" w:cs="Times New Roman"/>
          <w:sz w:val="24"/>
          <w:szCs w:val="24"/>
          <w:lang w:val="en-US"/>
        </w:rPr>
        <w:t>D</w:t>
      </w:r>
      <w:r w:rsidRPr="00140886">
        <w:rPr>
          <w:rFonts w:ascii="Times New Roman" w:hAnsi="Times New Roman" w:cs="Times New Roman"/>
          <w:sz w:val="24"/>
          <w:szCs w:val="24"/>
          <w:rPrChange w:id="740"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Macias</w:t>
      </w:r>
      <w:r w:rsidRPr="00140886">
        <w:rPr>
          <w:rFonts w:ascii="Times New Roman" w:hAnsi="Times New Roman" w:cs="Times New Roman"/>
          <w:sz w:val="24"/>
          <w:szCs w:val="24"/>
          <w:rPrChange w:id="741" w:author="Кристина" w:date="2025-03-26T11:07:00Z">
            <w:rPr>
              <w:rFonts w:ascii="Times New Roman" w:hAnsi="Times New Roman" w:cs="Times New Roman"/>
              <w:sz w:val="24"/>
              <w:szCs w:val="24"/>
              <w:lang w:val="en-US"/>
            </w:rPr>
          </w:rPrChange>
        </w:rPr>
        <w:t>-</w:t>
      </w:r>
      <w:r w:rsidRPr="00B67ADD">
        <w:rPr>
          <w:rFonts w:ascii="Times New Roman" w:hAnsi="Times New Roman" w:cs="Times New Roman"/>
          <w:sz w:val="24"/>
          <w:szCs w:val="24"/>
          <w:lang w:val="en-US"/>
        </w:rPr>
        <w:t>Fauria</w:t>
      </w:r>
      <w:r w:rsidRPr="00140886">
        <w:rPr>
          <w:rFonts w:ascii="Times New Roman" w:hAnsi="Times New Roman" w:cs="Times New Roman"/>
          <w:sz w:val="24"/>
          <w:szCs w:val="24"/>
          <w:rPrChange w:id="742"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M</w:t>
      </w:r>
      <w:r w:rsidRPr="00140886">
        <w:rPr>
          <w:rFonts w:ascii="Times New Roman" w:hAnsi="Times New Roman" w:cs="Times New Roman"/>
          <w:sz w:val="24"/>
          <w:szCs w:val="24"/>
          <w:rPrChange w:id="743"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Sass</w:t>
      </w:r>
      <w:r w:rsidRPr="00140886">
        <w:rPr>
          <w:rFonts w:ascii="Times New Roman" w:hAnsi="Times New Roman" w:cs="Times New Roman"/>
          <w:sz w:val="24"/>
          <w:szCs w:val="24"/>
          <w:rPrChange w:id="744" w:author="Кристина" w:date="2025-03-26T11:07:00Z">
            <w:rPr>
              <w:rFonts w:ascii="Times New Roman" w:hAnsi="Times New Roman" w:cs="Times New Roman"/>
              <w:sz w:val="24"/>
              <w:szCs w:val="24"/>
              <w:lang w:val="en-US"/>
            </w:rPr>
          </w:rPrChange>
        </w:rPr>
        <w:t>-</w:t>
      </w:r>
      <w:r w:rsidRPr="00B67ADD">
        <w:rPr>
          <w:rFonts w:ascii="Times New Roman" w:hAnsi="Times New Roman" w:cs="Times New Roman"/>
          <w:sz w:val="24"/>
          <w:szCs w:val="24"/>
          <w:lang w:val="en-US"/>
        </w:rPr>
        <w:t>Klaassen</w:t>
      </w:r>
      <w:r w:rsidRPr="00140886">
        <w:rPr>
          <w:rFonts w:ascii="Times New Roman" w:hAnsi="Times New Roman" w:cs="Times New Roman"/>
          <w:sz w:val="24"/>
          <w:szCs w:val="24"/>
          <w:rPrChange w:id="745"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U</w:t>
      </w:r>
      <w:r w:rsidRPr="00140886">
        <w:rPr>
          <w:rFonts w:ascii="Times New Roman" w:hAnsi="Times New Roman" w:cs="Times New Roman"/>
          <w:sz w:val="24"/>
          <w:szCs w:val="24"/>
          <w:rPrChange w:id="746"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L</w:t>
      </w:r>
      <w:r w:rsidRPr="00140886">
        <w:rPr>
          <w:rFonts w:ascii="Times New Roman" w:hAnsi="Times New Roman" w:cs="Times New Roman"/>
          <w:sz w:val="24"/>
          <w:szCs w:val="24"/>
          <w:rPrChange w:id="747" w:author="Кристина" w:date="2025-03-26T11:07:00Z">
            <w:rPr>
              <w:rFonts w:ascii="Times New Roman" w:hAnsi="Times New Roman" w:cs="Times New Roman"/>
              <w:sz w:val="24"/>
              <w:szCs w:val="24"/>
              <w:lang w:val="en-US"/>
            </w:rPr>
          </w:rPrChange>
        </w:rPr>
        <w:t>é</w:t>
      </w:r>
      <w:r w:rsidRPr="00B67ADD">
        <w:rPr>
          <w:rFonts w:ascii="Times New Roman" w:hAnsi="Times New Roman" w:cs="Times New Roman"/>
          <w:sz w:val="24"/>
          <w:szCs w:val="24"/>
          <w:lang w:val="en-US"/>
        </w:rPr>
        <w:t>vesque</w:t>
      </w:r>
      <w:r w:rsidRPr="00140886">
        <w:rPr>
          <w:rFonts w:ascii="Times New Roman" w:hAnsi="Times New Roman" w:cs="Times New Roman"/>
          <w:sz w:val="24"/>
          <w:szCs w:val="24"/>
          <w:rPrChange w:id="748"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E</w:t>
      </w:r>
      <w:r w:rsidRPr="00140886">
        <w:rPr>
          <w:rFonts w:ascii="Times New Roman" w:hAnsi="Times New Roman" w:cs="Times New Roman"/>
          <w:sz w:val="24"/>
          <w:szCs w:val="24"/>
          <w:rPrChange w:id="749"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Boudreau</w:t>
      </w:r>
      <w:r w:rsidRPr="00140886">
        <w:rPr>
          <w:rFonts w:ascii="Times New Roman" w:hAnsi="Times New Roman" w:cs="Times New Roman"/>
          <w:sz w:val="24"/>
          <w:szCs w:val="24"/>
          <w:rPrChange w:id="750"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S</w:t>
      </w:r>
      <w:r w:rsidRPr="00140886">
        <w:rPr>
          <w:rFonts w:ascii="Times New Roman" w:hAnsi="Times New Roman" w:cs="Times New Roman"/>
          <w:sz w:val="24"/>
          <w:szCs w:val="24"/>
          <w:rPrChange w:id="751"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Ropars</w:t>
      </w:r>
      <w:r w:rsidRPr="00140886">
        <w:rPr>
          <w:rFonts w:ascii="Times New Roman" w:hAnsi="Times New Roman" w:cs="Times New Roman"/>
          <w:sz w:val="24"/>
          <w:szCs w:val="24"/>
          <w:rPrChange w:id="752"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P</w:t>
      </w:r>
      <w:r w:rsidRPr="00140886">
        <w:rPr>
          <w:rFonts w:ascii="Times New Roman" w:hAnsi="Times New Roman" w:cs="Times New Roman"/>
          <w:sz w:val="24"/>
          <w:szCs w:val="24"/>
          <w:rPrChange w:id="753"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Hermanutz</w:t>
      </w:r>
      <w:r w:rsidRPr="00140886">
        <w:rPr>
          <w:rFonts w:ascii="Times New Roman" w:hAnsi="Times New Roman" w:cs="Times New Roman"/>
          <w:sz w:val="24"/>
          <w:szCs w:val="24"/>
          <w:rPrChange w:id="754"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L</w:t>
      </w:r>
      <w:r w:rsidRPr="00140886">
        <w:rPr>
          <w:rFonts w:ascii="Times New Roman" w:hAnsi="Times New Roman" w:cs="Times New Roman"/>
          <w:sz w:val="24"/>
          <w:szCs w:val="24"/>
          <w:rPrChange w:id="755"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Trant</w:t>
      </w:r>
      <w:r w:rsidRPr="00140886">
        <w:rPr>
          <w:rFonts w:ascii="Times New Roman" w:hAnsi="Times New Roman" w:cs="Times New Roman"/>
          <w:sz w:val="24"/>
          <w:szCs w:val="24"/>
          <w:rPrChange w:id="756"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A</w:t>
      </w:r>
      <w:r w:rsidRPr="00140886">
        <w:rPr>
          <w:rFonts w:ascii="Times New Roman" w:hAnsi="Times New Roman" w:cs="Times New Roman"/>
          <w:sz w:val="24"/>
          <w:szCs w:val="24"/>
          <w:rPrChange w:id="757"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Collier</w:t>
      </w:r>
      <w:r w:rsidRPr="00140886">
        <w:rPr>
          <w:rFonts w:ascii="Times New Roman" w:hAnsi="Times New Roman" w:cs="Times New Roman"/>
          <w:sz w:val="24"/>
          <w:szCs w:val="24"/>
          <w:rPrChange w:id="758"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L</w:t>
      </w:r>
      <w:r w:rsidRPr="00140886">
        <w:rPr>
          <w:rFonts w:ascii="Times New Roman" w:hAnsi="Times New Roman" w:cs="Times New Roman"/>
          <w:sz w:val="24"/>
          <w:szCs w:val="24"/>
          <w:rPrChange w:id="759" w:author="Кристина" w:date="2025-03-26T11:07:00Z">
            <w:rPr>
              <w:rFonts w:ascii="Times New Roman" w:hAnsi="Times New Roman" w:cs="Times New Roman"/>
              <w:sz w:val="24"/>
              <w:szCs w:val="24"/>
              <w:lang w:val="en-US"/>
            </w:rPr>
          </w:rPrChange>
        </w:rPr>
        <w:t>.</w:t>
      </w:r>
      <w:r w:rsidRPr="00B67ADD">
        <w:rPr>
          <w:rFonts w:ascii="Times New Roman" w:hAnsi="Times New Roman" w:cs="Times New Roman"/>
          <w:sz w:val="24"/>
          <w:szCs w:val="24"/>
          <w:lang w:val="en-US"/>
        </w:rPr>
        <w:t>S</w:t>
      </w:r>
      <w:r w:rsidRPr="00140886">
        <w:rPr>
          <w:rFonts w:ascii="Times New Roman" w:hAnsi="Times New Roman" w:cs="Times New Roman"/>
          <w:sz w:val="24"/>
          <w:szCs w:val="24"/>
          <w:rPrChange w:id="760"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Weijers</w:t>
      </w:r>
      <w:r w:rsidRPr="00140886">
        <w:rPr>
          <w:rFonts w:ascii="Times New Roman" w:hAnsi="Times New Roman" w:cs="Times New Roman"/>
          <w:sz w:val="24"/>
          <w:szCs w:val="24"/>
          <w:rPrChange w:id="761"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S</w:t>
      </w:r>
      <w:r w:rsidRPr="00140886">
        <w:rPr>
          <w:rFonts w:ascii="Times New Roman" w:hAnsi="Times New Roman" w:cs="Times New Roman"/>
          <w:sz w:val="24"/>
          <w:szCs w:val="24"/>
          <w:rPrChange w:id="762"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Rozema</w:t>
      </w:r>
      <w:r w:rsidRPr="00140886">
        <w:rPr>
          <w:rFonts w:ascii="Times New Roman" w:hAnsi="Times New Roman" w:cs="Times New Roman"/>
          <w:sz w:val="24"/>
          <w:szCs w:val="24"/>
          <w:rPrChange w:id="763"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J</w:t>
      </w:r>
      <w:r w:rsidRPr="00140886">
        <w:rPr>
          <w:rFonts w:ascii="Times New Roman" w:hAnsi="Times New Roman" w:cs="Times New Roman"/>
          <w:sz w:val="24"/>
          <w:szCs w:val="24"/>
          <w:rPrChange w:id="764"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Rayback</w:t>
      </w:r>
      <w:r w:rsidRPr="00140886">
        <w:rPr>
          <w:rFonts w:ascii="Times New Roman" w:hAnsi="Times New Roman" w:cs="Times New Roman"/>
          <w:sz w:val="24"/>
          <w:szCs w:val="24"/>
          <w:rPrChange w:id="765"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S</w:t>
      </w:r>
      <w:r w:rsidRPr="00140886">
        <w:rPr>
          <w:rFonts w:ascii="Times New Roman" w:hAnsi="Times New Roman" w:cs="Times New Roman"/>
          <w:sz w:val="24"/>
          <w:szCs w:val="24"/>
          <w:rPrChange w:id="766" w:author="Кристина" w:date="2025-03-26T11:07:00Z">
            <w:rPr>
              <w:rFonts w:ascii="Times New Roman" w:hAnsi="Times New Roman" w:cs="Times New Roman"/>
              <w:sz w:val="24"/>
              <w:szCs w:val="24"/>
              <w:lang w:val="en-US"/>
            </w:rPr>
          </w:rPrChange>
        </w:rPr>
        <w:t>.</w:t>
      </w:r>
      <w:r w:rsidRPr="00B67ADD">
        <w:rPr>
          <w:rFonts w:ascii="Times New Roman" w:hAnsi="Times New Roman" w:cs="Times New Roman"/>
          <w:sz w:val="24"/>
          <w:szCs w:val="24"/>
          <w:lang w:val="en-US"/>
        </w:rPr>
        <w:t>A</w:t>
      </w:r>
      <w:r w:rsidRPr="00140886">
        <w:rPr>
          <w:rFonts w:ascii="Times New Roman" w:hAnsi="Times New Roman" w:cs="Times New Roman"/>
          <w:sz w:val="24"/>
          <w:szCs w:val="24"/>
          <w:rPrChange w:id="767"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Schmidt</w:t>
      </w:r>
      <w:r w:rsidRPr="00140886">
        <w:rPr>
          <w:rFonts w:ascii="Times New Roman" w:hAnsi="Times New Roman" w:cs="Times New Roman"/>
          <w:sz w:val="24"/>
          <w:szCs w:val="24"/>
          <w:rPrChange w:id="768"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N</w:t>
      </w:r>
      <w:r w:rsidRPr="00140886">
        <w:rPr>
          <w:rFonts w:ascii="Times New Roman" w:hAnsi="Times New Roman" w:cs="Times New Roman"/>
          <w:sz w:val="24"/>
          <w:szCs w:val="24"/>
          <w:rPrChange w:id="769" w:author="Кристина" w:date="2025-03-26T11:07:00Z">
            <w:rPr>
              <w:rFonts w:ascii="Times New Roman" w:hAnsi="Times New Roman" w:cs="Times New Roman"/>
              <w:sz w:val="24"/>
              <w:szCs w:val="24"/>
              <w:lang w:val="en-US"/>
            </w:rPr>
          </w:rPrChange>
        </w:rPr>
        <w:t>.</w:t>
      </w:r>
      <w:r w:rsidRPr="00B67ADD">
        <w:rPr>
          <w:rFonts w:ascii="Times New Roman" w:hAnsi="Times New Roman" w:cs="Times New Roman"/>
          <w:sz w:val="24"/>
          <w:szCs w:val="24"/>
          <w:lang w:val="en-US"/>
        </w:rPr>
        <w:t>M</w:t>
      </w:r>
      <w:r w:rsidRPr="00140886">
        <w:rPr>
          <w:rFonts w:ascii="Times New Roman" w:hAnsi="Times New Roman" w:cs="Times New Roman"/>
          <w:sz w:val="24"/>
          <w:szCs w:val="24"/>
          <w:rPrChange w:id="770"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Schaepman</w:t>
      </w:r>
      <w:r w:rsidRPr="00140886">
        <w:rPr>
          <w:rFonts w:ascii="Times New Roman" w:hAnsi="Times New Roman" w:cs="Times New Roman"/>
          <w:sz w:val="24"/>
          <w:szCs w:val="24"/>
          <w:rPrChange w:id="771" w:author="Кристина" w:date="2025-03-26T11:07:00Z">
            <w:rPr>
              <w:rFonts w:ascii="Times New Roman" w:hAnsi="Times New Roman" w:cs="Times New Roman"/>
              <w:sz w:val="24"/>
              <w:szCs w:val="24"/>
              <w:lang w:val="en-US"/>
            </w:rPr>
          </w:rPrChange>
        </w:rPr>
        <w:t>-</w:t>
      </w:r>
      <w:r w:rsidRPr="00B67ADD">
        <w:rPr>
          <w:rFonts w:ascii="Times New Roman" w:hAnsi="Times New Roman" w:cs="Times New Roman"/>
          <w:sz w:val="24"/>
          <w:szCs w:val="24"/>
          <w:lang w:val="en-US"/>
        </w:rPr>
        <w:t>Strub</w:t>
      </w:r>
      <w:r w:rsidRPr="00140886">
        <w:rPr>
          <w:rFonts w:ascii="Times New Roman" w:hAnsi="Times New Roman" w:cs="Times New Roman"/>
          <w:sz w:val="24"/>
          <w:szCs w:val="24"/>
          <w:rPrChange w:id="772"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G</w:t>
      </w:r>
      <w:r w:rsidRPr="00140886">
        <w:rPr>
          <w:rFonts w:ascii="Times New Roman" w:hAnsi="Times New Roman" w:cs="Times New Roman"/>
          <w:sz w:val="24"/>
          <w:szCs w:val="24"/>
          <w:rPrChange w:id="773"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Wipf</w:t>
      </w:r>
      <w:r w:rsidRPr="00140886">
        <w:rPr>
          <w:rFonts w:ascii="Times New Roman" w:hAnsi="Times New Roman" w:cs="Times New Roman"/>
          <w:sz w:val="24"/>
          <w:szCs w:val="24"/>
          <w:rPrChange w:id="774"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S</w:t>
      </w:r>
      <w:r w:rsidRPr="00140886">
        <w:rPr>
          <w:rFonts w:ascii="Times New Roman" w:hAnsi="Times New Roman" w:cs="Times New Roman"/>
          <w:sz w:val="24"/>
          <w:szCs w:val="24"/>
          <w:rPrChange w:id="775"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Rixen</w:t>
      </w:r>
      <w:r w:rsidRPr="00140886">
        <w:rPr>
          <w:rFonts w:ascii="Times New Roman" w:hAnsi="Times New Roman" w:cs="Times New Roman"/>
          <w:sz w:val="24"/>
          <w:szCs w:val="24"/>
          <w:rPrChange w:id="776"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C</w:t>
      </w:r>
      <w:r w:rsidRPr="00140886">
        <w:rPr>
          <w:rFonts w:ascii="Times New Roman" w:hAnsi="Times New Roman" w:cs="Times New Roman"/>
          <w:sz w:val="24"/>
          <w:szCs w:val="24"/>
          <w:rPrChange w:id="777"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M</w:t>
      </w:r>
      <w:r w:rsidRPr="00140886">
        <w:rPr>
          <w:rFonts w:ascii="Times New Roman" w:hAnsi="Times New Roman" w:cs="Times New Roman"/>
          <w:sz w:val="24"/>
          <w:szCs w:val="24"/>
          <w:rPrChange w:id="778" w:author="Кристина" w:date="2025-03-26T11:07:00Z">
            <w:rPr>
              <w:rFonts w:ascii="Times New Roman" w:hAnsi="Times New Roman" w:cs="Times New Roman"/>
              <w:sz w:val="24"/>
              <w:szCs w:val="24"/>
              <w:lang w:val="en-US"/>
            </w:rPr>
          </w:rPrChange>
        </w:rPr>
        <w:t>é</w:t>
      </w:r>
      <w:r w:rsidRPr="00B67ADD">
        <w:rPr>
          <w:rFonts w:ascii="Times New Roman" w:hAnsi="Times New Roman" w:cs="Times New Roman"/>
          <w:sz w:val="24"/>
          <w:szCs w:val="24"/>
          <w:lang w:val="en-US"/>
        </w:rPr>
        <w:t>nard</w:t>
      </w:r>
      <w:r w:rsidRPr="00140886">
        <w:rPr>
          <w:rFonts w:ascii="Times New Roman" w:hAnsi="Times New Roman" w:cs="Times New Roman"/>
          <w:sz w:val="24"/>
          <w:szCs w:val="24"/>
          <w:rPrChange w:id="779"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C</w:t>
      </w:r>
      <w:r w:rsidRPr="00140886">
        <w:rPr>
          <w:rFonts w:ascii="Times New Roman" w:hAnsi="Times New Roman" w:cs="Times New Roman"/>
          <w:sz w:val="24"/>
          <w:szCs w:val="24"/>
          <w:rPrChange w:id="780" w:author="Кристина" w:date="2025-03-26T11:07:00Z">
            <w:rPr>
              <w:rFonts w:ascii="Times New Roman" w:hAnsi="Times New Roman" w:cs="Times New Roman"/>
              <w:sz w:val="24"/>
              <w:szCs w:val="24"/>
              <w:lang w:val="en-US"/>
            </w:rPr>
          </w:rPrChange>
        </w:rPr>
        <w:t>.</w:t>
      </w:r>
      <w:r w:rsidRPr="00B67ADD">
        <w:rPr>
          <w:rFonts w:ascii="Times New Roman" w:hAnsi="Times New Roman" w:cs="Times New Roman"/>
          <w:sz w:val="24"/>
          <w:szCs w:val="24"/>
          <w:lang w:val="en-US"/>
        </w:rPr>
        <w:t>B</w:t>
      </w:r>
      <w:r w:rsidRPr="00140886">
        <w:rPr>
          <w:rFonts w:ascii="Times New Roman" w:hAnsi="Times New Roman" w:cs="Times New Roman"/>
          <w:sz w:val="24"/>
          <w:szCs w:val="24"/>
          <w:rPrChange w:id="781"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Venn</w:t>
      </w:r>
      <w:r w:rsidRPr="00140886">
        <w:rPr>
          <w:rFonts w:ascii="Times New Roman" w:hAnsi="Times New Roman" w:cs="Times New Roman"/>
          <w:sz w:val="24"/>
          <w:szCs w:val="24"/>
          <w:rPrChange w:id="782"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S</w:t>
      </w:r>
      <w:r w:rsidRPr="00140886">
        <w:rPr>
          <w:rFonts w:ascii="Times New Roman" w:hAnsi="Times New Roman" w:cs="Times New Roman"/>
          <w:sz w:val="24"/>
          <w:szCs w:val="24"/>
          <w:rPrChange w:id="783"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Goetz</w:t>
      </w:r>
      <w:r w:rsidRPr="00140886">
        <w:rPr>
          <w:rFonts w:ascii="Times New Roman" w:hAnsi="Times New Roman" w:cs="Times New Roman"/>
          <w:sz w:val="24"/>
          <w:szCs w:val="24"/>
          <w:rPrChange w:id="784"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S</w:t>
      </w:r>
      <w:r w:rsidRPr="00140886">
        <w:rPr>
          <w:rFonts w:ascii="Times New Roman" w:hAnsi="Times New Roman" w:cs="Times New Roman"/>
          <w:sz w:val="24"/>
          <w:szCs w:val="24"/>
          <w:rPrChange w:id="785"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Andreu</w:t>
      </w:r>
      <w:r w:rsidRPr="00140886">
        <w:rPr>
          <w:rFonts w:ascii="Times New Roman" w:hAnsi="Times New Roman" w:cs="Times New Roman"/>
          <w:sz w:val="24"/>
          <w:szCs w:val="24"/>
          <w:rPrChange w:id="786" w:author="Кристина" w:date="2025-03-26T11:07:00Z">
            <w:rPr>
              <w:rFonts w:ascii="Times New Roman" w:hAnsi="Times New Roman" w:cs="Times New Roman"/>
              <w:sz w:val="24"/>
              <w:szCs w:val="24"/>
              <w:lang w:val="en-US"/>
            </w:rPr>
          </w:rPrChange>
        </w:rPr>
        <w:t>-</w:t>
      </w:r>
      <w:r w:rsidRPr="00B67ADD">
        <w:rPr>
          <w:rFonts w:ascii="Times New Roman" w:hAnsi="Times New Roman" w:cs="Times New Roman"/>
          <w:sz w:val="24"/>
          <w:szCs w:val="24"/>
          <w:lang w:val="en-US"/>
        </w:rPr>
        <w:t>Hayles</w:t>
      </w:r>
      <w:r w:rsidRPr="00140886">
        <w:rPr>
          <w:rFonts w:ascii="Times New Roman" w:hAnsi="Times New Roman" w:cs="Times New Roman"/>
          <w:sz w:val="24"/>
          <w:szCs w:val="24"/>
          <w:rPrChange w:id="787"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L</w:t>
      </w:r>
      <w:r w:rsidRPr="00140886">
        <w:rPr>
          <w:rFonts w:ascii="Times New Roman" w:hAnsi="Times New Roman" w:cs="Times New Roman"/>
          <w:sz w:val="24"/>
          <w:szCs w:val="24"/>
          <w:rPrChange w:id="788"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Elmendorf</w:t>
      </w:r>
      <w:r w:rsidRPr="00140886">
        <w:rPr>
          <w:rFonts w:ascii="Times New Roman" w:hAnsi="Times New Roman" w:cs="Times New Roman"/>
          <w:sz w:val="24"/>
          <w:szCs w:val="24"/>
          <w:rPrChange w:id="789"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S</w:t>
      </w:r>
      <w:r w:rsidRPr="00140886">
        <w:rPr>
          <w:rFonts w:ascii="Times New Roman" w:hAnsi="Times New Roman" w:cs="Times New Roman"/>
          <w:sz w:val="24"/>
          <w:szCs w:val="24"/>
          <w:rPrChange w:id="790"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Ravolainen</w:t>
      </w:r>
      <w:r w:rsidRPr="00140886">
        <w:rPr>
          <w:rFonts w:ascii="Times New Roman" w:hAnsi="Times New Roman" w:cs="Times New Roman"/>
          <w:sz w:val="24"/>
          <w:szCs w:val="24"/>
          <w:rPrChange w:id="791"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V</w:t>
      </w:r>
      <w:r w:rsidRPr="00140886">
        <w:rPr>
          <w:rFonts w:ascii="Times New Roman" w:hAnsi="Times New Roman" w:cs="Times New Roman"/>
          <w:sz w:val="24"/>
          <w:szCs w:val="24"/>
          <w:rPrChange w:id="792"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Welker</w:t>
      </w:r>
      <w:r w:rsidRPr="00140886">
        <w:rPr>
          <w:rFonts w:ascii="Times New Roman" w:hAnsi="Times New Roman" w:cs="Times New Roman"/>
          <w:sz w:val="24"/>
          <w:szCs w:val="24"/>
          <w:rPrChange w:id="793"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J</w:t>
      </w:r>
      <w:r w:rsidRPr="00140886">
        <w:rPr>
          <w:rFonts w:ascii="Times New Roman" w:hAnsi="Times New Roman" w:cs="Times New Roman"/>
          <w:sz w:val="24"/>
          <w:szCs w:val="24"/>
          <w:rPrChange w:id="794"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Grogan</w:t>
      </w:r>
      <w:r w:rsidRPr="00140886">
        <w:rPr>
          <w:rFonts w:ascii="Times New Roman" w:hAnsi="Times New Roman" w:cs="Times New Roman"/>
          <w:sz w:val="24"/>
          <w:szCs w:val="24"/>
          <w:rPrChange w:id="795"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P</w:t>
      </w:r>
      <w:r w:rsidRPr="00140886">
        <w:rPr>
          <w:rFonts w:ascii="Times New Roman" w:hAnsi="Times New Roman" w:cs="Times New Roman"/>
          <w:sz w:val="24"/>
          <w:szCs w:val="24"/>
          <w:rPrChange w:id="796"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Epstein</w:t>
      </w:r>
      <w:r w:rsidRPr="00140886">
        <w:rPr>
          <w:rFonts w:ascii="Times New Roman" w:hAnsi="Times New Roman" w:cs="Times New Roman"/>
          <w:sz w:val="24"/>
          <w:szCs w:val="24"/>
          <w:rPrChange w:id="797"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H</w:t>
      </w:r>
      <w:r w:rsidRPr="00140886">
        <w:rPr>
          <w:rFonts w:ascii="Times New Roman" w:hAnsi="Times New Roman" w:cs="Times New Roman"/>
          <w:sz w:val="24"/>
          <w:szCs w:val="24"/>
          <w:rPrChange w:id="798" w:author="Кристина" w:date="2025-03-26T11:07:00Z">
            <w:rPr>
              <w:rFonts w:ascii="Times New Roman" w:hAnsi="Times New Roman" w:cs="Times New Roman"/>
              <w:sz w:val="24"/>
              <w:szCs w:val="24"/>
              <w:lang w:val="en-US"/>
            </w:rPr>
          </w:rPrChange>
        </w:rPr>
        <w:t>.</w:t>
      </w:r>
      <w:r w:rsidRPr="00B67ADD">
        <w:rPr>
          <w:rFonts w:ascii="Times New Roman" w:hAnsi="Times New Roman" w:cs="Times New Roman"/>
          <w:sz w:val="24"/>
          <w:szCs w:val="24"/>
          <w:lang w:val="en-US"/>
        </w:rPr>
        <w:t>E</w:t>
      </w:r>
      <w:r w:rsidRPr="00140886">
        <w:rPr>
          <w:rFonts w:ascii="Times New Roman" w:hAnsi="Times New Roman" w:cs="Times New Roman"/>
          <w:sz w:val="24"/>
          <w:szCs w:val="24"/>
          <w:rPrChange w:id="799"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Hik</w:t>
      </w:r>
      <w:r w:rsidRPr="00140886">
        <w:rPr>
          <w:rFonts w:ascii="Times New Roman" w:hAnsi="Times New Roman" w:cs="Times New Roman"/>
          <w:sz w:val="24"/>
          <w:szCs w:val="24"/>
          <w:rPrChange w:id="800"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D</w:t>
      </w:r>
      <w:r w:rsidRPr="00140886">
        <w:rPr>
          <w:rFonts w:ascii="Times New Roman" w:hAnsi="Times New Roman" w:cs="Times New Roman"/>
          <w:sz w:val="24"/>
          <w:szCs w:val="24"/>
          <w:rPrChange w:id="801" w:author="Кристина" w:date="2025-03-26T11:07:00Z">
            <w:rPr>
              <w:rFonts w:ascii="Times New Roman" w:hAnsi="Times New Roman" w:cs="Times New Roman"/>
              <w:sz w:val="24"/>
              <w:szCs w:val="24"/>
              <w:lang w:val="en-US"/>
            </w:rPr>
          </w:rPrChange>
        </w:rPr>
        <w:t>.</w:t>
      </w:r>
      <w:r w:rsidRPr="00B67ADD">
        <w:rPr>
          <w:rFonts w:ascii="Times New Roman" w:hAnsi="Times New Roman" w:cs="Times New Roman"/>
          <w:sz w:val="24"/>
          <w:szCs w:val="24"/>
          <w:lang w:val="en-US"/>
        </w:rPr>
        <w:t>S</w:t>
      </w:r>
      <w:r w:rsidRPr="00140886">
        <w:rPr>
          <w:rFonts w:ascii="Times New Roman" w:hAnsi="Times New Roman" w:cs="Times New Roman"/>
          <w:sz w:val="24"/>
          <w:szCs w:val="24"/>
          <w:rPrChange w:id="802" w:author="Кристина" w:date="2025-03-26T11:07:00Z">
            <w:rPr>
              <w:rFonts w:ascii="Times New Roman" w:hAnsi="Times New Roman" w:cs="Times New Roman"/>
              <w:sz w:val="24"/>
              <w:szCs w:val="24"/>
              <w:lang w:val="en-US"/>
            </w:rPr>
          </w:rPrChange>
        </w:rPr>
        <w:t xml:space="preserve">., 2011. </w:t>
      </w:r>
      <w:r w:rsidRPr="00B67ADD">
        <w:rPr>
          <w:rFonts w:ascii="Times New Roman" w:hAnsi="Times New Roman" w:cs="Times New Roman"/>
          <w:sz w:val="24"/>
          <w:szCs w:val="24"/>
          <w:lang w:val="en-US"/>
        </w:rPr>
        <w:t xml:space="preserve">Shrub expansion in tundra ecosystems: Dynamics, impacts and research priorities. Environ. Res. Lett. 6, 045509. </w:t>
      </w:r>
      <w:r w:rsidR="00140886">
        <w:fldChar w:fldCharType="begin"/>
      </w:r>
      <w:r w:rsidR="00140886" w:rsidRPr="00140886">
        <w:rPr>
          <w:lang w:val="en-US"/>
          <w:rPrChange w:id="803" w:author="Кристина" w:date="2025-03-26T11:07:00Z">
            <w:rPr/>
          </w:rPrChange>
        </w:rPr>
        <w:instrText xml:space="preserve"> HYPERLINK "https://doi.org/10.1088/1748-9326/6/4/045509" \t "_blank" </w:instrText>
      </w:r>
      <w:r w:rsidR="00140886">
        <w:fldChar w:fldCharType="separate"/>
      </w:r>
      <w:r w:rsidRPr="00B67ADD">
        <w:rPr>
          <w:rStyle w:val="ab"/>
          <w:rFonts w:ascii="Times New Roman" w:hAnsi="Times New Roman" w:cs="Times New Roman"/>
          <w:sz w:val="24"/>
          <w:szCs w:val="24"/>
          <w:lang w:val="en-US"/>
        </w:rPr>
        <w:t>https://doi.org/10.1088/1748-9326/6/4/045509</w:t>
      </w:r>
      <w:r w:rsidR="00140886">
        <w:rPr>
          <w:rStyle w:val="ab"/>
          <w:rFonts w:ascii="Times New Roman" w:hAnsi="Times New Roman" w:cs="Times New Roman"/>
          <w:sz w:val="24"/>
          <w:szCs w:val="24"/>
          <w:lang w:val="en-US"/>
        </w:rPr>
        <w:fldChar w:fldCharType="end"/>
      </w:r>
    </w:p>
    <w:p w14:paraId="4670EEB6" w14:textId="334856A7"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Overland, J.E., Wang, M., Walsh, J.E., Stroeve, J.C., 2019. Future Arctic climate changes: Adaptation and mitigation timescales. Earth’s Future 7, 111</w:t>
      </w:r>
      <w:del w:id="804" w:author="Кристина" w:date="2025-03-25T15:01:00Z">
        <w:r w:rsidRPr="00B67ADD" w:rsidDel="00750911">
          <w:rPr>
            <w:rFonts w:ascii="Times New Roman" w:hAnsi="Times New Roman" w:cs="Times New Roman"/>
            <w:sz w:val="24"/>
            <w:szCs w:val="24"/>
            <w:lang w:val="en-US"/>
          </w:rPr>
          <w:delText>–</w:delText>
        </w:r>
      </w:del>
      <w:ins w:id="805"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 xml:space="preserve">123. </w:t>
      </w:r>
      <w:r w:rsidR="00140886">
        <w:fldChar w:fldCharType="begin"/>
      </w:r>
      <w:r w:rsidR="00140886" w:rsidRPr="00140886">
        <w:rPr>
          <w:lang w:val="en-US"/>
          <w:rPrChange w:id="806" w:author="Кристина" w:date="2025-03-26T11:07:00Z">
            <w:rPr/>
          </w:rPrChange>
        </w:rPr>
        <w:instrText xml:space="preserve"> HYPERLINK "https://doi.org/10.1029/2018EF001162" \t "_blank" </w:instrText>
      </w:r>
      <w:r w:rsidR="00140886">
        <w:fldChar w:fldCharType="separate"/>
      </w:r>
      <w:r w:rsidRPr="00B67ADD">
        <w:rPr>
          <w:rStyle w:val="ab"/>
          <w:rFonts w:ascii="Times New Roman" w:hAnsi="Times New Roman" w:cs="Times New Roman"/>
          <w:sz w:val="24"/>
          <w:szCs w:val="24"/>
          <w:lang w:val="en-US"/>
        </w:rPr>
        <w:t>https://doi.org/10.1029/2018EF001162</w:t>
      </w:r>
      <w:r w:rsidR="00140886">
        <w:rPr>
          <w:rStyle w:val="ab"/>
          <w:rFonts w:ascii="Times New Roman" w:hAnsi="Times New Roman" w:cs="Times New Roman"/>
          <w:sz w:val="24"/>
          <w:szCs w:val="24"/>
          <w:lang w:val="en-US"/>
        </w:rPr>
        <w:fldChar w:fldCharType="end"/>
      </w:r>
    </w:p>
    <w:p w14:paraId="7582A0E5" w14:textId="77777777"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 xml:space="preserve">R Core Team, 2022. R: A Language and Environment for Statistical Computing. R Foundation for Statistical Computing, Vienna, Austria. </w:t>
      </w:r>
      <w:r w:rsidR="00140886">
        <w:fldChar w:fldCharType="begin"/>
      </w:r>
      <w:r w:rsidR="00140886" w:rsidRPr="00140886">
        <w:rPr>
          <w:lang w:val="en-US"/>
          <w:rPrChange w:id="807" w:author="Кристина" w:date="2025-03-26T11:07:00Z">
            <w:rPr/>
          </w:rPrChange>
        </w:rPr>
        <w:instrText xml:space="preserve"> HYPERLINK "https://www.R-project.org/" \t "_blank" </w:instrText>
      </w:r>
      <w:r w:rsidR="00140886">
        <w:fldChar w:fldCharType="separate"/>
      </w:r>
      <w:r w:rsidRPr="00B67ADD">
        <w:rPr>
          <w:rStyle w:val="ab"/>
          <w:rFonts w:ascii="Times New Roman" w:hAnsi="Times New Roman" w:cs="Times New Roman"/>
          <w:sz w:val="24"/>
          <w:szCs w:val="24"/>
          <w:lang w:val="en-US"/>
        </w:rPr>
        <w:t>https://www.R-project.org/</w:t>
      </w:r>
      <w:r w:rsidR="00140886">
        <w:rPr>
          <w:rStyle w:val="ab"/>
          <w:rFonts w:ascii="Times New Roman" w:hAnsi="Times New Roman" w:cs="Times New Roman"/>
          <w:sz w:val="24"/>
          <w:szCs w:val="24"/>
          <w:lang w:val="en-US"/>
        </w:rPr>
        <w:fldChar w:fldCharType="end"/>
      </w:r>
      <w:r w:rsidRPr="00B67ADD">
        <w:rPr>
          <w:rFonts w:ascii="Times New Roman" w:hAnsi="Times New Roman" w:cs="Times New Roman"/>
          <w:sz w:val="24"/>
          <w:szCs w:val="24"/>
          <w:lang w:val="en-US"/>
        </w:rPr>
        <w:t xml:space="preserve"> (Note: No DOI; software citation)</w:t>
      </w:r>
    </w:p>
    <w:p w14:paraId="2F6356CC" w14:textId="7931136A"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Rohde, R., Muller, R., Jacobsen, R., Perlmutter, S., Rosenfeld, A., Wickham, C., 2013. Berkeley Earth temperature averaging process. Geoinfor. Geostat.: An Overview 1, 1</w:t>
      </w:r>
      <w:del w:id="808" w:author="Кристина" w:date="2025-03-25T15:01:00Z">
        <w:r w:rsidRPr="00B67ADD" w:rsidDel="00750911">
          <w:rPr>
            <w:rFonts w:ascii="Times New Roman" w:hAnsi="Times New Roman" w:cs="Times New Roman"/>
            <w:sz w:val="24"/>
            <w:szCs w:val="24"/>
            <w:lang w:val="en-US"/>
          </w:rPr>
          <w:delText>–</w:delText>
        </w:r>
      </w:del>
      <w:ins w:id="809"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 xml:space="preserve">13. </w:t>
      </w:r>
      <w:r w:rsidR="00140886">
        <w:fldChar w:fldCharType="begin"/>
      </w:r>
      <w:r w:rsidR="00140886" w:rsidRPr="00140886">
        <w:rPr>
          <w:lang w:val="en-US"/>
          <w:rPrChange w:id="810" w:author="Кристина" w:date="2025-03-26T11:07:00Z">
            <w:rPr/>
          </w:rPrChange>
        </w:rPr>
        <w:instrText xml:space="preserve"> HYPERLINK "https://doi.org/10.4172/2327-4581.1000103" \t "_blank" </w:instrText>
      </w:r>
      <w:r w:rsidR="00140886">
        <w:fldChar w:fldCharType="separate"/>
      </w:r>
      <w:r w:rsidRPr="00B67ADD">
        <w:rPr>
          <w:rStyle w:val="ab"/>
          <w:rFonts w:ascii="Times New Roman" w:hAnsi="Times New Roman" w:cs="Times New Roman"/>
          <w:sz w:val="24"/>
          <w:szCs w:val="24"/>
          <w:lang w:val="en-US"/>
        </w:rPr>
        <w:t>https://doi.org/10.4172/2327-4581.1000103</w:t>
      </w:r>
      <w:r w:rsidR="00140886">
        <w:rPr>
          <w:rStyle w:val="ab"/>
          <w:rFonts w:ascii="Times New Roman" w:hAnsi="Times New Roman" w:cs="Times New Roman"/>
          <w:sz w:val="24"/>
          <w:szCs w:val="24"/>
          <w:lang w:val="en-US"/>
        </w:rPr>
        <w:fldChar w:fldCharType="end"/>
      </w:r>
    </w:p>
    <w:p w14:paraId="11058F47" w14:textId="4D344346"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Romanovsky, V.E., Smith, S.L., Christiansen, H.H., 2010. Permafrost thermal state in the polar Northern Hemisphere during the International Polar Year 2007</w:t>
      </w:r>
      <w:del w:id="811" w:author="Кристина" w:date="2025-03-25T15:01:00Z">
        <w:r w:rsidRPr="00B67ADD" w:rsidDel="00750911">
          <w:rPr>
            <w:rFonts w:ascii="Times New Roman" w:hAnsi="Times New Roman" w:cs="Times New Roman"/>
            <w:sz w:val="24"/>
            <w:szCs w:val="24"/>
            <w:lang w:val="en-US"/>
          </w:rPr>
          <w:delText>–</w:delText>
        </w:r>
      </w:del>
      <w:ins w:id="812"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2009. Permafrost Periglac. Process. 21, 106</w:t>
      </w:r>
      <w:del w:id="813" w:author="Кристина" w:date="2025-03-25T15:01:00Z">
        <w:r w:rsidRPr="00B67ADD" w:rsidDel="00750911">
          <w:rPr>
            <w:rFonts w:ascii="Times New Roman" w:hAnsi="Times New Roman" w:cs="Times New Roman"/>
            <w:sz w:val="24"/>
            <w:szCs w:val="24"/>
            <w:lang w:val="en-US"/>
          </w:rPr>
          <w:delText>–</w:delText>
        </w:r>
      </w:del>
      <w:ins w:id="814"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 xml:space="preserve">116. </w:t>
      </w:r>
      <w:r w:rsidR="00140886">
        <w:fldChar w:fldCharType="begin"/>
      </w:r>
      <w:r w:rsidR="00140886" w:rsidRPr="00140886">
        <w:rPr>
          <w:lang w:val="en-US"/>
          <w:rPrChange w:id="815" w:author="Кристина" w:date="2025-03-26T11:07:00Z">
            <w:rPr/>
          </w:rPrChange>
        </w:rPr>
        <w:instrText xml:space="preserve"> HYPERLINK "https://doi.org/10.1002/ppp.683" \t "_blank" </w:instrText>
      </w:r>
      <w:r w:rsidR="00140886">
        <w:fldChar w:fldCharType="separate"/>
      </w:r>
      <w:r w:rsidRPr="00B67ADD">
        <w:rPr>
          <w:rStyle w:val="ab"/>
          <w:rFonts w:ascii="Times New Roman" w:hAnsi="Times New Roman" w:cs="Times New Roman"/>
          <w:sz w:val="24"/>
          <w:szCs w:val="24"/>
          <w:lang w:val="en-US"/>
        </w:rPr>
        <w:t>https://doi.org/10.1002/ppp.683</w:t>
      </w:r>
      <w:r w:rsidR="00140886">
        <w:rPr>
          <w:rStyle w:val="ab"/>
          <w:rFonts w:ascii="Times New Roman" w:hAnsi="Times New Roman" w:cs="Times New Roman"/>
          <w:sz w:val="24"/>
          <w:szCs w:val="24"/>
          <w:lang w:val="en-US"/>
        </w:rPr>
        <w:fldChar w:fldCharType="end"/>
      </w:r>
    </w:p>
    <w:p w14:paraId="1D564EFE" w14:textId="6905C5DE"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lastRenderedPageBreak/>
        <w:t>Rossi, S., Deslauriers, A., Anfodillo, T., Carraro, V., 2009. Evidence of threshold temperatures for xylogenesis in conifers at high altitudes. Oecologia 160, 1</w:t>
      </w:r>
      <w:del w:id="816" w:author="Кристина" w:date="2025-03-25T15:01:00Z">
        <w:r w:rsidRPr="00B67ADD" w:rsidDel="00750911">
          <w:rPr>
            <w:rFonts w:ascii="Times New Roman" w:hAnsi="Times New Roman" w:cs="Times New Roman"/>
            <w:sz w:val="24"/>
            <w:szCs w:val="24"/>
            <w:lang w:val="en-US"/>
          </w:rPr>
          <w:delText>–</w:delText>
        </w:r>
      </w:del>
      <w:ins w:id="817"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 xml:space="preserve">12. </w:t>
      </w:r>
      <w:r w:rsidR="00140886">
        <w:fldChar w:fldCharType="begin"/>
      </w:r>
      <w:r w:rsidR="00140886" w:rsidRPr="00140886">
        <w:rPr>
          <w:lang w:val="en-US"/>
          <w:rPrChange w:id="818" w:author="Кристина" w:date="2025-03-26T11:07:00Z">
            <w:rPr/>
          </w:rPrChange>
        </w:rPr>
        <w:instrText xml:space="preserve"> HYPERLINK "https://doi.org/10.1007/s00442-008-1265-7" \t "_blank" </w:instrText>
      </w:r>
      <w:r w:rsidR="00140886">
        <w:fldChar w:fldCharType="separate"/>
      </w:r>
      <w:r w:rsidRPr="00B67ADD">
        <w:rPr>
          <w:rStyle w:val="ab"/>
          <w:rFonts w:ascii="Times New Roman" w:hAnsi="Times New Roman" w:cs="Times New Roman"/>
          <w:sz w:val="24"/>
          <w:szCs w:val="24"/>
          <w:lang w:val="en-US"/>
        </w:rPr>
        <w:t>https://doi.org/10.1007/s00442-008-1265-7</w:t>
      </w:r>
      <w:r w:rsidR="00140886">
        <w:rPr>
          <w:rStyle w:val="ab"/>
          <w:rFonts w:ascii="Times New Roman" w:hAnsi="Times New Roman" w:cs="Times New Roman"/>
          <w:sz w:val="24"/>
          <w:szCs w:val="24"/>
          <w:lang w:val="en-US"/>
        </w:rPr>
        <w:fldChar w:fldCharType="end"/>
      </w:r>
    </w:p>
    <w:p w14:paraId="13212298" w14:textId="1D84D601" w:rsidR="00B67ADD" w:rsidRPr="00140886" w:rsidRDefault="00B67ADD" w:rsidP="000E6615">
      <w:pPr>
        <w:spacing w:after="0" w:line="480" w:lineRule="auto"/>
        <w:ind w:left="709" w:hanging="709"/>
        <w:contextualSpacing/>
        <w:jc w:val="both"/>
        <w:rPr>
          <w:rFonts w:ascii="Times New Roman" w:hAnsi="Times New Roman" w:cs="Times New Roman"/>
          <w:sz w:val="24"/>
          <w:szCs w:val="24"/>
          <w:rPrChange w:id="819" w:author="Кристина" w:date="2025-03-26T11:07:00Z">
            <w:rPr>
              <w:rFonts w:ascii="Times New Roman" w:hAnsi="Times New Roman" w:cs="Times New Roman"/>
              <w:sz w:val="24"/>
              <w:szCs w:val="24"/>
              <w:lang w:val="en-US"/>
            </w:rPr>
          </w:rPrChange>
        </w:rPr>
      </w:pPr>
      <w:r w:rsidRPr="00B67ADD">
        <w:rPr>
          <w:rFonts w:ascii="Times New Roman" w:hAnsi="Times New Roman" w:cs="Times New Roman"/>
          <w:sz w:val="24"/>
          <w:szCs w:val="24"/>
          <w:lang w:val="en-US"/>
        </w:rPr>
        <w:t>Salzer, M.W., Hughes, M.K., Bunn, A.G., Kipfmueller, K.F., 2009. Recent unprecedented tree-ring growth in bristlecone pine at the highest elevations and possible causes. Proc. Natl. Acad. Sci. USA 106, 20348</w:t>
      </w:r>
      <w:del w:id="820" w:author="Кристина" w:date="2025-03-25T15:01:00Z">
        <w:r w:rsidRPr="00B67ADD" w:rsidDel="00750911">
          <w:rPr>
            <w:rFonts w:ascii="Times New Roman" w:hAnsi="Times New Roman" w:cs="Times New Roman"/>
            <w:sz w:val="24"/>
            <w:szCs w:val="24"/>
            <w:lang w:val="en-US"/>
          </w:rPr>
          <w:delText>–</w:delText>
        </w:r>
      </w:del>
      <w:ins w:id="821"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 xml:space="preserve">20353. </w:t>
      </w:r>
      <w:r w:rsidRPr="00B67ADD">
        <w:rPr>
          <w:rFonts w:ascii="Times New Roman" w:hAnsi="Times New Roman" w:cs="Times New Roman"/>
          <w:sz w:val="24"/>
          <w:szCs w:val="24"/>
        </w:rPr>
        <w:fldChar w:fldCharType="begin"/>
      </w:r>
      <w:r w:rsidRPr="00B67ADD">
        <w:rPr>
          <w:rFonts w:ascii="Times New Roman" w:hAnsi="Times New Roman" w:cs="Times New Roman"/>
          <w:sz w:val="24"/>
          <w:szCs w:val="24"/>
          <w:lang w:val="en-US"/>
        </w:rPr>
        <w:instrText xml:space="preserve"> HYPERLINK "https://doi.org/10.1073/pnas.0903029106" \t "_blank" </w:instrText>
      </w:r>
      <w:r w:rsidRPr="00B67ADD">
        <w:rPr>
          <w:rFonts w:ascii="Times New Roman" w:hAnsi="Times New Roman" w:cs="Times New Roman"/>
          <w:sz w:val="24"/>
          <w:szCs w:val="24"/>
        </w:rPr>
        <w:fldChar w:fldCharType="separate"/>
      </w:r>
      <w:r w:rsidRPr="00B67ADD">
        <w:rPr>
          <w:rStyle w:val="ab"/>
          <w:rFonts w:ascii="Times New Roman" w:hAnsi="Times New Roman" w:cs="Times New Roman"/>
          <w:sz w:val="24"/>
          <w:szCs w:val="24"/>
          <w:lang w:val="en-US"/>
        </w:rPr>
        <w:t>https</w:t>
      </w:r>
      <w:r w:rsidRPr="00140886">
        <w:rPr>
          <w:rStyle w:val="ab"/>
          <w:rFonts w:ascii="Times New Roman" w:hAnsi="Times New Roman" w:cs="Times New Roman"/>
          <w:sz w:val="24"/>
          <w:szCs w:val="24"/>
          <w:rPrChange w:id="822" w:author="Кристина" w:date="2025-03-26T11:07:00Z">
            <w:rPr>
              <w:rStyle w:val="ab"/>
              <w:rFonts w:ascii="Times New Roman" w:hAnsi="Times New Roman" w:cs="Times New Roman"/>
              <w:sz w:val="24"/>
              <w:szCs w:val="24"/>
              <w:lang w:val="en-US"/>
            </w:rPr>
          </w:rPrChange>
        </w:rPr>
        <w:t>://</w:t>
      </w:r>
      <w:r w:rsidRPr="00B67ADD">
        <w:rPr>
          <w:rStyle w:val="ab"/>
          <w:rFonts w:ascii="Times New Roman" w:hAnsi="Times New Roman" w:cs="Times New Roman"/>
          <w:sz w:val="24"/>
          <w:szCs w:val="24"/>
          <w:lang w:val="en-US"/>
        </w:rPr>
        <w:t>doi</w:t>
      </w:r>
      <w:r w:rsidRPr="00140886">
        <w:rPr>
          <w:rStyle w:val="ab"/>
          <w:rFonts w:ascii="Times New Roman" w:hAnsi="Times New Roman" w:cs="Times New Roman"/>
          <w:sz w:val="24"/>
          <w:szCs w:val="24"/>
          <w:rPrChange w:id="823" w:author="Кристина" w:date="2025-03-26T11:07:00Z">
            <w:rPr>
              <w:rStyle w:val="ab"/>
              <w:rFonts w:ascii="Times New Roman" w:hAnsi="Times New Roman" w:cs="Times New Roman"/>
              <w:sz w:val="24"/>
              <w:szCs w:val="24"/>
              <w:lang w:val="en-US"/>
            </w:rPr>
          </w:rPrChange>
        </w:rPr>
        <w:t>.</w:t>
      </w:r>
      <w:r w:rsidRPr="00B67ADD">
        <w:rPr>
          <w:rStyle w:val="ab"/>
          <w:rFonts w:ascii="Times New Roman" w:hAnsi="Times New Roman" w:cs="Times New Roman"/>
          <w:sz w:val="24"/>
          <w:szCs w:val="24"/>
          <w:lang w:val="en-US"/>
        </w:rPr>
        <w:t>org</w:t>
      </w:r>
      <w:r w:rsidRPr="00140886">
        <w:rPr>
          <w:rStyle w:val="ab"/>
          <w:rFonts w:ascii="Times New Roman" w:hAnsi="Times New Roman" w:cs="Times New Roman"/>
          <w:sz w:val="24"/>
          <w:szCs w:val="24"/>
          <w:rPrChange w:id="824" w:author="Кристина" w:date="2025-03-26T11:07:00Z">
            <w:rPr>
              <w:rStyle w:val="ab"/>
              <w:rFonts w:ascii="Times New Roman" w:hAnsi="Times New Roman" w:cs="Times New Roman"/>
              <w:sz w:val="24"/>
              <w:szCs w:val="24"/>
              <w:lang w:val="en-US"/>
            </w:rPr>
          </w:rPrChange>
        </w:rPr>
        <w:t>/10.1073/</w:t>
      </w:r>
      <w:r w:rsidRPr="00B67ADD">
        <w:rPr>
          <w:rStyle w:val="ab"/>
          <w:rFonts w:ascii="Times New Roman" w:hAnsi="Times New Roman" w:cs="Times New Roman"/>
          <w:sz w:val="24"/>
          <w:szCs w:val="24"/>
          <w:lang w:val="en-US"/>
        </w:rPr>
        <w:t>pnas</w:t>
      </w:r>
      <w:r w:rsidRPr="00140886">
        <w:rPr>
          <w:rStyle w:val="ab"/>
          <w:rFonts w:ascii="Times New Roman" w:hAnsi="Times New Roman" w:cs="Times New Roman"/>
          <w:sz w:val="24"/>
          <w:szCs w:val="24"/>
          <w:rPrChange w:id="825" w:author="Кристина" w:date="2025-03-26T11:07:00Z">
            <w:rPr>
              <w:rStyle w:val="ab"/>
              <w:rFonts w:ascii="Times New Roman" w:hAnsi="Times New Roman" w:cs="Times New Roman"/>
              <w:sz w:val="24"/>
              <w:szCs w:val="24"/>
              <w:lang w:val="en-US"/>
            </w:rPr>
          </w:rPrChange>
        </w:rPr>
        <w:t>.0903029106</w:t>
      </w:r>
      <w:r w:rsidRPr="00B67ADD">
        <w:rPr>
          <w:rFonts w:ascii="Times New Roman" w:hAnsi="Times New Roman" w:cs="Times New Roman"/>
          <w:sz w:val="24"/>
          <w:szCs w:val="24"/>
          <w:lang w:val="en-US"/>
        </w:rPr>
        <w:fldChar w:fldCharType="end"/>
      </w:r>
    </w:p>
    <w:p w14:paraId="7938DD29" w14:textId="0C129D9D"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Schuur</w:t>
      </w:r>
      <w:r w:rsidRPr="00140886">
        <w:rPr>
          <w:rFonts w:ascii="Times New Roman" w:hAnsi="Times New Roman" w:cs="Times New Roman"/>
          <w:sz w:val="24"/>
          <w:szCs w:val="24"/>
          <w:rPrChange w:id="826"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E</w:t>
      </w:r>
      <w:r w:rsidRPr="00140886">
        <w:rPr>
          <w:rFonts w:ascii="Times New Roman" w:hAnsi="Times New Roman" w:cs="Times New Roman"/>
          <w:sz w:val="24"/>
          <w:szCs w:val="24"/>
          <w:rPrChange w:id="827" w:author="Кристина" w:date="2025-03-26T11:07:00Z">
            <w:rPr>
              <w:rFonts w:ascii="Times New Roman" w:hAnsi="Times New Roman" w:cs="Times New Roman"/>
              <w:sz w:val="24"/>
              <w:szCs w:val="24"/>
              <w:lang w:val="en-US"/>
            </w:rPr>
          </w:rPrChange>
        </w:rPr>
        <w:t>.</w:t>
      </w:r>
      <w:r w:rsidRPr="00B67ADD">
        <w:rPr>
          <w:rFonts w:ascii="Times New Roman" w:hAnsi="Times New Roman" w:cs="Times New Roman"/>
          <w:sz w:val="24"/>
          <w:szCs w:val="24"/>
          <w:lang w:val="en-US"/>
        </w:rPr>
        <w:t>A</w:t>
      </w:r>
      <w:r w:rsidRPr="00140886">
        <w:rPr>
          <w:rFonts w:ascii="Times New Roman" w:hAnsi="Times New Roman" w:cs="Times New Roman"/>
          <w:sz w:val="24"/>
          <w:szCs w:val="24"/>
          <w:rPrChange w:id="828" w:author="Кристина" w:date="2025-03-26T11:07:00Z">
            <w:rPr>
              <w:rFonts w:ascii="Times New Roman" w:hAnsi="Times New Roman" w:cs="Times New Roman"/>
              <w:sz w:val="24"/>
              <w:szCs w:val="24"/>
              <w:lang w:val="en-US"/>
            </w:rPr>
          </w:rPrChange>
        </w:rPr>
        <w:t>.</w:t>
      </w:r>
      <w:r w:rsidRPr="00B67ADD">
        <w:rPr>
          <w:rFonts w:ascii="Times New Roman" w:hAnsi="Times New Roman" w:cs="Times New Roman"/>
          <w:sz w:val="24"/>
          <w:szCs w:val="24"/>
          <w:lang w:val="en-US"/>
        </w:rPr>
        <w:t>G</w:t>
      </w:r>
      <w:r w:rsidRPr="00140886">
        <w:rPr>
          <w:rFonts w:ascii="Times New Roman" w:hAnsi="Times New Roman" w:cs="Times New Roman"/>
          <w:sz w:val="24"/>
          <w:szCs w:val="24"/>
          <w:rPrChange w:id="829"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McGuire</w:t>
      </w:r>
      <w:r w:rsidRPr="00140886">
        <w:rPr>
          <w:rFonts w:ascii="Times New Roman" w:hAnsi="Times New Roman" w:cs="Times New Roman"/>
          <w:sz w:val="24"/>
          <w:szCs w:val="24"/>
          <w:rPrChange w:id="830"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A</w:t>
      </w:r>
      <w:r w:rsidRPr="00140886">
        <w:rPr>
          <w:rFonts w:ascii="Times New Roman" w:hAnsi="Times New Roman" w:cs="Times New Roman"/>
          <w:sz w:val="24"/>
          <w:szCs w:val="24"/>
          <w:rPrChange w:id="831" w:author="Кристина" w:date="2025-03-26T11:07:00Z">
            <w:rPr>
              <w:rFonts w:ascii="Times New Roman" w:hAnsi="Times New Roman" w:cs="Times New Roman"/>
              <w:sz w:val="24"/>
              <w:szCs w:val="24"/>
              <w:lang w:val="en-US"/>
            </w:rPr>
          </w:rPrChange>
        </w:rPr>
        <w:t>.</w:t>
      </w:r>
      <w:r w:rsidRPr="00B67ADD">
        <w:rPr>
          <w:rFonts w:ascii="Times New Roman" w:hAnsi="Times New Roman" w:cs="Times New Roman"/>
          <w:sz w:val="24"/>
          <w:szCs w:val="24"/>
          <w:lang w:val="en-US"/>
        </w:rPr>
        <w:t>D</w:t>
      </w:r>
      <w:r w:rsidRPr="00140886">
        <w:rPr>
          <w:rFonts w:ascii="Times New Roman" w:hAnsi="Times New Roman" w:cs="Times New Roman"/>
          <w:sz w:val="24"/>
          <w:szCs w:val="24"/>
          <w:rPrChange w:id="832"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Sch</w:t>
      </w:r>
      <w:r w:rsidRPr="00140886">
        <w:rPr>
          <w:rFonts w:ascii="Times New Roman" w:hAnsi="Times New Roman" w:cs="Times New Roman"/>
          <w:sz w:val="24"/>
          <w:szCs w:val="24"/>
          <w:rPrChange w:id="833" w:author="Кристина" w:date="2025-03-26T11:07:00Z">
            <w:rPr>
              <w:rFonts w:ascii="Times New Roman" w:hAnsi="Times New Roman" w:cs="Times New Roman"/>
              <w:sz w:val="24"/>
              <w:szCs w:val="24"/>
              <w:lang w:val="en-US"/>
            </w:rPr>
          </w:rPrChange>
        </w:rPr>
        <w:t>ä</w:t>
      </w:r>
      <w:r w:rsidRPr="00B67ADD">
        <w:rPr>
          <w:rFonts w:ascii="Times New Roman" w:hAnsi="Times New Roman" w:cs="Times New Roman"/>
          <w:sz w:val="24"/>
          <w:szCs w:val="24"/>
          <w:lang w:val="en-US"/>
        </w:rPr>
        <w:t>del</w:t>
      </w:r>
      <w:r w:rsidRPr="00140886">
        <w:rPr>
          <w:rFonts w:ascii="Times New Roman" w:hAnsi="Times New Roman" w:cs="Times New Roman"/>
          <w:sz w:val="24"/>
          <w:szCs w:val="24"/>
          <w:rPrChange w:id="834"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C</w:t>
      </w:r>
      <w:r w:rsidRPr="00140886">
        <w:rPr>
          <w:rFonts w:ascii="Times New Roman" w:hAnsi="Times New Roman" w:cs="Times New Roman"/>
          <w:sz w:val="24"/>
          <w:szCs w:val="24"/>
          <w:rPrChange w:id="835"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Grosse</w:t>
      </w:r>
      <w:r w:rsidRPr="00140886">
        <w:rPr>
          <w:rFonts w:ascii="Times New Roman" w:hAnsi="Times New Roman" w:cs="Times New Roman"/>
          <w:sz w:val="24"/>
          <w:szCs w:val="24"/>
          <w:rPrChange w:id="836"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G</w:t>
      </w:r>
      <w:r w:rsidRPr="00140886">
        <w:rPr>
          <w:rFonts w:ascii="Times New Roman" w:hAnsi="Times New Roman" w:cs="Times New Roman"/>
          <w:sz w:val="24"/>
          <w:szCs w:val="24"/>
          <w:rPrChange w:id="837"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Harden</w:t>
      </w:r>
      <w:r w:rsidRPr="00140886">
        <w:rPr>
          <w:rFonts w:ascii="Times New Roman" w:hAnsi="Times New Roman" w:cs="Times New Roman"/>
          <w:sz w:val="24"/>
          <w:szCs w:val="24"/>
          <w:rPrChange w:id="838"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J</w:t>
      </w:r>
      <w:r w:rsidRPr="00140886">
        <w:rPr>
          <w:rFonts w:ascii="Times New Roman" w:hAnsi="Times New Roman" w:cs="Times New Roman"/>
          <w:sz w:val="24"/>
          <w:szCs w:val="24"/>
          <w:rPrChange w:id="839" w:author="Кристина" w:date="2025-03-26T11:07:00Z">
            <w:rPr>
              <w:rFonts w:ascii="Times New Roman" w:hAnsi="Times New Roman" w:cs="Times New Roman"/>
              <w:sz w:val="24"/>
              <w:szCs w:val="24"/>
              <w:lang w:val="en-US"/>
            </w:rPr>
          </w:rPrChange>
        </w:rPr>
        <w:t>.</w:t>
      </w:r>
      <w:r w:rsidRPr="00B67ADD">
        <w:rPr>
          <w:rFonts w:ascii="Times New Roman" w:hAnsi="Times New Roman" w:cs="Times New Roman"/>
          <w:sz w:val="24"/>
          <w:szCs w:val="24"/>
          <w:lang w:val="en-US"/>
        </w:rPr>
        <w:t>W</w:t>
      </w:r>
      <w:r w:rsidRPr="00140886">
        <w:rPr>
          <w:rFonts w:ascii="Times New Roman" w:hAnsi="Times New Roman" w:cs="Times New Roman"/>
          <w:sz w:val="24"/>
          <w:szCs w:val="24"/>
          <w:rPrChange w:id="840"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Hayes</w:t>
      </w:r>
      <w:r w:rsidRPr="00140886">
        <w:rPr>
          <w:rFonts w:ascii="Times New Roman" w:hAnsi="Times New Roman" w:cs="Times New Roman"/>
          <w:sz w:val="24"/>
          <w:szCs w:val="24"/>
          <w:rPrChange w:id="841"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D</w:t>
      </w:r>
      <w:r w:rsidRPr="00140886">
        <w:rPr>
          <w:rFonts w:ascii="Times New Roman" w:hAnsi="Times New Roman" w:cs="Times New Roman"/>
          <w:sz w:val="24"/>
          <w:szCs w:val="24"/>
          <w:rPrChange w:id="842" w:author="Кристина" w:date="2025-03-26T11:07:00Z">
            <w:rPr>
              <w:rFonts w:ascii="Times New Roman" w:hAnsi="Times New Roman" w:cs="Times New Roman"/>
              <w:sz w:val="24"/>
              <w:szCs w:val="24"/>
              <w:lang w:val="en-US"/>
            </w:rPr>
          </w:rPrChange>
        </w:rPr>
        <w:t>.</w:t>
      </w:r>
      <w:r w:rsidRPr="00B67ADD">
        <w:rPr>
          <w:rFonts w:ascii="Times New Roman" w:hAnsi="Times New Roman" w:cs="Times New Roman"/>
          <w:sz w:val="24"/>
          <w:szCs w:val="24"/>
          <w:lang w:val="en-US"/>
        </w:rPr>
        <w:t>J</w:t>
      </w:r>
      <w:r w:rsidRPr="00140886">
        <w:rPr>
          <w:rFonts w:ascii="Times New Roman" w:hAnsi="Times New Roman" w:cs="Times New Roman"/>
          <w:sz w:val="24"/>
          <w:szCs w:val="24"/>
          <w:rPrChange w:id="843"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Hugelius</w:t>
      </w:r>
      <w:r w:rsidRPr="00140886">
        <w:rPr>
          <w:rFonts w:ascii="Times New Roman" w:hAnsi="Times New Roman" w:cs="Times New Roman"/>
          <w:sz w:val="24"/>
          <w:szCs w:val="24"/>
          <w:rPrChange w:id="844"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G</w:t>
      </w:r>
      <w:r w:rsidRPr="00140886">
        <w:rPr>
          <w:rFonts w:ascii="Times New Roman" w:hAnsi="Times New Roman" w:cs="Times New Roman"/>
          <w:sz w:val="24"/>
          <w:szCs w:val="24"/>
          <w:rPrChange w:id="845"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Koven</w:t>
      </w:r>
      <w:r w:rsidRPr="00140886">
        <w:rPr>
          <w:rFonts w:ascii="Times New Roman" w:hAnsi="Times New Roman" w:cs="Times New Roman"/>
          <w:sz w:val="24"/>
          <w:szCs w:val="24"/>
          <w:rPrChange w:id="846"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C</w:t>
      </w:r>
      <w:r w:rsidRPr="00140886">
        <w:rPr>
          <w:rFonts w:ascii="Times New Roman" w:hAnsi="Times New Roman" w:cs="Times New Roman"/>
          <w:sz w:val="24"/>
          <w:szCs w:val="24"/>
          <w:rPrChange w:id="847" w:author="Кристина" w:date="2025-03-26T11:07:00Z">
            <w:rPr>
              <w:rFonts w:ascii="Times New Roman" w:hAnsi="Times New Roman" w:cs="Times New Roman"/>
              <w:sz w:val="24"/>
              <w:szCs w:val="24"/>
              <w:lang w:val="en-US"/>
            </w:rPr>
          </w:rPrChange>
        </w:rPr>
        <w:t>.</w:t>
      </w:r>
      <w:r w:rsidRPr="00B67ADD">
        <w:rPr>
          <w:rFonts w:ascii="Times New Roman" w:hAnsi="Times New Roman" w:cs="Times New Roman"/>
          <w:sz w:val="24"/>
          <w:szCs w:val="24"/>
          <w:lang w:val="en-US"/>
        </w:rPr>
        <w:t>D</w:t>
      </w:r>
      <w:r w:rsidRPr="00140886">
        <w:rPr>
          <w:rFonts w:ascii="Times New Roman" w:hAnsi="Times New Roman" w:cs="Times New Roman"/>
          <w:sz w:val="24"/>
          <w:szCs w:val="24"/>
          <w:rPrChange w:id="848"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Kuhry</w:t>
      </w:r>
      <w:r w:rsidRPr="00140886">
        <w:rPr>
          <w:rFonts w:ascii="Times New Roman" w:hAnsi="Times New Roman" w:cs="Times New Roman"/>
          <w:sz w:val="24"/>
          <w:szCs w:val="24"/>
          <w:rPrChange w:id="849"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P</w:t>
      </w:r>
      <w:r w:rsidRPr="00140886">
        <w:rPr>
          <w:rFonts w:ascii="Times New Roman" w:hAnsi="Times New Roman" w:cs="Times New Roman"/>
          <w:sz w:val="24"/>
          <w:szCs w:val="24"/>
          <w:rPrChange w:id="850"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Lawrence</w:t>
      </w:r>
      <w:r w:rsidRPr="00140886">
        <w:rPr>
          <w:rFonts w:ascii="Times New Roman" w:hAnsi="Times New Roman" w:cs="Times New Roman"/>
          <w:sz w:val="24"/>
          <w:szCs w:val="24"/>
          <w:rPrChange w:id="851"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D</w:t>
      </w:r>
      <w:r w:rsidRPr="00140886">
        <w:rPr>
          <w:rFonts w:ascii="Times New Roman" w:hAnsi="Times New Roman" w:cs="Times New Roman"/>
          <w:sz w:val="24"/>
          <w:szCs w:val="24"/>
          <w:rPrChange w:id="852" w:author="Кристина" w:date="2025-03-26T11:07:00Z">
            <w:rPr>
              <w:rFonts w:ascii="Times New Roman" w:hAnsi="Times New Roman" w:cs="Times New Roman"/>
              <w:sz w:val="24"/>
              <w:szCs w:val="24"/>
              <w:lang w:val="en-US"/>
            </w:rPr>
          </w:rPrChange>
        </w:rPr>
        <w:t>.</w:t>
      </w:r>
      <w:r w:rsidRPr="00B67ADD">
        <w:rPr>
          <w:rFonts w:ascii="Times New Roman" w:hAnsi="Times New Roman" w:cs="Times New Roman"/>
          <w:sz w:val="24"/>
          <w:szCs w:val="24"/>
          <w:lang w:val="en-US"/>
        </w:rPr>
        <w:t>M</w:t>
      </w:r>
      <w:r w:rsidRPr="00140886">
        <w:rPr>
          <w:rFonts w:ascii="Times New Roman" w:hAnsi="Times New Roman" w:cs="Times New Roman"/>
          <w:sz w:val="24"/>
          <w:szCs w:val="24"/>
          <w:rPrChange w:id="853"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Natali</w:t>
      </w:r>
      <w:r w:rsidRPr="00140886">
        <w:rPr>
          <w:rFonts w:ascii="Times New Roman" w:hAnsi="Times New Roman" w:cs="Times New Roman"/>
          <w:sz w:val="24"/>
          <w:szCs w:val="24"/>
          <w:rPrChange w:id="854"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S</w:t>
      </w:r>
      <w:r w:rsidRPr="00140886">
        <w:rPr>
          <w:rFonts w:ascii="Times New Roman" w:hAnsi="Times New Roman" w:cs="Times New Roman"/>
          <w:sz w:val="24"/>
          <w:szCs w:val="24"/>
          <w:rPrChange w:id="855" w:author="Кристина" w:date="2025-03-26T11:07:00Z">
            <w:rPr>
              <w:rFonts w:ascii="Times New Roman" w:hAnsi="Times New Roman" w:cs="Times New Roman"/>
              <w:sz w:val="24"/>
              <w:szCs w:val="24"/>
              <w:lang w:val="en-US"/>
            </w:rPr>
          </w:rPrChange>
        </w:rPr>
        <w:t>.</w:t>
      </w:r>
      <w:r w:rsidRPr="00B67ADD">
        <w:rPr>
          <w:rFonts w:ascii="Times New Roman" w:hAnsi="Times New Roman" w:cs="Times New Roman"/>
          <w:sz w:val="24"/>
          <w:szCs w:val="24"/>
          <w:lang w:val="en-US"/>
        </w:rPr>
        <w:t>M</w:t>
      </w:r>
      <w:r w:rsidRPr="00140886">
        <w:rPr>
          <w:rFonts w:ascii="Times New Roman" w:hAnsi="Times New Roman" w:cs="Times New Roman"/>
          <w:sz w:val="24"/>
          <w:szCs w:val="24"/>
          <w:rPrChange w:id="856"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Olefeldt</w:t>
      </w:r>
      <w:r w:rsidRPr="00140886">
        <w:rPr>
          <w:rFonts w:ascii="Times New Roman" w:hAnsi="Times New Roman" w:cs="Times New Roman"/>
          <w:sz w:val="24"/>
          <w:szCs w:val="24"/>
          <w:rPrChange w:id="857"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D</w:t>
      </w:r>
      <w:r w:rsidRPr="00140886">
        <w:rPr>
          <w:rFonts w:ascii="Times New Roman" w:hAnsi="Times New Roman" w:cs="Times New Roman"/>
          <w:sz w:val="24"/>
          <w:szCs w:val="24"/>
          <w:rPrChange w:id="858"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Romanovsky</w:t>
      </w:r>
      <w:r w:rsidRPr="00140886">
        <w:rPr>
          <w:rFonts w:ascii="Times New Roman" w:hAnsi="Times New Roman" w:cs="Times New Roman"/>
          <w:sz w:val="24"/>
          <w:szCs w:val="24"/>
          <w:rPrChange w:id="859"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V</w:t>
      </w:r>
      <w:r w:rsidRPr="00140886">
        <w:rPr>
          <w:rFonts w:ascii="Times New Roman" w:hAnsi="Times New Roman" w:cs="Times New Roman"/>
          <w:sz w:val="24"/>
          <w:szCs w:val="24"/>
          <w:rPrChange w:id="860" w:author="Кристина" w:date="2025-03-26T11:07:00Z">
            <w:rPr>
              <w:rFonts w:ascii="Times New Roman" w:hAnsi="Times New Roman" w:cs="Times New Roman"/>
              <w:sz w:val="24"/>
              <w:szCs w:val="24"/>
              <w:lang w:val="en-US"/>
            </w:rPr>
          </w:rPrChange>
        </w:rPr>
        <w:t>.</w:t>
      </w:r>
      <w:r w:rsidRPr="00B67ADD">
        <w:rPr>
          <w:rFonts w:ascii="Times New Roman" w:hAnsi="Times New Roman" w:cs="Times New Roman"/>
          <w:sz w:val="24"/>
          <w:szCs w:val="24"/>
          <w:lang w:val="en-US"/>
        </w:rPr>
        <w:t>E</w:t>
      </w:r>
      <w:r w:rsidRPr="00140886">
        <w:rPr>
          <w:rFonts w:ascii="Times New Roman" w:hAnsi="Times New Roman" w:cs="Times New Roman"/>
          <w:sz w:val="24"/>
          <w:szCs w:val="24"/>
          <w:rPrChange w:id="861"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Schaefer</w:t>
      </w:r>
      <w:r w:rsidRPr="00140886">
        <w:rPr>
          <w:rFonts w:ascii="Times New Roman" w:hAnsi="Times New Roman" w:cs="Times New Roman"/>
          <w:sz w:val="24"/>
          <w:szCs w:val="24"/>
          <w:rPrChange w:id="862"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K</w:t>
      </w:r>
      <w:r w:rsidRPr="00140886">
        <w:rPr>
          <w:rFonts w:ascii="Times New Roman" w:hAnsi="Times New Roman" w:cs="Times New Roman"/>
          <w:sz w:val="24"/>
          <w:szCs w:val="24"/>
          <w:rPrChange w:id="863"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Turetsky</w:t>
      </w:r>
      <w:r w:rsidRPr="00140886">
        <w:rPr>
          <w:rFonts w:ascii="Times New Roman" w:hAnsi="Times New Roman" w:cs="Times New Roman"/>
          <w:sz w:val="24"/>
          <w:szCs w:val="24"/>
          <w:rPrChange w:id="864"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M</w:t>
      </w:r>
      <w:r w:rsidRPr="00140886">
        <w:rPr>
          <w:rFonts w:ascii="Times New Roman" w:hAnsi="Times New Roman" w:cs="Times New Roman"/>
          <w:sz w:val="24"/>
          <w:szCs w:val="24"/>
          <w:rPrChange w:id="865" w:author="Кристина" w:date="2025-03-26T11:07:00Z">
            <w:rPr>
              <w:rFonts w:ascii="Times New Roman" w:hAnsi="Times New Roman" w:cs="Times New Roman"/>
              <w:sz w:val="24"/>
              <w:szCs w:val="24"/>
              <w:lang w:val="en-US"/>
            </w:rPr>
          </w:rPrChange>
        </w:rPr>
        <w:t>.</w:t>
      </w:r>
      <w:r w:rsidRPr="00B67ADD">
        <w:rPr>
          <w:rFonts w:ascii="Times New Roman" w:hAnsi="Times New Roman" w:cs="Times New Roman"/>
          <w:sz w:val="24"/>
          <w:szCs w:val="24"/>
          <w:lang w:val="en-US"/>
        </w:rPr>
        <w:t>R</w:t>
      </w:r>
      <w:r w:rsidRPr="00140886">
        <w:rPr>
          <w:rFonts w:ascii="Times New Roman" w:hAnsi="Times New Roman" w:cs="Times New Roman"/>
          <w:sz w:val="24"/>
          <w:szCs w:val="24"/>
          <w:rPrChange w:id="866"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Treat</w:t>
      </w:r>
      <w:r w:rsidRPr="00140886">
        <w:rPr>
          <w:rFonts w:ascii="Times New Roman" w:hAnsi="Times New Roman" w:cs="Times New Roman"/>
          <w:sz w:val="24"/>
          <w:szCs w:val="24"/>
          <w:rPrChange w:id="867"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C</w:t>
      </w:r>
      <w:r w:rsidRPr="00140886">
        <w:rPr>
          <w:rFonts w:ascii="Times New Roman" w:hAnsi="Times New Roman" w:cs="Times New Roman"/>
          <w:sz w:val="24"/>
          <w:szCs w:val="24"/>
          <w:rPrChange w:id="868" w:author="Кристина" w:date="2025-03-26T11:07:00Z">
            <w:rPr>
              <w:rFonts w:ascii="Times New Roman" w:hAnsi="Times New Roman" w:cs="Times New Roman"/>
              <w:sz w:val="24"/>
              <w:szCs w:val="24"/>
              <w:lang w:val="en-US"/>
            </w:rPr>
          </w:rPrChange>
        </w:rPr>
        <w:t>.</w:t>
      </w:r>
      <w:r w:rsidRPr="00B67ADD">
        <w:rPr>
          <w:rFonts w:ascii="Times New Roman" w:hAnsi="Times New Roman" w:cs="Times New Roman"/>
          <w:sz w:val="24"/>
          <w:szCs w:val="24"/>
          <w:lang w:val="en-US"/>
        </w:rPr>
        <w:t>C</w:t>
      </w:r>
      <w:r w:rsidRPr="00140886">
        <w:rPr>
          <w:rFonts w:ascii="Times New Roman" w:hAnsi="Times New Roman" w:cs="Times New Roman"/>
          <w:sz w:val="24"/>
          <w:szCs w:val="24"/>
          <w:rPrChange w:id="869"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Vonk</w:t>
      </w:r>
      <w:r w:rsidRPr="00140886">
        <w:rPr>
          <w:rFonts w:ascii="Times New Roman" w:hAnsi="Times New Roman" w:cs="Times New Roman"/>
          <w:sz w:val="24"/>
          <w:szCs w:val="24"/>
          <w:rPrChange w:id="870" w:author="Кристина" w:date="2025-03-26T11:07:00Z">
            <w:rPr>
              <w:rFonts w:ascii="Times New Roman" w:hAnsi="Times New Roman" w:cs="Times New Roman"/>
              <w:sz w:val="24"/>
              <w:szCs w:val="24"/>
              <w:lang w:val="en-US"/>
            </w:rPr>
          </w:rPrChange>
        </w:rPr>
        <w:t xml:space="preserve">, </w:t>
      </w:r>
      <w:r w:rsidRPr="00B67ADD">
        <w:rPr>
          <w:rFonts w:ascii="Times New Roman" w:hAnsi="Times New Roman" w:cs="Times New Roman"/>
          <w:sz w:val="24"/>
          <w:szCs w:val="24"/>
          <w:lang w:val="en-US"/>
        </w:rPr>
        <w:t>J</w:t>
      </w:r>
      <w:r w:rsidRPr="00140886">
        <w:rPr>
          <w:rFonts w:ascii="Times New Roman" w:hAnsi="Times New Roman" w:cs="Times New Roman"/>
          <w:sz w:val="24"/>
          <w:szCs w:val="24"/>
          <w:rPrChange w:id="871" w:author="Кристина" w:date="2025-03-26T11:07:00Z">
            <w:rPr>
              <w:rFonts w:ascii="Times New Roman" w:hAnsi="Times New Roman" w:cs="Times New Roman"/>
              <w:sz w:val="24"/>
              <w:szCs w:val="24"/>
              <w:lang w:val="en-US"/>
            </w:rPr>
          </w:rPrChange>
        </w:rPr>
        <w:t>.</w:t>
      </w:r>
      <w:r w:rsidRPr="00B67ADD">
        <w:rPr>
          <w:rFonts w:ascii="Times New Roman" w:hAnsi="Times New Roman" w:cs="Times New Roman"/>
          <w:sz w:val="24"/>
          <w:szCs w:val="24"/>
          <w:lang w:val="en-US"/>
        </w:rPr>
        <w:t>E</w:t>
      </w:r>
      <w:r w:rsidRPr="00140886">
        <w:rPr>
          <w:rFonts w:ascii="Times New Roman" w:hAnsi="Times New Roman" w:cs="Times New Roman"/>
          <w:sz w:val="24"/>
          <w:szCs w:val="24"/>
          <w:rPrChange w:id="872" w:author="Кристина" w:date="2025-03-26T11:07:00Z">
            <w:rPr>
              <w:rFonts w:ascii="Times New Roman" w:hAnsi="Times New Roman" w:cs="Times New Roman"/>
              <w:sz w:val="24"/>
              <w:szCs w:val="24"/>
              <w:lang w:val="en-US"/>
            </w:rPr>
          </w:rPrChange>
        </w:rPr>
        <w:t xml:space="preserve">., 2015. </w:t>
      </w:r>
      <w:r w:rsidRPr="00B67ADD">
        <w:rPr>
          <w:rFonts w:ascii="Times New Roman" w:hAnsi="Times New Roman" w:cs="Times New Roman"/>
          <w:sz w:val="24"/>
          <w:szCs w:val="24"/>
          <w:lang w:val="en-US"/>
        </w:rPr>
        <w:t>Climate change and the permafrost carbon feedback. Nature 520, 171</w:t>
      </w:r>
      <w:del w:id="873" w:author="Кристина" w:date="2025-03-25T15:01:00Z">
        <w:r w:rsidRPr="00B67ADD" w:rsidDel="00750911">
          <w:rPr>
            <w:rFonts w:ascii="Times New Roman" w:hAnsi="Times New Roman" w:cs="Times New Roman"/>
            <w:sz w:val="24"/>
            <w:szCs w:val="24"/>
            <w:lang w:val="en-US"/>
          </w:rPr>
          <w:delText>–</w:delText>
        </w:r>
      </w:del>
      <w:ins w:id="874"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 xml:space="preserve">179. </w:t>
      </w:r>
      <w:r w:rsidR="00140886">
        <w:fldChar w:fldCharType="begin"/>
      </w:r>
      <w:r w:rsidR="00140886" w:rsidRPr="00140886">
        <w:rPr>
          <w:lang w:val="en-US"/>
          <w:rPrChange w:id="875" w:author="Кристина" w:date="2025-03-26T11:07:00Z">
            <w:rPr/>
          </w:rPrChange>
        </w:rPr>
        <w:instrText xml:space="preserve"> HYPERLINK "https://doi.org/10.1038/nature14338" \t "_blank" </w:instrText>
      </w:r>
      <w:r w:rsidR="00140886">
        <w:fldChar w:fldCharType="separate"/>
      </w:r>
      <w:r w:rsidRPr="00B67ADD">
        <w:rPr>
          <w:rStyle w:val="ab"/>
          <w:rFonts w:ascii="Times New Roman" w:hAnsi="Times New Roman" w:cs="Times New Roman"/>
          <w:sz w:val="24"/>
          <w:szCs w:val="24"/>
          <w:lang w:val="en-US"/>
        </w:rPr>
        <w:t>https://doi.org/10.1038/nature14338</w:t>
      </w:r>
      <w:r w:rsidR="00140886">
        <w:rPr>
          <w:rStyle w:val="ab"/>
          <w:rFonts w:ascii="Times New Roman" w:hAnsi="Times New Roman" w:cs="Times New Roman"/>
          <w:sz w:val="24"/>
          <w:szCs w:val="24"/>
          <w:lang w:val="en-US"/>
        </w:rPr>
        <w:fldChar w:fldCharType="end"/>
      </w:r>
    </w:p>
    <w:p w14:paraId="158953BA" w14:textId="41353AD2"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Shiyatov, S.G., 2003. Rates of advance of the upper forest boundary in the Polar Ural Mountains under climate warming. Russ. J. Ecol. 34, 223</w:t>
      </w:r>
      <w:del w:id="876" w:author="Кристина" w:date="2025-03-25T15:01:00Z">
        <w:r w:rsidRPr="00B67ADD" w:rsidDel="00750911">
          <w:rPr>
            <w:rFonts w:ascii="Times New Roman" w:hAnsi="Times New Roman" w:cs="Times New Roman"/>
            <w:sz w:val="24"/>
            <w:szCs w:val="24"/>
            <w:lang w:val="en-US"/>
          </w:rPr>
          <w:delText>–</w:delText>
        </w:r>
      </w:del>
      <w:ins w:id="877"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 xml:space="preserve">229. </w:t>
      </w:r>
      <w:r w:rsidR="00140886">
        <w:fldChar w:fldCharType="begin"/>
      </w:r>
      <w:r w:rsidR="00140886" w:rsidRPr="00140886">
        <w:rPr>
          <w:lang w:val="en-US"/>
          <w:rPrChange w:id="878" w:author="Кристина" w:date="2025-03-26T11:07:00Z">
            <w:rPr/>
          </w:rPrChange>
        </w:rPr>
        <w:instrText xml:space="preserve"> HYPERLINK "https://doi.org/10.1023/A:1024592313546" \t "_blank" </w:instrText>
      </w:r>
      <w:r w:rsidR="00140886">
        <w:fldChar w:fldCharType="separate"/>
      </w:r>
      <w:r w:rsidRPr="00B67ADD">
        <w:rPr>
          <w:rStyle w:val="ab"/>
          <w:rFonts w:ascii="Times New Roman" w:hAnsi="Times New Roman" w:cs="Times New Roman"/>
          <w:sz w:val="24"/>
          <w:szCs w:val="24"/>
          <w:lang w:val="en-US"/>
        </w:rPr>
        <w:t>https://doi.org/10.1023/A:1024592313546</w:t>
      </w:r>
      <w:r w:rsidR="00140886">
        <w:rPr>
          <w:rStyle w:val="ab"/>
          <w:rFonts w:ascii="Times New Roman" w:hAnsi="Times New Roman" w:cs="Times New Roman"/>
          <w:sz w:val="24"/>
          <w:szCs w:val="24"/>
          <w:lang w:val="en-US"/>
        </w:rPr>
        <w:fldChar w:fldCharType="end"/>
      </w:r>
    </w:p>
    <w:p w14:paraId="505DB45A" w14:textId="321E5944"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Sidorova, O.V., Saurer, M., Myglan, V.S., Naurzbaev, M.M., 2012. Tree-ring width and carbon isotope responses of Larix sibirica to climate variability in the Altai Mountains. Clim. Change 112, 1055</w:t>
      </w:r>
      <w:del w:id="879" w:author="Кристина" w:date="2025-03-25T15:01:00Z">
        <w:r w:rsidRPr="00B67ADD" w:rsidDel="00750911">
          <w:rPr>
            <w:rFonts w:ascii="Times New Roman" w:hAnsi="Times New Roman" w:cs="Times New Roman"/>
            <w:sz w:val="24"/>
            <w:szCs w:val="24"/>
            <w:lang w:val="en-US"/>
          </w:rPr>
          <w:delText>–</w:delText>
        </w:r>
      </w:del>
      <w:ins w:id="880"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 xml:space="preserve">1068. </w:t>
      </w:r>
      <w:r w:rsidR="00140886">
        <w:fldChar w:fldCharType="begin"/>
      </w:r>
      <w:r w:rsidR="00140886" w:rsidRPr="00140886">
        <w:rPr>
          <w:lang w:val="en-US"/>
          <w:rPrChange w:id="881" w:author="Кристина" w:date="2025-03-26T11:07:00Z">
            <w:rPr/>
          </w:rPrChange>
        </w:rPr>
        <w:instrText xml:space="preserve"> HYPERLINK "https://doi.org/10.1007/s10584-011-0278-8" \t "_blank" </w:instrText>
      </w:r>
      <w:r w:rsidR="00140886">
        <w:fldChar w:fldCharType="separate"/>
      </w:r>
      <w:r w:rsidRPr="00B67ADD">
        <w:rPr>
          <w:rStyle w:val="ab"/>
          <w:rFonts w:ascii="Times New Roman" w:hAnsi="Times New Roman" w:cs="Times New Roman"/>
          <w:sz w:val="24"/>
          <w:szCs w:val="24"/>
          <w:lang w:val="en-US"/>
        </w:rPr>
        <w:t>https://doi.org/10.1007/s10584-011-0278-8</w:t>
      </w:r>
      <w:r w:rsidR="00140886">
        <w:rPr>
          <w:rStyle w:val="ab"/>
          <w:rFonts w:ascii="Times New Roman" w:hAnsi="Times New Roman" w:cs="Times New Roman"/>
          <w:sz w:val="24"/>
          <w:szCs w:val="24"/>
          <w:lang w:val="en-US"/>
        </w:rPr>
        <w:fldChar w:fldCharType="end"/>
      </w:r>
    </w:p>
    <w:p w14:paraId="35DCB9DC" w14:textId="77777777"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 xml:space="preserve">Smirnova, O.A., Overland, J.E., Wang, M., 2019. Arctic warming and its influence on Siberian climate. Environ. Res. Lett. 14, 054012. </w:t>
      </w:r>
      <w:r w:rsidR="00140886">
        <w:fldChar w:fldCharType="begin"/>
      </w:r>
      <w:r w:rsidR="00140886" w:rsidRPr="00140886">
        <w:rPr>
          <w:lang w:val="en-US"/>
          <w:rPrChange w:id="882" w:author="Кристина" w:date="2025-03-26T11:07:00Z">
            <w:rPr/>
          </w:rPrChange>
        </w:rPr>
        <w:instrText xml:space="preserve"> HYPERLINK "https://doi.org/10.1088/1748-9326/ab0e8f" \t "_blank" </w:instrText>
      </w:r>
      <w:r w:rsidR="00140886">
        <w:fldChar w:fldCharType="separate"/>
      </w:r>
      <w:r w:rsidRPr="00B67ADD">
        <w:rPr>
          <w:rStyle w:val="ab"/>
          <w:rFonts w:ascii="Times New Roman" w:hAnsi="Times New Roman" w:cs="Times New Roman"/>
          <w:sz w:val="24"/>
          <w:szCs w:val="24"/>
          <w:lang w:val="en-US"/>
        </w:rPr>
        <w:t>https://doi.org/10.1088/1748-9326/ab0e8f</w:t>
      </w:r>
      <w:r w:rsidR="00140886">
        <w:rPr>
          <w:rStyle w:val="ab"/>
          <w:rFonts w:ascii="Times New Roman" w:hAnsi="Times New Roman" w:cs="Times New Roman"/>
          <w:sz w:val="24"/>
          <w:szCs w:val="24"/>
          <w:lang w:val="en-US"/>
        </w:rPr>
        <w:fldChar w:fldCharType="end"/>
      </w:r>
    </w:p>
    <w:p w14:paraId="6FD30C9A" w14:textId="51534A69"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St. George, S., Meko, D.M., Cook, E.R., 2010. The seasonality of precipitation signals in tree-ring chronologies. Quat. Sci. Rev. 29, 149</w:t>
      </w:r>
      <w:del w:id="883" w:author="Кристина" w:date="2025-03-25T15:01:00Z">
        <w:r w:rsidRPr="00B67ADD" w:rsidDel="00750911">
          <w:rPr>
            <w:rFonts w:ascii="Times New Roman" w:hAnsi="Times New Roman" w:cs="Times New Roman"/>
            <w:sz w:val="24"/>
            <w:szCs w:val="24"/>
            <w:lang w:val="en-US"/>
          </w:rPr>
          <w:delText>–</w:delText>
        </w:r>
      </w:del>
      <w:ins w:id="884"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 xml:space="preserve">161. </w:t>
      </w:r>
      <w:hyperlink r:id="rId17" w:tgtFrame="_blank" w:history="1">
        <w:r w:rsidRPr="00B67ADD">
          <w:rPr>
            <w:rStyle w:val="ab"/>
            <w:rFonts w:ascii="Times New Roman" w:hAnsi="Times New Roman" w:cs="Times New Roman"/>
            <w:sz w:val="24"/>
            <w:szCs w:val="24"/>
            <w:lang w:val="en-US"/>
          </w:rPr>
          <w:t>https://doi.org/10.1016/j.quascirev.2009.09.024</w:t>
        </w:r>
      </w:hyperlink>
    </w:p>
    <w:p w14:paraId="0E976E6D" w14:textId="035A8DA4"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Sugimoto, A., Yanagisawa, N., Naito, D., Fujita, N., Maximov, T.C., 2002. Importance of permafrost as a water source for forest ecosystems in Siberia. Ecol. Res. 17, 493</w:t>
      </w:r>
      <w:del w:id="885" w:author="Кристина" w:date="2025-03-25T15:01:00Z">
        <w:r w:rsidRPr="00B67ADD" w:rsidDel="00750911">
          <w:rPr>
            <w:rFonts w:ascii="Times New Roman" w:hAnsi="Times New Roman" w:cs="Times New Roman"/>
            <w:sz w:val="24"/>
            <w:szCs w:val="24"/>
            <w:lang w:val="en-US"/>
          </w:rPr>
          <w:delText>–</w:delText>
        </w:r>
      </w:del>
      <w:ins w:id="886"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 xml:space="preserve">503. </w:t>
      </w:r>
      <w:r w:rsidR="00140886">
        <w:fldChar w:fldCharType="begin"/>
      </w:r>
      <w:r w:rsidR="00140886" w:rsidRPr="00140886">
        <w:rPr>
          <w:lang w:val="en-US"/>
          <w:rPrChange w:id="887" w:author="Кристина" w:date="2025-03-26T11:07:00Z">
            <w:rPr/>
          </w:rPrChange>
        </w:rPr>
        <w:instrText xml:space="preserve"> HYPERLINK "https://doi.org/10.1046/j.1440-1703.2002.00506.x" \t "_blank" </w:instrText>
      </w:r>
      <w:r w:rsidR="00140886">
        <w:fldChar w:fldCharType="separate"/>
      </w:r>
      <w:r w:rsidRPr="00B67ADD">
        <w:rPr>
          <w:rStyle w:val="ab"/>
          <w:rFonts w:ascii="Times New Roman" w:hAnsi="Times New Roman" w:cs="Times New Roman"/>
          <w:sz w:val="24"/>
          <w:szCs w:val="24"/>
          <w:lang w:val="en-US"/>
        </w:rPr>
        <w:t>https://doi.org/10.1046/j.1440-1703.2002.00506.x</w:t>
      </w:r>
      <w:r w:rsidR="00140886">
        <w:rPr>
          <w:rStyle w:val="ab"/>
          <w:rFonts w:ascii="Times New Roman" w:hAnsi="Times New Roman" w:cs="Times New Roman"/>
          <w:sz w:val="24"/>
          <w:szCs w:val="24"/>
          <w:lang w:val="en-US"/>
        </w:rPr>
        <w:fldChar w:fldCharType="end"/>
      </w:r>
    </w:p>
    <w:p w14:paraId="62741673" w14:textId="77777777"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lastRenderedPageBreak/>
        <w:t xml:space="preserve">Tabakova, M.A., Arzac, A., Martínez, E., Kirdyanov, A.V., 2020. Climatic factors controlling Pinus sylvestris radial growth along a transect of increasing continentality in southern Siberia. Dendrochronologia 62. </w:t>
      </w:r>
      <w:r w:rsidR="00140886">
        <w:fldChar w:fldCharType="begin"/>
      </w:r>
      <w:r w:rsidR="00140886" w:rsidRPr="00140886">
        <w:rPr>
          <w:lang w:val="en-US"/>
          <w:rPrChange w:id="888" w:author="Кристина" w:date="2025-03-26T11:07:00Z">
            <w:rPr/>
          </w:rPrChange>
        </w:rPr>
        <w:instrText xml:space="preserve"> HYPERLINK "https://doi.org/10.1016/j.dendro.2020.125709" \t "_blank" </w:instrText>
      </w:r>
      <w:r w:rsidR="00140886">
        <w:fldChar w:fldCharType="separate"/>
      </w:r>
      <w:r w:rsidRPr="00B67ADD">
        <w:rPr>
          <w:rStyle w:val="ab"/>
          <w:rFonts w:ascii="Times New Roman" w:hAnsi="Times New Roman" w:cs="Times New Roman"/>
          <w:sz w:val="24"/>
          <w:szCs w:val="24"/>
          <w:lang w:val="en-US"/>
        </w:rPr>
        <w:t>https://doi.org/10.1016/j.dendro.2020.125709</w:t>
      </w:r>
      <w:r w:rsidR="00140886">
        <w:rPr>
          <w:rStyle w:val="ab"/>
          <w:rFonts w:ascii="Times New Roman" w:hAnsi="Times New Roman" w:cs="Times New Roman"/>
          <w:sz w:val="24"/>
          <w:szCs w:val="24"/>
          <w:lang w:val="en-US"/>
        </w:rPr>
        <w:fldChar w:fldCharType="end"/>
      </w:r>
    </w:p>
    <w:p w14:paraId="1A8E253A" w14:textId="77777777"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 xml:space="preserve">Tchebakova, N.M., Parfenova, E.I., Soja, A.J., 2009. Effects of climate change on Siberian vegetation: Implications for carbon cycling. Environ. Res. Lett. 4, 045033. </w:t>
      </w:r>
      <w:r w:rsidR="00140886">
        <w:fldChar w:fldCharType="begin"/>
      </w:r>
      <w:r w:rsidR="00140886" w:rsidRPr="00140886">
        <w:rPr>
          <w:lang w:val="en-US"/>
          <w:rPrChange w:id="889" w:author="Кристина" w:date="2025-03-26T11:07:00Z">
            <w:rPr/>
          </w:rPrChange>
        </w:rPr>
        <w:instrText xml:space="preserve"> HYPERLINK "https://doi.org/10.1088/1748-9326/4/4/045033" \t "_blank" </w:instrText>
      </w:r>
      <w:r w:rsidR="00140886">
        <w:fldChar w:fldCharType="separate"/>
      </w:r>
      <w:r w:rsidRPr="00B67ADD">
        <w:rPr>
          <w:rStyle w:val="ab"/>
          <w:rFonts w:ascii="Times New Roman" w:hAnsi="Times New Roman" w:cs="Times New Roman"/>
          <w:sz w:val="24"/>
          <w:szCs w:val="24"/>
          <w:lang w:val="en-US"/>
        </w:rPr>
        <w:t>https://doi.org/10.1088/1748-9326/4/4/045033</w:t>
      </w:r>
      <w:r w:rsidR="00140886">
        <w:rPr>
          <w:rStyle w:val="ab"/>
          <w:rFonts w:ascii="Times New Roman" w:hAnsi="Times New Roman" w:cs="Times New Roman"/>
          <w:sz w:val="24"/>
          <w:szCs w:val="24"/>
          <w:lang w:val="en-US"/>
        </w:rPr>
        <w:fldChar w:fldCharType="end"/>
      </w:r>
    </w:p>
    <w:p w14:paraId="5A36E7AD" w14:textId="43F88AD8"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Turetsky, M.R., Wieder, R.K., Vitt, D.H., 2010. Boreal peatland carbon dynamics under climate change: Implications for the permafrost carbon feedback. Glob. Change Biol. 16, 2957</w:t>
      </w:r>
      <w:del w:id="890" w:author="Кристина" w:date="2025-03-25T15:01:00Z">
        <w:r w:rsidRPr="00B67ADD" w:rsidDel="00750911">
          <w:rPr>
            <w:rFonts w:ascii="Times New Roman" w:hAnsi="Times New Roman" w:cs="Times New Roman"/>
            <w:sz w:val="24"/>
            <w:szCs w:val="24"/>
            <w:lang w:val="en-US"/>
          </w:rPr>
          <w:delText>–</w:delText>
        </w:r>
      </w:del>
      <w:ins w:id="891"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 xml:space="preserve">2971. </w:t>
      </w:r>
      <w:r w:rsidR="00140886">
        <w:fldChar w:fldCharType="begin"/>
      </w:r>
      <w:r w:rsidR="00140886" w:rsidRPr="00140886">
        <w:rPr>
          <w:lang w:val="en-US"/>
          <w:rPrChange w:id="892" w:author="Кристина" w:date="2025-03-26T11:07:00Z">
            <w:rPr/>
          </w:rPrChange>
        </w:rPr>
        <w:instrText xml:space="preserve"> HYPERLINK "https://doi.org/10.1111/j.1365-2486.2010.02210.x" \t "_blank" </w:instrText>
      </w:r>
      <w:r w:rsidR="00140886">
        <w:fldChar w:fldCharType="separate"/>
      </w:r>
      <w:r w:rsidRPr="00B67ADD">
        <w:rPr>
          <w:rStyle w:val="ab"/>
          <w:rFonts w:ascii="Times New Roman" w:hAnsi="Times New Roman" w:cs="Times New Roman"/>
          <w:sz w:val="24"/>
          <w:szCs w:val="24"/>
          <w:lang w:val="en-US"/>
        </w:rPr>
        <w:t>https://doi.org/10.1111/j.1365-2486.2010.02210.x</w:t>
      </w:r>
      <w:r w:rsidR="00140886">
        <w:rPr>
          <w:rStyle w:val="ab"/>
          <w:rFonts w:ascii="Times New Roman" w:hAnsi="Times New Roman" w:cs="Times New Roman"/>
          <w:sz w:val="24"/>
          <w:szCs w:val="24"/>
          <w:lang w:val="en-US"/>
        </w:rPr>
        <w:fldChar w:fldCharType="end"/>
      </w:r>
    </w:p>
    <w:p w14:paraId="0762CE3D" w14:textId="30F35823"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Vaganov, E.A., Hughes, M.K., Kirdyanov, A.V., Schweingruber, F.H., Silkin, P.P., 1999. Influence of snowfall and melt timing on tree growth in subarctic Eurasia. Nature 400, 149</w:t>
      </w:r>
      <w:del w:id="893" w:author="Кристина" w:date="2025-03-25T15:01:00Z">
        <w:r w:rsidRPr="00B67ADD" w:rsidDel="00750911">
          <w:rPr>
            <w:rFonts w:ascii="Times New Roman" w:hAnsi="Times New Roman" w:cs="Times New Roman"/>
            <w:sz w:val="24"/>
            <w:szCs w:val="24"/>
            <w:lang w:val="en-US"/>
          </w:rPr>
          <w:delText>–</w:delText>
        </w:r>
      </w:del>
      <w:ins w:id="894"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 xml:space="preserve">151. </w:t>
      </w:r>
      <w:r w:rsidR="00140886">
        <w:fldChar w:fldCharType="begin"/>
      </w:r>
      <w:r w:rsidR="00140886" w:rsidRPr="00140886">
        <w:rPr>
          <w:lang w:val="en-US"/>
          <w:rPrChange w:id="895" w:author="Кристина" w:date="2025-03-26T11:07:00Z">
            <w:rPr/>
          </w:rPrChange>
        </w:rPr>
        <w:instrText xml:space="preserve"> HYPERLINK "https://doi.org/10.1038/22087" \t "_blank" </w:instrText>
      </w:r>
      <w:r w:rsidR="00140886">
        <w:fldChar w:fldCharType="separate"/>
      </w:r>
      <w:r w:rsidRPr="00B67ADD">
        <w:rPr>
          <w:rStyle w:val="ab"/>
          <w:rFonts w:ascii="Times New Roman" w:hAnsi="Times New Roman" w:cs="Times New Roman"/>
          <w:sz w:val="24"/>
          <w:szCs w:val="24"/>
          <w:lang w:val="en-US"/>
        </w:rPr>
        <w:t>https://doi.org/10.1038/22087</w:t>
      </w:r>
      <w:r w:rsidR="00140886">
        <w:rPr>
          <w:rStyle w:val="ab"/>
          <w:rFonts w:ascii="Times New Roman" w:hAnsi="Times New Roman" w:cs="Times New Roman"/>
          <w:sz w:val="24"/>
          <w:szCs w:val="24"/>
          <w:lang w:val="en-US"/>
        </w:rPr>
        <w:fldChar w:fldCharType="end"/>
      </w:r>
    </w:p>
    <w:p w14:paraId="748EAD55" w14:textId="0288FE20"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Wigley, T.M.L., Briffa, K.R., Jones, P.D., 1984. On the average value of correlated time series, with applications in dendroclimatology and hydrometeorology. J. Clim. Appl. Meteorol. 23, 201</w:t>
      </w:r>
      <w:del w:id="896" w:author="Кристина" w:date="2025-03-25T15:01:00Z">
        <w:r w:rsidRPr="00B67ADD" w:rsidDel="00750911">
          <w:rPr>
            <w:rFonts w:ascii="Times New Roman" w:hAnsi="Times New Roman" w:cs="Times New Roman"/>
            <w:sz w:val="24"/>
            <w:szCs w:val="24"/>
            <w:lang w:val="en-US"/>
          </w:rPr>
          <w:delText>–</w:delText>
        </w:r>
      </w:del>
      <w:ins w:id="897"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 xml:space="preserve">213. </w:t>
      </w:r>
      <w:r w:rsidR="00140886">
        <w:fldChar w:fldCharType="begin"/>
      </w:r>
      <w:r w:rsidR="00140886" w:rsidRPr="00140886">
        <w:rPr>
          <w:lang w:val="en-US"/>
          <w:rPrChange w:id="898" w:author="Кристина" w:date="2025-03-26T11:07:00Z">
            <w:rPr/>
          </w:rPrChange>
        </w:rPr>
        <w:instrText xml:space="preserve"> HYPERLINK "https://doi.org/10.1175/1520-0450(1984)023" \t "_blank" </w:instrText>
      </w:r>
      <w:r w:rsidR="00140886">
        <w:fldChar w:fldCharType="separate"/>
      </w:r>
      <w:r w:rsidRPr="00B67ADD">
        <w:rPr>
          <w:rStyle w:val="ab"/>
          <w:rFonts w:ascii="Times New Roman" w:hAnsi="Times New Roman" w:cs="Times New Roman"/>
          <w:sz w:val="24"/>
          <w:szCs w:val="24"/>
          <w:lang w:val="en-US"/>
        </w:rPr>
        <w:t>https://doi.org/10.1175/1520-0450(1984)023</w:t>
      </w:r>
      <w:r w:rsidR="00140886">
        <w:rPr>
          <w:rStyle w:val="ab"/>
          <w:rFonts w:ascii="Times New Roman" w:hAnsi="Times New Roman" w:cs="Times New Roman"/>
          <w:sz w:val="24"/>
          <w:szCs w:val="24"/>
          <w:lang w:val="en-US"/>
        </w:rPr>
        <w:fldChar w:fldCharType="end"/>
      </w:r>
      <w:r w:rsidRPr="00B67ADD">
        <w:rPr>
          <w:rFonts w:ascii="Times New Roman" w:hAnsi="Times New Roman" w:cs="Times New Roman"/>
          <w:sz w:val="24"/>
          <w:szCs w:val="24"/>
          <w:lang w:val="en-US"/>
        </w:rPr>
        <w:t>&lt;0201:OTAVOC&gt;2.0.CO;2</w:t>
      </w:r>
    </w:p>
    <w:p w14:paraId="209C9868" w14:textId="5C89C912"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Wilmking, M., Juday, G.P., Barber, V.A., Zald, H.S.J., 2004. Recent climate warming forces contrasting growth responses of white spruce at treeline in Alaska through temperature thresholds. Glob. Change Biol. 10, 1724</w:t>
      </w:r>
      <w:del w:id="899" w:author="Кристина" w:date="2025-03-25T15:01:00Z">
        <w:r w:rsidRPr="00B67ADD" w:rsidDel="00750911">
          <w:rPr>
            <w:rFonts w:ascii="Times New Roman" w:hAnsi="Times New Roman" w:cs="Times New Roman"/>
            <w:sz w:val="24"/>
            <w:szCs w:val="24"/>
            <w:lang w:val="en-US"/>
          </w:rPr>
          <w:delText>–</w:delText>
        </w:r>
      </w:del>
      <w:ins w:id="900"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 xml:space="preserve">1736. </w:t>
      </w:r>
      <w:r w:rsidR="00140886">
        <w:fldChar w:fldCharType="begin"/>
      </w:r>
      <w:r w:rsidR="00140886" w:rsidRPr="00140886">
        <w:rPr>
          <w:lang w:val="en-US"/>
          <w:rPrChange w:id="901" w:author="Кристина" w:date="2025-03-26T11:07:00Z">
            <w:rPr/>
          </w:rPrChange>
        </w:rPr>
        <w:instrText xml:space="preserve"> HYPERLINK "https://doi.org/10.1111/j.1365-2486.2004.00867.x" \t "_blank" </w:instrText>
      </w:r>
      <w:r w:rsidR="00140886">
        <w:fldChar w:fldCharType="separate"/>
      </w:r>
      <w:r w:rsidRPr="00B67ADD">
        <w:rPr>
          <w:rStyle w:val="ab"/>
          <w:rFonts w:ascii="Times New Roman" w:hAnsi="Times New Roman" w:cs="Times New Roman"/>
          <w:sz w:val="24"/>
          <w:szCs w:val="24"/>
          <w:lang w:val="en-US"/>
        </w:rPr>
        <w:t>https://doi.org/10.1111/j.1365-2486.2004.00867.x</w:t>
      </w:r>
      <w:r w:rsidR="00140886">
        <w:rPr>
          <w:rStyle w:val="ab"/>
          <w:rFonts w:ascii="Times New Roman" w:hAnsi="Times New Roman" w:cs="Times New Roman"/>
          <w:sz w:val="24"/>
          <w:szCs w:val="24"/>
          <w:lang w:val="en-US"/>
        </w:rPr>
        <w:fldChar w:fldCharType="end"/>
      </w:r>
    </w:p>
    <w:p w14:paraId="328F9171" w14:textId="2CF3A144"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Zang, C., Biondi, F., 2015. treeclim: An R package for the numerical calibration of proxy-climate relationships. Ecography 38, 431</w:t>
      </w:r>
      <w:del w:id="902" w:author="Кристина" w:date="2025-03-25T15:01:00Z">
        <w:r w:rsidRPr="00B67ADD" w:rsidDel="00750911">
          <w:rPr>
            <w:rFonts w:ascii="Times New Roman" w:hAnsi="Times New Roman" w:cs="Times New Roman"/>
            <w:sz w:val="24"/>
            <w:szCs w:val="24"/>
            <w:lang w:val="en-US"/>
          </w:rPr>
          <w:delText>–</w:delText>
        </w:r>
      </w:del>
      <w:ins w:id="903"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 xml:space="preserve">436. </w:t>
      </w:r>
      <w:r w:rsidR="00140886">
        <w:fldChar w:fldCharType="begin"/>
      </w:r>
      <w:r w:rsidR="00140886" w:rsidRPr="00140886">
        <w:rPr>
          <w:lang w:val="en-US"/>
          <w:rPrChange w:id="904" w:author="Кристина" w:date="2025-03-26T11:07:00Z">
            <w:rPr/>
          </w:rPrChange>
        </w:rPr>
        <w:instrText xml:space="preserve"> HYPERLINK "https://doi.org/10.1111/ecog.01335" \t "_blank" </w:instrText>
      </w:r>
      <w:r w:rsidR="00140886">
        <w:fldChar w:fldCharType="separate"/>
      </w:r>
      <w:r w:rsidRPr="00B67ADD">
        <w:rPr>
          <w:rStyle w:val="ab"/>
          <w:rFonts w:ascii="Times New Roman" w:hAnsi="Times New Roman" w:cs="Times New Roman"/>
          <w:sz w:val="24"/>
          <w:szCs w:val="24"/>
          <w:lang w:val="en-US"/>
        </w:rPr>
        <w:t>https://doi.org/10.1111/ecog.01335</w:t>
      </w:r>
      <w:r w:rsidR="00140886">
        <w:rPr>
          <w:rStyle w:val="ab"/>
          <w:rFonts w:ascii="Times New Roman" w:hAnsi="Times New Roman" w:cs="Times New Roman"/>
          <w:sz w:val="24"/>
          <w:szCs w:val="24"/>
          <w:lang w:val="en-US"/>
        </w:rPr>
        <w:fldChar w:fldCharType="end"/>
      </w:r>
    </w:p>
    <w:p w14:paraId="48CB76B7" w14:textId="197E8380"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Zhang, Y., Xu, M., Adams, J., Wang, X., 2014. Latitudinal gradients in tree-ring responses to climate warming in northern Eurasia. Glob. Change Biol. 20, 2856</w:t>
      </w:r>
      <w:del w:id="905" w:author="Кристина" w:date="2025-03-25T15:01:00Z">
        <w:r w:rsidRPr="00B67ADD" w:rsidDel="00750911">
          <w:rPr>
            <w:rFonts w:ascii="Times New Roman" w:hAnsi="Times New Roman" w:cs="Times New Roman"/>
            <w:sz w:val="24"/>
            <w:szCs w:val="24"/>
            <w:lang w:val="en-US"/>
          </w:rPr>
          <w:delText>–</w:delText>
        </w:r>
      </w:del>
      <w:ins w:id="906" w:author="Кристина" w:date="2025-03-25T15:01:00Z">
        <w:r w:rsidR="00750911">
          <w:rPr>
            <w:rFonts w:ascii="Times New Roman" w:hAnsi="Times New Roman" w:cs="Times New Roman"/>
            <w:sz w:val="24"/>
            <w:szCs w:val="24"/>
            <w:lang w:val="en-US"/>
          </w:rPr>
          <w:t xml:space="preserve"> - </w:t>
        </w:r>
      </w:ins>
      <w:r w:rsidRPr="00B67ADD">
        <w:rPr>
          <w:rFonts w:ascii="Times New Roman" w:hAnsi="Times New Roman" w:cs="Times New Roman"/>
          <w:sz w:val="24"/>
          <w:szCs w:val="24"/>
          <w:lang w:val="en-US"/>
        </w:rPr>
        <w:t xml:space="preserve">2866. </w:t>
      </w:r>
      <w:r w:rsidR="00140886">
        <w:fldChar w:fldCharType="begin"/>
      </w:r>
      <w:r w:rsidR="00140886" w:rsidRPr="00140886">
        <w:rPr>
          <w:lang w:val="en-US"/>
          <w:rPrChange w:id="907" w:author="Кристина" w:date="2025-03-26T11:07:00Z">
            <w:rPr/>
          </w:rPrChange>
        </w:rPr>
        <w:instrText xml:space="preserve"> HYPERLINK "https://doi.org/10.1111/gcb.12599" \t "_blank" </w:instrText>
      </w:r>
      <w:r w:rsidR="00140886">
        <w:fldChar w:fldCharType="separate"/>
      </w:r>
      <w:r w:rsidRPr="00B67ADD">
        <w:rPr>
          <w:rStyle w:val="ab"/>
          <w:rFonts w:ascii="Times New Roman" w:hAnsi="Times New Roman" w:cs="Times New Roman"/>
          <w:sz w:val="24"/>
          <w:szCs w:val="24"/>
          <w:lang w:val="en-US"/>
        </w:rPr>
        <w:t>https://doi.org/10.1111/gcb.12599</w:t>
      </w:r>
      <w:r w:rsidR="00140886">
        <w:rPr>
          <w:rStyle w:val="ab"/>
          <w:rFonts w:ascii="Times New Roman" w:hAnsi="Times New Roman" w:cs="Times New Roman"/>
          <w:sz w:val="24"/>
          <w:szCs w:val="24"/>
          <w:lang w:val="en-US"/>
        </w:rPr>
        <w:fldChar w:fldCharType="end"/>
      </w:r>
    </w:p>
    <w:p w14:paraId="40961C14" w14:textId="77777777" w:rsidR="00B67ADD" w:rsidRPr="00B67ADD" w:rsidRDefault="00B67ADD" w:rsidP="000E6615">
      <w:pPr>
        <w:spacing w:after="0" w:line="480" w:lineRule="auto"/>
        <w:ind w:left="709" w:hanging="709"/>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t xml:space="preserve">Zhou, P., Huang, J., Büntgen, U., Liu, Y., 2021. Temperature sensitivity of radial growth in Larix sibirica across the Altai Mountains. Forests 12, 456. </w:t>
      </w:r>
      <w:r w:rsidR="00140886">
        <w:fldChar w:fldCharType="begin"/>
      </w:r>
      <w:r w:rsidR="00140886" w:rsidRPr="00140886">
        <w:rPr>
          <w:lang w:val="en-US"/>
          <w:rPrChange w:id="908" w:author="Кристина" w:date="2025-03-26T11:07:00Z">
            <w:rPr/>
          </w:rPrChange>
        </w:rPr>
        <w:instrText xml:space="preserve"> HYPERLINK "https://doi.org/10.3390/f12040456" \t "_blank" </w:instrText>
      </w:r>
      <w:r w:rsidR="00140886">
        <w:fldChar w:fldCharType="separate"/>
      </w:r>
      <w:r w:rsidRPr="00B67ADD">
        <w:rPr>
          <w:rStyle w:val="ab"/>
          <w:rFonts w:ascii="Times New Roman" w:hAnsi="Times New Roman" w:cs="Times New Roman"/>
          <w:sz w:val="24"/>
          <w:szCs w:val="24"/>
          <w:lang w:val="en-US"/>
        </w:rPr>
        <w:t>https://doi.org/10.3390/f12040456</w:t>
      </w:r>
      <w:r w:rsidR="00140886">
        <w:rPr>
          <w:rStyle w:val="ab"/>
          <w:rFonts w:ascii="Times New Roman" w:hAnsi="Times New Roman" w:cs="Times New Roman"/>
          <w:sz w:val="24"/>
          <w:szCs w:val="24"/>
          <w:lang w:val="en-US"/>
        </w:rPr>
        <w:fldChar w:fldCharType="end"/>
      </w:r>
    </w:p>
    <w:p w14:paraId="6B13B84D" w14:textId="681A4F28" w:rsidR="000D64A1" w:rsidRPr="00B67ADD" w:rsidRDefault="000D64A1" w:rsidP="001436E5">
      <w:pPr>
        <w:spacing w:after="0" w:line="480" w:lineRule="auto"/>
        <w:ind w:left="709" w:hanging="709"/>
        <w:contextualSpacing/>
        <w:jc w:val="both"/>
        <w:rPr>
          <w:rFonts w:ascii="Times New Roman" w:hAnsi="Times New Roman" w:cs="Times New Roman"/>
          <w:sz w:val="24"/>
          <w:szCs w:val="24"/>
          <w:lang w:val="en-US"/>
        </w:rPr>
      </w:pPr>
    </w:p>
    <w:p w14:paraId="20B9A32B" w14:textId="20169718" w:rsidR="000541A6" w:rsidRPr="00B67ADD" w:rsidRDefault="000541A6" w:rsidP="00301971">
      <w:pPr>
        <w:spacing w:after="0" w:line="480" w:lineRule="auto"/>
        <w:contextualSpacing/>
        <w:jc w:val="both"/>
        <w:rPr>
          <w:rFonts w:ascii="Times New Roman" w:hAnsi="Times New Roman" w:cs="Times New Roman"/>
          <w:sz w:val="24"/>
          <w:szCs w:val="24"/>
          <w:lang w:val="en-US"/>
        </w:rPr>
      </w:pPr>
      <w:r w:rsidRPr="00B67ADD">
        <w:rPr>
          <w:rFonts w:ascii="Times New Roman" w:hAnsi="Times New Roman" w:cs="Times New Roman"/>
          <w:sz w:val="24"/>
          <w:szCs w:val="24"/>
          <w:lang w:val="en-US"/>
        </w:rPr>
        <w:br w:type="page"/>
      </w:r>
    </w:p>
    <w:p w14:paraId="16E483FA" w14:textId="1996E7B1" w:rsidR="000646AD" w:rsidRDefault="00512D30" w:rsidP="00301971">
      <w:pPr>
        <w:spacing w:line="480" w:lineRule="auto"/>
        <w:rPr>
          <w:ins w:id="909" w:author="Кристина" w:date="2025-03-26T13:13:00Z"/>
          <w:rFonts w:ascii="Times New Roman" w:hAnsi="Times New Roman" w:cs="Times New Roman"/>
          <w:b/>
          <w:bCs/>
          <w:noProof/>
          <w:sz w:val="24"/>
          <w:szCs w:val="24"/>
          <w:lang w:val="en-US"/>
        </w:rPr>
      </w:pPr>
      <w:r w:rsidRPr="00B67ADD">
        <w:rPr>
          <w:rFonts w:ascii="Times New Roman" w:hAnsi="Times New Roman" w:cs="Times New Roman"/>
          <w:b/>
          <w:bCs/>
          <w:noProof/>
          <w:sz w:val="24"/>
          <w:szCs w:val="24"/>
          <w:lang w:val="en-US"/>
        </w:rPr>
        <w:lastRenderedPageBreak/>
        <w:t>Su</w:t>
      </w:r>
      <w:r w:rsidR="00AB634F" w:rsidRPr="00B67ADD">
        <w:rPr>
          <w:rFonts w:ascii="Times New Roman" w:hAnsi="Times New Roman" w:cs="Times New Roman"/>
          <w:b/>
          <w:bCs/>
          <w:noProof/>
          <w:sz w:val="24"/>
          <w:szCs w:val="24"/>
          <w:lang w:val="en-US"/>
        </w:rPr>
        <w:t>pp</w:t>
      </w:r>
      <w:r w:rsidRPr="00B67ADD">
        <w:rPr>
          <w:rFonts w:ascii="Times New Roman" w:hAnsi="Times New Roman" w:cs="Times New Roman"/>
          <w:b/>
          <w:bCs/>
          <w:noProof/>
          <w:sz w:val="24"/>
          <w:szCs w:val="24"/>
          <w:lang w:val="en-US"/>
        </w:rPr>
        <w:t>lements</w:t>
      </w:r>
    </w:p>
    <w:p w14:paraId="4D432B72" w14:textId="411DD720" w:rsidR="00FF5199" w:rsidRDefault="00FF5199" w:rsidP="00301971">
      <w:pPr>
        <w:spacing w:line="480" w:lineRule="auto"/>
        <w:rPr>
          <w:ins w:id="910" w:author="Кристина" w:date="2025-03-26T13:25:00Z"/>
          <w:rFonts w:ascii="Times New Roman" w:hAnsi="Times New Roman" w:cs="Times New Roman"/>
          <w:b/>
          <w:bCs/>
          <w:noProof/>
          <w:sz w:val="24"/>
          <w:szCs w:val="24"/>
          <w:lang w:val="en-US"/>
        </w:rPr>
      </w:pPr>
    </w:p>
    <w:p w14:paraId="0E4695D2" w14:textId="77777777" w:rsidR="00304CF8" w:rsidRPr="00B67ADD" w:rsidRDefault="00304CF8" w:rsidP="00304CF8">
      <w:pPr>
        <w:spacing w:after="0" w:line="480" w:lineRule="auto"/>
        <w:contextualSpacing/>
        <w:rPr>
          <w:moveTo w:id="911" w:author="Кристина" w:date="2025-03-26T13:26:00Z"/>
          <w:rFonts w:ascii="Times New Roman" w:eastAsia="Calibri" w:hAnsi="Times New Roman" w:cs="Times New Roman"/>
          <w:kern w:val="2"/>
          <w:sz w:val="24"/>
          <w:szCs w:val="24"/>
          <w:lang w:val="en-US"/>
          <w14:ligatures w14:val="standardContextual"/>
        </w:rPr>
      </w:pPr>
      <w:moveToRangeStart w:id="912" w:author="Кристина" w:date="2025-03-26T13:26:00Z" w:name="move193887991"/>
      <w:commentRangeStart w:id="913"/>
      <w:moveTo w:id="914" w:author="Кристина" w:date="2025-03-26T13:26:00Z">
        <w:r w:rsidRPr="00B67ADD">
          <w:rPr>
            <w:rFonts w:ascii="Times New Roman" w:eastAsia="Calibri" w:hAnsi="Times New Roman" w:cs="Times New Roman"/>
            <w:b/>
            <w:bCs/>
            <w:kern w:val="2"/>
            <w:sz w:val="24"/>
            <w:szCs w:val="24"/>
            <w:lang w:val="en-US"/>
            <w14:ligatures w14:val="standardContextual"/>
          </w:rPr>
          <w:t>Table S1</w:t>
        </w:r>
        <w:r w:rsidRPr="00B67ADD">
          <w:rPr>
            <w:rFonts w:ascii="Times New Roman" w:eastAsia="Calibri" w:hAnsi="Times New Roman" w:cs="Times New Roman"/>
            <w:kern w:val="2"/>
            <w:sz w:val="24"/>
            <w:szCs w:val="24"/>
            <w:lang w:val="en-US"/>
            <w14:ligatures w14:val="standardContextual"/>
          </w:rPr>
          <w:t>. Characteristics of areas</w:t>
        </w:r>
        <w:commentRangeEnd w:id="913"/>
        <w:r w:rsidRPr="00B67ADD">
          <w:rPr>
            <w:rStyle w:val="a4"/>
            <w:rFonts w:ascii="Times New Roman" w:hAnsi="Times New Roman" w:cs="Times New Roman"/>
            <w:sz w:val="24"/>
            <w:szCs w:val="24"/>
          </w:rPr>
          <w:commentReference w:id="913"/>
        </w:r>
        <w:r w:rsidRPr="00B67ADD">
          <w:rPr>
            <w:rFonts w:ascii="Times New Roman" w:eastAsia="Calibri" w:hAnsi="Times New Roman" w:cs="Times New Roman"/>
            <w:kern w:val="2"/>
            <w:sz w:val="24"/>
            <w:szCs w:val="24"/>
            <w:lang w:val="en-US"/>
            <w14:ligatures w14:val="standardContextual"/>
          </w:rPr>
          <w:t>.</w:t>
        </w:r>
      </w:moveTo>
    </w:p>
    <w:tbl>
      <w:tblPr>
        <w:tblStyle w:val="2"/>
        <w:tblW w:w="0" w:type="auto"/>
        <w:tblLayout w:type="fixed"/>
        <w:tblLook w:val="04A0" w:firstRow="1" w:lastRow="0" w:firstColumn="1" w:lastColumn="0" w:noHBand="0" w:noVBand="1"/>
      </w:tblPr>
      <w:tblGrid>
        <w:gridCol w:w="1336"/>
        <w:gridCol w:w="1336"/>
        <w:gridCol w:w="1337"/>
        <w:gridCol w:w="1336"/>
        <w:gridCol w:w="1337"/>
        <w:gridCol w:w="1336"/>
        <w:gridCol w:w="1337"/>
      </w:tblGrid>
      <w:tr w:rsidR="00304CF8" w:rsidRPr="0048723D" w14:paraId="3D1416CE" w14:textId="77777777" w:rsidTr="0048723D">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bottom w:val="double" w:sz="4" w:space="0" w:color="auto"/>
              <w:right w:val="single" w:sz="4" w:space="0" w:color="auto"/>
            </w:tcBorders>
            <w:vAlign w:val="center"/>
          </w:tcPr>
          <w:p w14:paraId="44EE4100" w14:textId="31385DAE" w:rsidR="00304CF8" w:rsidRPr="0048723D" w:rsidRDefault="0048723D" w:rsidP="008705D8">
            <w:pPr>
              <w:jc w:val="center"/>
              <w:rPr>
                <w:moveTo w:id="915" w:author="Кристина" w:date="2025-03-26T13:26:00Z"/>
                <w:rFonts w:ascii="Times New Roman" w:eastAsia="Calibri" w:hAnsi="Times New Roman" w:cs="Times New Roman"/>
                <w:b w:val="0"/>
                <w:sz w:val="24"/>
                <w:szCs w:val="24"/>
                <w:lang w:val="en-US"/>
                <w:rPrChange w:id="916" w:author="Кристина" w:date="2025-03-26T14:10:00Z">
                  <w:rPr>
                    <w:moveTo w:id="917" w:author="Кристина" w:date="2025-03-26T13:26:00Z"/>
                    <w:rFonts w:ascii="Times New Roman" w:eastAsia="Calibri" w:hAnsi="Times New Roman" w:cs="Times New Roman"/>
                    <w:sz w:val="24"/>
                    <w:szCs w:val="24"/>
                    <w:lang w:val="en-US"/>
                  </w:rPr>
                </w:rPrChange>
              </w:rPr>
            </w:pPr>
            <w:ins w:id="918" w:author="Кристина" w:date="2025-03-26T14:10:00Z">
              <w:r w:rsidRPr="0048723D">
                <w:rPr>
                  <w:rFonts w:ascii="Times New Roman" w:hAnsi="Times New Roman" w:cs="Times New Roman"/>
                  <w:sz w:val="24"/>
                  <w:szCs w:val="24"/>
                </w:rPr>
                <w:t>Site</w:t>
              </w:r>
            </w:ins>
          </w:p>
        </w:tc>
        <w:tc>
          <w:tcPr>
            <w:tcW w:w="1336" w:type="dxa"/>
            <w:tcBorders>
              <w:top w:val="single" w:sz="4" w:space="0" w:color="7F7F7F" w:themeColor="text1" w:themeTint="80"/>
              <w:left w:val="single" w:sz="4" w:space="0" w:color="auto"/>
              <w:bottom w:val="double" w:sz="4" w:space="0" w:color="auto"/>
            </w:tcBorders>
            <w:vAlign w:val="center"/>
          </w:tcPr>
          <w:p w14:paraId="0340812F" w14:textId="77777777" w:rsidR="00304CF8" w:rsidRPr="0048723D" w:rsidRDefault="00304CF8" w:rsidP="008705D8">
            <w:pPr>
              <w:jc w:val="center"/>
              <w:cnfStyle w:val="100000000000" w:firstRow="1" w:lastRow="0" w:firstColumn="0" w:lastColumn="0" w:oddVBand="0" w:evenVBand="0" w:oddHBand="0" w:evenHBand="0" w:firstRowFirstColumn="0" w:firstRowLastColumn="0" w:lastRowFirstColumn="0" w:lastRowLastColumn="0"/>
              <w:rPr>
                <w:moveTo w:id="919" w:author="Кристина" w:date="2025-03-26T13:26:00Z"/>
                <w:rFonts w:ascii="Times New Roman" w:eastAsia="Calibri" w:hAnsi="Times New Roman" w:cs="Times New Roman"/>
                <w:b w:val="0"/>
                <w:sz w:val="24"/>
                <w:szCs w:val="24"/>
                <w:lang w:val="en-US"/>
                <w:rPrChange w:id="920" w:author="Кристина" w:date="2025-03-26T14:10:00Z">
                  <w:rPr>
                    <w:moveTo w:id="921" w:author="Кристина" w:date="2025-03-26T13:26:00Z"/>
                    <w:rFonts w:ascii="Times New Roman" w:eastAsia="Calibri" w:hAnsi="Times New Roman" w:cs="Times New Roman"/>
                    <w:sz w:val="24"/>
                    <w:szCs w:val="24"/>
                    <w:lang w:val="en-US"/>
                  </w:rPr>
                </w:rPrChange>
              </w:rPr>
            </w:pPr>
            <w:moveTo w:id="922" w:author="Кристина" w:date="2025-03-26T13:26:00Z">
              <w:r w:rsidRPr="0048723D">
                <w:rPr>
                  <w:rFonts w:ascii="Times New Roman" w:eastAsia="Calibri" w:hAnsi="Times New Roman" w:cs="Times New Roman"/>
                  <w:sz w:val="24"/>
                  <w:szCs w:val="24"/>
                  <w:lang w:val="en-US"/>
                </w:rPr>
                <w:t>FIN</w:t>
              </w:r>
            </w:moveTo>
          </w:p>
        </w:tc>
        <w:tc>
          <w:tcPr>
            <w:tcW w:w="1337" w:type="dxa"/>
            <w:tcBorders>
              <w:bottom w:val="double" w:sz="4" w:space="0" w:color="auto"/>
            </w:tcBorders>
            <w:vAlign w:val="center"/>
          </w:tcPr>
          <w:p w14:paraId="5CA895EE" w14:textId="77777777" w:rsidR="00304CF8" w:rsidRPr="0048723D" w:rsidRDefault="00304CF8" w:rsidP="008705D8">
            <w:pPr>
              <w:jc w:val="center"/>
              <w:cnfStyle w:val="100000000000" w:firstRow="1" w:lastRow="0" w:firstColumn="0" w:lastColumn="0" w:oddVBand="0" w:evenVBand="0" w:oddHBand="0" w:evenHBand="0" w:firstRowFirstColumn="0" w:firstRowLastColumn="0" w:lastRowFirstColumn="0" w:lastRowLastColumn="0"/>
              <w:rPr>
                <w:moveTo w:id="923" w:author="Кристина" w:date="2025-03-26T13:26:00Z"/>
                <w:rFonts w:ascii="Times New Roman" w:eastAsia="Calibri" w:hAnsi="Times New Roman" w:cs="Times New Roman"/>
                <w:b w:val="0"/>
                <w:sz w:val="24"/>
                <w:szCs w:val="24"/>
                <w:lang w:val="en-US"/>
                <w:rPrChange w:id="924" w:author="Кристина" w:date="2025-03-26T14:10:00Z">
                  <w:rPr>
                    <w:moveTo w:id="925" w:author="Кристина" w:date="2025-03-26T13:26:00Z"/>
                    <w:rFonts w:ascii="Times New Roman" w:eastAsia="Calibri" w:hAnsi="Times New Roman" w:cs="Times New Roman"/>
                    <w:sz w:val="24"/>
                    <w:szCs w:val="24"/>
                    <w:lang w:val="en-US"/>
                  </w:rPr>
                </w:rPrChange>
              </w:rPr>
            </w:pPr>
            <w:moveTo w:id="926" w:author="Кристина" w:date="2025-03-26T13:26:00Z">
              <w:r w:rsidRPr="0048723D">
                <w:rPr>
                  <w:rFonts w:ascii="Times New Roman" w:eastAsia="Calibri" w:hAnsi="Times New Roman" w:cs="Times New Roman"/>
                  <w:sz w:val="24"/>
                  <w:szCs w:val="24"/>
                  <w:lang w:val="en-US"/>
                </w:rPr>
                <w:t>APA</w:t>
              </w:r>
            </w:moveTo>
          </w:p>
        </w:tc>
        <w:tc>
          <w:tcPr>
            <w:tcW w:w="1336" w:type="dxa"/>
            <w:tcBorders>
              <w:bottom w:val="double" w:sz="4" w:space="0" w:color="auto"/>
            </w:tcBorders>
            <w:vAlign w:val="center"/>
          </w:tcPr>
          <w:p w14:paraId="4A8CAB99" w14:textId="77777777" w:rsidR="00304CF8" w:rsidRPr="0048723D" w:rsidRDefault="00304CF8" w:rsidP="008705D8">
            <w:pPr>
              <w:jc w:val="center"/>
              <w:cnfStyle w:val="100000000000" w:firstRow="1" w:lastRow="0" w:firstColumn="0" w:lastColumn="0" w:oddVBand="0" w:evenVBand="0" w:oddHBand="0" w:evenHBand="0" w:firstRowFirstColumn="0" w:firstRowLastColumn="0" w:lastRowFirstColumn="0" w:lastRowLastColumn="0"/>
              <w:rPr>
                <w:moveTo w:id="927" w:author="Кристина" w:date="2025-03-26T13:26:00Z"/>
                <w:rFonts w:ascii="Times New Roman" w:eastAsia="Calibri" w:hAnsi="Times New Roman" w:cs="Times New Roman"/>
                <w:b w:val="0"/>
                <w:sz w:val="24"/>
                <w:szCs w:val="24"/>
                <w:lang w:val="en-US"/>
                <w:rPrChange w:id="928" w:author="Кристина" w:date="2025-03-26T14:10:00Z">
                  <w:rPr>
                    <w:moveTo w:id="929" w:author="Кристина" w:date="2025-03-26T13:26:00Z"/>
                    <w:rFonts w:ascii="Times New Roman" w:eastAsia="Calibri" w:hAnsi="Times New Roman" w:cs="Times New Roman"/>
                    <w:sz w:val="24"/>
                    <w:szCs w:val="24"/>
                    <w:lang w:val="en-US"/>
                  </w:rPr>
                </w:rPrChange>
              </w:rPr>
            </w:pPr>
            <w:moveTo w:id="930" w:author="Кристина" w:date="2025-03-26T13:26:00Z">
              <w:r w:rsidRPr="0048723D">
                <w:rPr>
                  <w:rFonts w:ascii="Times New Roman" w:eastAsia="Calibri" w:hAnsi="Times New Roman" w:cs="Times New Roman"/>
                  <w:sz w:val="24"/>
                  <w:szCs w:val="24"/>
                  <w:lang w:val="en-US"/>
                </w:rPr>
                <w:t>PUR</w:t>
              </w:r>
            </w:moveTo>
          </w:p>
        </w:tc>
        <w:tc>
          <w:tcPr>
            <w:tcW w:w="1337" w:type="dxa"/>
            <w:tcBorders>
              <w:bottom w:val="double" w:sz="4" w:space="0" w:color="auto"/>
            </w:tcBorders>
            <w:vAlign w:val="center"/>
          </w:tcPr>
          <w:p w14:paraId="119FD8CA" w14:textId="77777777" w:rsidR="00304CF8" w:rsidRPr="0048723D" w:rsidRDefault="00304CF8" w:rsidP="008705D8">
            <w:pPr>
              <w:jc w:val="center"/>
              <w:cnfStyle w:val="100000000000" w:firstRow="1" w:lastRow="0" w:firstColumn="0" w:lastColumn="0" w:oddVBand="0" w:evenVBand="0" w:oddHBand="0" w:evenHBand="0" w:firstRowFirstColumn="0" w:firstRowLastColumn="0" w:lastRowFirstColumn="0" w:lastRowLastColumn="0"/>
              <w:rPr>
                <w:moveTo w:id="931" w:author="Кристина" w:date="2025-03-26T13:26:00Z"/>
                <w:rFonts w:ascii="Times New Roman" w:eastAsia="Calibri" w:hAnsi="Times New Roman" w:cs="Times New Roman"/>
                <w:b w:val="0"/>
                <w:sz w:val="24"/>
                <w:szCs w:val="24"/>
                <w:lang w:val="en-US"/>
                <w:rPrChange w:id="932" w:author="Кристина" w:date="2025-03-26T14:10:00Z">
                  <w:rPr>
                    <w:moveTo w:id="933" w:author="Кристина" w:date="2025-03-26T13:26:00Z"/>
                    <w:rFonts w:ascii="Times New Roman" w:eastAsia="Calibri" w:hAnsi="Times New Roman" w:cs="Times New Roman"/>
                    <w:sz w:val="24"/>
                    <w:szCs w:val="24"/>
                    <w:lang w:val="en-US"/>
                  </w:rPr>
                </w:rPrChange>
              </w:rPr>
            </w:pPr>
            <w:moveTo w:id="934" w:author="Кристина" w:date="2025-03-26T13:26:00Z">
              <w:r w:rsidRPr="0048723D">
                <w:rPr>
                  <w:rFonts w:ascii="Times New Roman" w:eastAsia="Calibri" w:hAnsi="Times New Roman" w:cs="Times New Roman"/>
                  <w:sz w:val="24"/>
                  <w:szCs w:val="24"/>
                  <w:lang w:val="en-US"/>
                </w:rPr>
                <w:t>KHA</w:t>
              </w:r>
            </w:moveTo>
          </w:p>
        </w:tc>
        <w:tc>
          <w:tcPr>
            <w:tcW w:w="1336" w:type="dxa"/>
            <w:tcBorders>
              <w:bottom w:val="double" w:sz="4" w:space="0" w:color="auto"/>
            </w:tcBorders>
            <w:vAlign w:val="center"/>
          </w:tcPr>
          <w:p w14:paraId="3C4C6672" w14:textId="77777777" w:rsidR="00304CF8" w:rsidRPr="0048723D" w:rsidRDefault="00304CF8" w:rsidP="008705D8">
            <w:pPr>
              <w:jc w:val="center"/>
              <w:cnfStyle w:val="100000000000" w:firstRow="1" w:lastRow="0" w:firstColumn="0" w:lastColumn="0" w:oddVBand="0" w:evenVBand="0" w:oddHBand="0" w:evenHBand="0" w:firstRowFirstColumn="0" w:firstRowLastColumn="0" w:lastRowFirstColumn="0" w:lastRowLastColumn="0"/>
              <w:rPr>
                <w:moveTo w:id="935" w:author="Кристина" w:date="2025-03-26T13:26:00Z"/>
                <w:rFonts w:ascii="Times New Roman" w:eastAsia="Calibri" w:hAnsi="Times New Roman" w:cs="Times New Roman"/>
                <w:b w:val="0"/>
                <w:sz w:val="24"/>
                <w:szCs w:val="24"/>
                <w:rPrChange w:id="936" w:author="Кристина" w:date="2025-03-26T14:10:00Z">
                  <w:rPr>
                    <w:moveTo w:id="937" w:author="Кристина" w:date="2025-03-26T13:26:00Z"/>
                    <w:rFonts w:ascii="Times New Roman" w:eastAsia="Calibri" w:hAnsi="Times New Roman" w:cs="Times New Roman"/>
                    <w:sz w:val="24"/>
                    <w:szCs w:val="24"/>
                  </w:rPr>
                </w:rPrChange>
              </w:rPr>
            </w:pPr>
            <w:moveTo w:id="938" w:author="Кристина" w:date="2025-03-26T13:26:00Z">
              <w:r w:rsidRPr="0048723D">
                <w:rPr>
                  <w:rFonts w:ascii="Times New Roman" w:eastAsia="Calibri" w:hAnsi="Times New Roman" w:cs="Times New Roman"/>
                  <w:sz w:val="24"/>
                  <w:szCs w:val="24"/>
                  <w:lang w:val="en-US"/>
                </w:rPr>
                <w:t>CHO</w:t>
              </w:r>
            </w:moveTo>
          </w:p>
        </w:tc>
        <w:tc>
          <w:tcPr>
            <w:tcW w:w="1337" w:type="dxa"/>
            <w:tcBorders>
              <w:bottom w:val="double" w:sz="4" w:space="0" w:color="auto"/>
            </w:tcBorders>
            <w:vAlign w:val="center"/>
          </w:tcPr>
          <w:p w14:paraId="5A02EB92" w14:textId="77777777" w:rsidR="00304CF8" w:rsidRPr="0048723D" w:rsidRDefault="00304CF8" w:rsidP="008705D8">
            <w:pPr>
              <w:jc w:val="center"/>
              <w:cnfStyle w:val="100000000000" w:firstRow="1" w:lastRow="0" w:firstColumn="0" w:lastColumn="0" w:oddVBand="0" w:evenVBand="0" w:oddHBand="0" w:evenHBand="0" w:firstRowFirstColumn="0" w:firstRowLastColumn="0" w:lastRowFirstColumn="0" w:lastRowLastColumn="0"/>
              <w:rPr>
                <w:moveTo w:id="939" w:author="Кристина" w:date="2025-03-26T13:26:00Z"/>
                <w:rFonts w:ascii="Times New Roman" w:eastAsia="Calibri" w:hAnsi="Times New Roman" w:cs="Times New Roman"/>
                <w:b w:val="0"/>
                <w:sz w:val="24"/>
                <w:szCs w:val="24"/>
                <w:rPrChange w:id="940" w:author="Кристина" w:date="2025-03-26T14:10:00Z">
                  <w:rPr>
                    <w:moveTo w:id="941" w:author="Кристина" w:date="2025-03-26T13:26:00Z"/>
                    <w:rFonts w:ascii="Times New Roman" w:eastAsia="Calibri" w:hAnsi="Times New Roman" w:cs="Times New Roman"/>
                    <w:sz w:val="24"/>
                    <w:szCs w:val="24"/>
                  </w:rPr>
                </w:rPrChange>
              </w:rPr>
            </w:pPr>
            <w:moveTo w:id="942" w:author="Кристина" w:date="2025-03-26T13:26:00Z">
              <w:r w:rsidRPr="0048723D">
                <w:rPr>
                  <w:rFonts w:ascii="Times New Roman" w:eastAsia="Calibri" w:hAnsi="Times New Roman" w:cs="Times New Roman"/>
                  <w:sz w:val="24"/>
                  <w:szCs w:val="24"/>
                  <w:lang w:val="en-US"/>
                </w:rPr>
                <w:t>BIL</w:t>
              </w:r>
            </w:moveTo>
          </w:p>
        </w:tc>
      </w:tr>
      <w:tr w:rsidR="00304CF8" w:rsidRPr="0048723D" w14:paraId="3AAE0C93" w14:textId="77777777" w:rsidTr="00487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top w:val="double" w:sz="4" w:space="0" w:color="auto"/>
              <w:right w:val="single" w:sz="4" w:space="0" w:color="auto"/>
            </w:tcBorders>
            <w:vAlign w:val="center"/>
          </w:tcPr>
          <w:p w14:paraId="46BBC3B6" w14:textId="77777777" w:rsidR="00304CF8" w:rsidRPr="0048723D" w:rsidRDefault="00304CF8" w:rsidP="008705D8">
            <w:pPr>
              <w:jc w:val="center"/>
              <w:rPr>
                <w:moveTo w:id="943" w:author="Кристина" w:date="2025-03-26T13:26:00Z"/>
                <w:rFonts w:ascii="Times New Roman" w:eastAsia="Calibri" w:hAnsi="Times New Roman" w:cs="Times New Roman"/>
                <w:b w:val="0"/>
                <w:sz w:val="24"/>
                <w:szCs w:val="24"/>
                <w:lang w:val="en-US"/>
                <w:rPrChange w:id="944" w:author="Кристина" w:date="2025-03-26T14:10:00Z">
                  <w:rPr>
                    <w:moveTo w:id="945" w:author="Кристина" w:date="2025-03-26T13:26:00Z"/>
                    <w:rFonts w:ascii="Times New Roman" w:eastAsia="Calibri" w:hAnsi="Times New Roman" w:cs="Times New Roman"/>
                    <w:sz w:val="24"/>
                    <w:szCs w:val="24"/>
                    <w:lang w:val="en-US"/>
                  </w:rPr>
                </w:rPrChange>
              </w:rPr>
            </w:pPr>
            <w:moveTo w:id="946" w:author="Кристина" w:date="2025-03-26T13:26:00Z">
              <w:r w:rsidRPr="0048723D">
                <w:rPr>
                  <w:rFonts w:ascii="Times New Roman" w:eastAsia="Calibri" w:hAnsi="Times New Roman" w:cs="Times New Roman"/>
                  <w:sz w:val="24"/>
                  <w:szCs w:val="24"/>
                  <w:lang w:val="en-US"/>
                </w:rPr>
                <w:t>Coordinates</w:t>
              </w:r>
            </w:moveTo>
          </w:p>
        </w:tc>
        <w:tc>
          <w:tcPr>
            <w:tcW w:w="1336" w:type="dxa"/>
            <w:tcBorders>
              <w:top w:val="double" w:sz="4" w:space="0" w:color="auto"/>
              <w:left w:val="single" w:sz="4" w:space="0" w:color="auto"/>
            </w:tcBorders>
            <w:vAlign w:val="center"/>
          </w:tcPr>
          <w:p w14:paraId="2C500605"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947" w:author="Кристина" w:date="2025-03-26T13:26:00Z"/>
                <w:rFonts w:ascii="Times New Roman" w:eastAsia="Calibri" w:hAnsi="Times New Roman" w:cs="Times New Roman"/>
                <w:color w:val="000000"/>
                <w:sz w:val="24"/>
                <w:szCs w:val="24"/>
                <w:shd w:val="clear" w:color="auto" w:fill="FFFFFF"/>
              </w:rPr>
            </w:pPr>
            <w:moveTo w:id="948" w:author="Кристина" w:date="2025-03-26T13:26:00Z">
              <w:r w:rsidRPr="0048723D">
                <w:rPr>
                  <w:rFonts w:ascii="Times New Roman" w:eastAsia="Calibri" w:hAnsi="Times New Roman" w:cs="Times New Roman"/>
                  <w:color w:val="000000"/>
                  <w:sz w:val="24"/>
                  <w:szCs w:val="24"/>
                  <w:shd w:val="clear" w:color="auto" w:fill="FFFFFF"/>
                  <w:lang w:val="en-US"/>
                </w:rPr>
                <w:t>68</w:t>
              </w:r>
              <w:r w:rsidRPr="0048723D">
                <w:rPr>
                  <w:rFonts w:ascii="Times New Roman" w:eastAsia="Calibri" w:hAnsi="Times New Roman" w:cs="Times New Roman"/>
                  <w:color w:val="000000"/>
                  <w:sz w:val="24"/>
                  <w:szCs w:val="24"/>
                  <w:shd w:val="clear" w:color="auto" w:fill="FFFFFF"/>
                </w:rPr>
                <w:t>°</w:t>
              </w:r>
              <w:r w:rsidRPr="0048723D">
                <w:rPr>
                  <w:rFonts w:ascii="Times New Roman" w:eastAsia="Calibri" w:hAnsi="Times New Roman" w:cs="Times New Roman"/>
                  <w:color w:val="000000"/>
                  <w:sz w:val="24"/>
                  <w:szCs w:val="24"/>
                  <w:shd w:val="clear" w:color="auto" w:fill="FFFFFF"/>
                  <w:lang w:val="en-US"/>
                </w:rPr>
                <w:t>77</w:t>
              </w:r>
              <w:r w:rsidRPr="0048723D">
                <w:rPr>
                  <w:rFonts w:ascii="Times New Roman" w:eastAsia="Calibri" w:hAnsi="Times New Roman" w:cs="Times New Roman"/>
                  <w:color w:val="000000"/>
                  <w:sz w:val="24"/>
                  <w:szCs w:val="24"/>
                  <w:shd w:val="clear" w:color="auto" w:fill="FFFFFF"/>
                </w:rPr>
                <w:t>′ N</w:t>
              </w:r>
            </w:moveTo>
          </w:p>
          <w:p w14:paraId="1503ACAF"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949" w:author="Кристина" w:date="2025-03-26T13:26:00Z"/>
                <w:rFonts w:ascii="Times New Roman" w:eastAsia="Calibri" w:hAnsi="Times New Roman" w:cs="Times New Roman"/>
                <w:color w:val="000000"/>
                <w:sz w:val="24"/>
                <w:szCs w:val="24"/>
                <w:shd w:val="clear" w:color="auto" w:fill="FFFFFF"/>
              </w:rPr>
            </w:pPr>
            <w:moveTo w:id="950" w:author="Кристина" w:date="2025-03-26T13:26:00Z">
              <w:r w:rsidRPr="0048723D">
                <w:rPr>
                  <w:rFonts w:ascii="Times New Roman" w:eastAsia="Calibri" w:hAnsi="Times New Roman" w:cs="Times New Roman"/>
                  <w:sz w:val="24"/>
                  <w:szCs w:val="24"/>
                  <w:lang w:val="en-US"/>
                </w:rPr>
                <w:t>27</w:t>
              </w:r>
              <w:r w:rsidRPr="0048723D">
                <w:rPr>
                  <w:rFonts w:ascii="Times New Roman" w:eastAsia="Calibri" w:hAnsi="Times New Roman" w:cs="Times New Roman"/>
                  <w:sz w:val="24"/>
                  <w:szCs w:val="24"/>
                </w:rPr>
                <w:t>°</w:t>
              </w:r>
              <w:r w:rsidRPr="0048723D">
                <w:rPr>
                  <w:rFonts w:ascii="Times New Roman" w:eastAsia="Calibri" w:hAnsi="Times New Roman" w:cs="Times New Roman"/>
                  <w:sz w:val="24"/>
                  <w:szCs w:val="24"/>
                  <w:lang w:val="en-US"/>
                </w:rPr>
                <w:t>1</w:t>
              </w:r>
              <w:r w:rsidRPr="0048723D">
                <w:rPr>
                  <w:rFonts w:ascii="Times New Roman" w:eastAsia="Calibri" w:hAnsi="Times New Roman" w:cs="Times New Roman"/>
                  <w:sz w:val="24"/>
                  <w:szCs w:val="24"/>
                </w:rPr>
                <w:t>5'</w:t>
              </w:r>
              <w:r w:rsidRPr="0048723D">
                <w:rPr>
                  <w:rFonts w:ascii="Times New Roman" w:eastAsia="Calibri" w:hAnsi="Times New Roman" w:cs="Times New Roman"/>
                  <w:color w:val="000000"/>
                  <w:sz w:val="24"/>
                  <w:szCs w:val="24"/>
                  <w:shd w:val="clear" w:color="auto" w:fill="FFFFFF"/>
                </w:rPr>
                <w:t xml:space="preserve"> E</w:t>
              </w:r>
            </w:moveTo>
          </w:p>
        </w:tc>
        <w:tc>
          <w:tcPr>
            <w:tcW w:w="1337" w:type="dxa"/>
            <w:tcBorders>
              <w:top w:val="double" w:sz="4" w:space="0" w:color="auto"/>
            </w:tcBorders>
            <w:vAlign w:val="center"/>
          </w:tcPr>
          <w:p w14:paraId="49047843"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951" w:author="Кристина" w:date="2025-03-26T13:26:00Z"/>
                <w:rFonts w:ascii="Times New Roman" w:eastAsia="Calibri" w:hAnsi="Times New Roman" w:cs="Times New Roman"/>
                <w:color w:val="000000"/>
                <w:sz w:val="24"/>
                <w:szCs w:val="24"/>
                <w:shd w:val="clear" w:color="auto" w:fill="FFFFFF"/>
              </w:rPr>
            </w:pPr>
            <w:moveTo w:id="952" w:author="Кристина" w:date="2025-03-26T13:26:00Z">
              <w:r w:rsidRPr="0048723D">
                <w:rPr>
                  <w:rFonts w:ascii="Times New Roman" w:eastAsia="Calibri" w:hAnsi="Times New Roman" w:cs="Times New Roman"/>
                  <w:color w:val="000000"/>
                  <w:sz w:val="24"/>
                  <w:szCs w:val="24"/>
                  <w:shd w:val="clear" w:color="auto" w:fill="FFFFFF"/>
                </w:rPr>
                <w:t>67°36'</w:t>
              </w:r>
              <w:r w:rsidRPr="0048723D">
                <w:rPr>
                  <w:rFonts w:ascii="Times New Roman" w:eastAsia="Calibri" w:hAnsi="Times New Roman" w:cs="Times New Roman"/>
                  <w:color w:val="000000"/>
                  <w:sz w:val="24"/>
                  <w:szCs w:val="24"/>
                  <w:shd w:val="clear" w:color="auto" w:fill="FFFFFF"/>
                  <w:lang w:val="en-US"/>
                </w:rPr>
                <w:t xml:space="preserve"> </w:t>
              </w:r>
              <w:r w:rsidRPr="0048723D">
                <w:rPr>
                  <w:rFonts w:ascii="Times New Roman" w:eastAsia="Calibri" w:hAnsi="Times New Roman" w:cs="Times New Roman"/>
                  <w:color w:val="000000"/>
                  <w:sz w:val="24"/>
                  <w:szCs w:val="24"/>
                  <w:shd w:val="clear" w:color="auto" w:fill="FFFFFF"/>
                </w:rPr>
                <w:t>N</w:t>
              </w:r>
            </w:moveTo>
          </w:p>
          <w:p w14:paraId="4B866F24"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953" w:author="Кристина" w:date="2025-03-26T13:26:00Z"/>
                <w:rFonts w:ascii="Times New Roman" w:eastAsia="Calibri" w:hAnsi="Times New Roman" w:cs="Times New Roman"/>
                <w:sz w:val="24"/>
                <w:szCs w:val="24"/>
              </w:rPr>
            </w:pPr>
            <w:moveTo w:id="954" w:author="Кристина" w:date="2025-03-26T13:26:00Z">
              <w:r w:rsidRPr="0048723D">
                <w:rPr>
                  <w:rFonts w:ascii="Times New Roman" w:eastAsia="Calibri" w:hAnsi="Times New Roman" w:cs="Times New Roman"/>
                  <w:color w:val="000000"/>
                  <w:sz w:val="24"/>
                  <w:szCs w:val="24"/>
                  <w:shd w:val="clear" w:color="auto" w:fill="FFFFFF"/>
                </w:rPr>
                <w:t>33°2' E</w:t>
              </w:r>
            </w:moveTo>
          </w:p>
        </w:tc>
        <w:tc>
          <w:tcPr>
            <w:tcW w:w="1336" w:type="dxa"/>
            <w:tcBorders>
              <w:top w:val="double" w:sz="4" w:space="0" w:color="auto"/>
            </w:tcBorders>
            <w:vAlign w:val="center"/>
          </w:tcPr>
          <w:p w14:paraId="7F6298E2"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955" w:author="Кристина" w:date="2025-03-26T13:26:00Z"/>
                <w:rFonts w:ascii="Times New Roman" w:eastAsia="Calibri" w:hAnsi="Times New Roman" w:cs="Times New Roman"/>
                <w:color w:val="000000"/>
                <w:sz w:val="24"/>
                <w:szCs w:val="24"/>
                <w:shd w:val="clear" w:color="auto" w:fill="FFFFFF"/>
              </w:rPr>
            </w:pPr>
            <w:moveTo w:id="956" w:author="Кристина" w:date="2025-03-26T13:26:00Z">
              <w:r w:rsidRPr="0048723D">
                <w:rPr>
                  <w:rFonts w:ascii="Times New Roman" w:eastAsia="Calibri" w:hAnsi="Times New Roman" w:cs="Times New Roman"/>
                  <w:sz w:val="24"/>
                  <w:szCs w:val="24"/>
                </w:rPr>
                <w:t>66°54'</w:t>
              </w:r>
              <w:r w:rsidRPr="0048723D">
                <w:rPr>
                  <w:rFonts w:ascii="Times New Roman" w:eastAsia="Calibri" w:hAnsi="Times New Roman" w:cs="Times New Roman"/>
                  <w:color w:val="000000"/>
                  <w:sz w:val="24"/>
                  <w:szCs w:val="24"/>
                  <w:shd w:val="clear" w:color="auto" w:fill="FFFFFF"/>
                </w:rPr>
                <w:t xml:space="preserve"> N</w:t>
              </w:r>
            </w:moveTo>
          </w:p>
          <w:p w14:paraId="04900A05"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957" w:author="Кристина" w:date="2025-03-26T13:26:00Z"/>
                <w:rFonts w:ascii="Times New Roman" w:eastAsia="Calibri" w:hAnsi="Times New Roman" w:cs="Times New Roman"/>
                <w:sz w:val="24"/>
                <w:szCs w:val="24"/>
              </w:rPr>
            </w:pPr>
            <w:moveTo w:id="958" w:author="Кристина" w:date="2025-03-26T13:26:00Z">
              <w:r w:rsidRPr="0048723D">
                <w:rPr>
                  <w:rFonts w:ascii="Times New Roman" w:eastAsia="Calibri" w:hAnsi="Times New Roman" w:cs="Times New Roman"/>
                  <w:sz w:val="24"/>
                  <w:szCs w:val="24"/>
                </w:rPr>
                <w:t>65°45'</w:t>
              </w:r>
              <w:r w:rsidRPr="0048723D">
                <w:rPr>
                  <w:rFonts w:ascii="Times New Roman" w:eastAsia="Calibri" w:hAnsi="Times New Roman" w:cs="Times New Roman"/>
                  <w:color w:val="000000"/>
                  <w:sz w:val="24"/>
                  <w:szCs w:val="24"/>
                  <w:shd w:val="clear" w:color="auto" w:fill="FFFFFF"/>
                </w:rPr>
                <w:t xml:space="preserve"> E</w:t>
              </w:r>
            </w:moveTo>
          </w:p>
        </w:tc>
        <w:tc>
          <w:tcPr>
            <w:tcW w:w="1337" w:type="dxa"/>
            <w:tcBorders>
              <w:top w:val="double" w:sz="4" w:space="0" w:color="auto"/>
            </w:tcBorders>
            <w:vAlign w:val="center"/>
          </w:tcPr>
          <w:p w14:paraId="24DD154B"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959" w:author="Кристина" w:date="2025-03-26T13:26:00Z"/>
                <w:rFonts w:ascii="Times New Roman" w:eastAsia="Calibri" w:hAnsi="Times New Roman" w:cs="Times New Roman"/>
                <w:sz w:val="24"/>
                <w:szCs w:val="24"/>
                <w:lang w:val="en-US"/>
              </w:rPr>
            </w:pPr>
            <w:moveTo w:id="960" w:author="Кристина" w:date="2025-03-26T13:26:00Z">
              <w:r w:rsidRPr="0048723D">
                <w:rPr>
                  <w:rFonts w:ascii="Times New Roman" w:eastAsia="Calibri" w:hAnsi="Times New Roman" w:cs="Times New Roman"/>
                  <w:sz w:val="24"/>
                  <w:szCs w:val="24"/>
                  <w:lang w:val="en-US"/>
                </w:rPr>
                <w:t xml:space="preserve">71°57' </w:t>
              </w:r>
              <w:r w:rsidRPr="0048723D">
                <w:rPr>
                  <w:rFonts w:ascii="Times New Roman" w:eastAsia="Calibri" w:hAnsi="Times New Roman" w:cs="Times New Roman"/>
                  <w:color w:val="000000"/>
                  <w:sz w:val="24"/>
                  <w:szCs w:val="24"/>
                  <w:shd w:val="clear" w:color="auto" w:fill="FFFFFF"/>
                </w:rPr>
                <w:t>N</w:t>
              </w:r>
            </w:moveTo>
          </w:p>
          <w:p w14:paraId="5086AFEB"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961" w:author="Кристина" w:date="2025-03-26T13:26:00Z"/>
                <w:rFonts w:ascii="Times New Roman" w:eastAsia="Calibri" w:hAnsi="Times New Roman" w:cs="Times New Roman"/>
                <w:sz w:val="24"/>
                <w:szCs w:val="24"/>
                <w:lang w:val="en-US"/>
              </w:rPr>
            </w:pPr>
            <w:moveTo w:id="962" w:author="Кристина" w:date="2025-03-26T13:26:00Z">
              <w:r w:rsidRPr="0048723D">
                <w:rPr>
                  <w:rFonts w:ascii="Times New Roman" w:eastAsia="Calibri" w:hAnsi="Times New Roman" w:cs="Times New Roman"/>
                  <w:sz w:val="24"/>
                  <w:szCs w:val="24"/>
                  <w:lang w:val="en-US"/>
                </w:rPr>
                <w:t>102°40'</w:t>
              </w:r>
              <w:r w:rsidRPr="0048723D">
                <w:rPr>
                  <w:rFonts w:ascii="Times New Roman" w:eastAsia="Calibri" w:hAnsi="Times New Roman" w:cs="Times New Roman"/>
                  <w:color w:val="000000"/>
                  <w:sz w:val="24"/>
                  <w:szCs w:val="24"/>
                  <w:shd w:val="clear" w:color="auto" w:fill="FFFFFF"/>
                </w:rPr>
                <w:t>E</w:t>
              </w:r>
            </w:moveTo>
          </w:p>
        </w:tc>
        <w:tc>
          <w:tcPr>
            <w:tcW w:w="1336" w:type="dxa"/>
            <w:tcBorders>
              <w:top w:val="double" w:sz="4" w:space="0" w:color="auto"/>
            </w:tcBorders>
            <w:vAlign w:val="center"/>
          </w:tcPr>
          <w:p w14:paraId="5A17A3C2"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963" w:author="Кристина" w:date="2025-03-26T13:26:00Z"/>
                <w:rFonts w:ascii="Times New Roman" w:eastAsia="Calibri" w:hAnsi="Times New Roman" w:cs="Times New Roman"/>
                <w:sz w:val="24"/>
                <w:szCs w:val="24"/>
              </w:rPr>
            </w:pPr>
            <w:moveTo w:id="964" w:author="Кристина" w:date="2025-03-26T13:26:00Z">
              <w:r w:rsidRPr="0048723D">
                <w:rPr>
                  <w:rFonts w:ascii="Times New Roman" w:eastAsia="Calibri" w:hAnsi="Times New Roman" w:cs="Times New Roman"/>
                  <w:sz w:val="24"/>
                  <w:szCs w:val="24"/>
                </w:rPr>
                <w:t>70°30' N</w:t>
              </w:r>
            </w:moveTo>
          </w:p>
          <w:p w14:paraId="57F23E10"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965" w:author="Кристина" w:date="2025-03-26T13:26:00Z"/>
                <w:rFonts w:ascii="Times New Roman" w:eastAsia="Calibri" w:hAnsi="Times New Roman" w:cs="Times New Roman"/>
                <w:sz w:val="24"/>
                <w:szCs w:val="24"/>
              </w:rPr>
            </w:pPr>
            <w:moveTo w:id="966" w:author="Кристина" w:date="2025-03-26T13:26:00Z">
              <w:r w:rsidRPr="0048723D">
                <w:rPr>
                  <w:rFonts w:ascii="Times New Roman" w:eastAsia="Calibri" w:hAnsi="Times New Roman" w:cs="Times New Roman"/>
                  <w:sz w:val="24"/>
                  <w:szCs w:val="24"/>
                </w:rPr>
                <w:t>147°10' E</w:t>
              </w:r>
            </w:moveTo>
          </w:p>
        </w:tc>
        <w:tc>
          <w:tcPr>
            <w:tcW w:w="1337" w:type="dxa"/>
            <w:tcBorders>
              <w:top w:val="double" w:sz="4" w:space="0" w:color="auto"/>
            </w:tcBorders>
            <w:vAlign w:val="center"/>
          </w:tcPr>
          <w:p w14:paraId="0343DDEF"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967" w:author="Кристина" w:date="2025-03-26T13:26:00Z"/>
                <w:rFonts w:ascii="Times New Roman" w:eastAsia="Calibri" w:hAnsi="Times New Roman" w:cs="Times New Roman"/>
                <w:color w:val="000000"/>
                <w:sz w:val="24"/>
                <w:szCs w:val="24"/>
                <w:shd w:val="clear" w:color="auto" w:fill="FFFFFF"/>
              </w:rPr>
            </w:pPr>
            <w:moveTo w:id="968" w:author="Кристина" w:date="2025-03-26T13:26:00Z">
              <w:r w:rsidRPr="0048723D">
                <w:rPr>
                  <w:rFonts w:ascii="Times New Roman" w:eastAsia="Calibri" w:hAnsi="Times New Roman" w:cs="Times New Roman"/>
                  <w:color w:val="000000"/>
                  <w:sz w:val="24"/>
                  <w:szCs w:val="24"/>
                  <w:shd w:val="clear" w:color="auto" w:fill="FFFFFF"/>
                </w:rPr>
                <w:t>68°02′ N</w:t>
              </w:r>
            </w:moveTo>
          </w:p>
          <w:p w14:paraId="5DA5BF70"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969" w:author="Кристина" w:date="2025-03-26T13:26:00Z"/>
                <w:rFonts w:ascii="Times New Roman" w:eastAsia="Calibri" w:hAnsi="Times New Roman" w:cs="Times New Roman"/>
                <w:sz w:val="24"/>
                <w:szCs w:val="24"/>
              </w:rPr>
            </w:pPr>
            <w:moveTo w:id="970" w:author="Кристина" w:date="2025-03-26T13:26:00Z">
              <w:r w:rsidRPr="0048723D">
                <w:rPr>
                  <w:rFonts w:ascii="Times New Roman" w:eastAsia="Calibri" w:hAnsi="Times New Roman" w:cs="Times New Roman"/>
                  <w:color w:val="000000"/>
                  <w:sz w:val="24"/>
                  <w:szCs w:val="24"/>
                  <w:shd w:val="clear" w:color="auto" w:fill="FFFFFF"/>
                </w:rPr>
                <w:t>166°40'</w:t>
              </w:r>
              <w:r w:rsidRPr="0048723D">
                <w:rPr>
                  <w:rFonts w:ascii="Times New Roman" w:eastAsia="Calibri" w:hAnsi="Times New Roman" w:cs="Times New Roman"/>
                  <w:color w:val="000000"/>
                  <w:sz w:val="24"/>
                  <w:szCs w:val="24"/>
                  <w:shd w:val="clear" w:color="auto" w:fill="FFFFFF"/>
                  <w:lang w:val="en-US"/>
                </w:rPr>
                <w:t xml:space="preserve"> </w:t>
              </w:r>
              <w:r w:rsidRPr="0048723D">
                <w:rPr>
                  <w:rFonts w:ascii="Times New Roman" w:eastAsia="Calibri" w:hAnsi="Times New Roman" w:cs="Times New Roman"/>
                  <w:color w:val="000000"/>
                  <w:sz w:val="24"/>
                  <w:szCs w:val="24"/>
                  <w:shd w:val="clear" w:color="auto" w:fill="FFFFFF"/>
                </w:rPr>
                <w:t>E</w:t>
              </w:r>
            </w:moveTo>
          </w:p>
        </w:tc>
      </w:tr>
      <w:tr w:rsidR="00304CF8" w:rsidRPr="0048723D" w14:paraId="64FDE6B7" w14:textId="77777777" w:rsidTr="008705D8">
        <w:trPr>
          <w:trHeight w:val="828"/>
        </w:trPr>
        <w:tc>
          <w:tcPr>
            <w:cnfStyle w:val="001000000000" w:firstRow="0" w:lastRow="0" w:firstColumn="1" w:lastColumn="0" w:oddVBand="0" w:evenVBand="0" w:oddHBand="0" w:evenHBand="0" w:firstRowFirstColumn="0" w:firstRowLastColumn="0" w:lastRowFirstColumn="0" w:lastRowLastColumn="0"/>
            <w:tcW w:w="1336" w:type="dxa"/>
            <w:tcBorders>
              <w:right w:val="single" w:sz="4" w:space="0" w:color="auto"/>
            </w:tcBorders>
            <w:vAlign w:val="center"/>
          </w:tcPr>
          <w:p w14:paraId="42252890" w14:textId="77777777" w:rsidR="00304CF8" w:rsidRPr="0048723D" w:rsidRDefault="00304CF8" w:rsidP="008705D8">
            <w:pPr>
              <w:jc w:val="center"/>
              <w:rPr>
                <w:moveTo w:id="971" w:author="Кристина" w:date="2025-03-26T13:26:00Z"/>
                <w:rFonts w:ascii="Times New Roman" w:eastAsia="Calibri" w:hAnsi="Times New Roman" w:cs="Times New Roman"/>
                <w:b w:val="0"/>
                <w:sz w:val="24"/>
                <w:szCs w:val="24"/>
                <w:lang w:val="en-US"/>
                <w:rPrChange w:id="972" w:author="Кристина" w:date="2025-03-26T14:10:00Z">
                  <w:rPr>
                    <w:moveTo w:id="973" w:author="Кристина" w:date="2025-03-26T13:26:00Z"/>
                    <w:rFonts w:ascii="Times New Roman" w:eastAsia="Calibri" w:hAnsi="Times New Roman" w:cs="Times New Roman"/>
                    <w:sz w:val="24"/>
                    <w:szCs w:val="24"/>
                    <w:lang w:val="en-US"/>
                  </w:rPr>
                </w:rPrChange>
              </w:rPr>
            </w:pPr>
            <w:moveTo w:id="974" w:author="Кристина" w:date="2025-03-26T13:26:00Z">
              <w:r w:rsidRPr="0048723D">
                <w:rPr>
                  <w:rFonts w:ascii="Times New Roman" w:eastAsia="Calibri" w:hAnsi="Times New Roman" w:cs="Times New Roman"/>
                  <w:sz w:val="24"/>
                  <w:szCs w:val="24"/>
                  <w:lang w:val="en-US"/>
                </w:rPr>
                <w:t>Elevation (masl)</w:t>
              </w:r>
            </w:moveTo>
          </w:p>
        </w:tc>
        <w:tc>
          <w:tcPr>
            <w:tcW w:w="1336" w:type="dxa"/>
            <w:tcBorders>
              <w:top w:val="single" w:sz="4" w:space="0" w:color="7F7F7F" w:themeColor="text1" w:themeTint="80"/>
              <w:left w:val="single" w:sz="4" w:space="0" w:color="auto"/>
              <w:bottom w:val="single" w:sz="4" w:space="0" w:color="7F7F7F" w:themeColor="text1" w:themeTint="80"/>
            </w:tcBorders>
            <w:vAlign w:val="center"/>
          </w:tcPr>
          <w:p w14:paraId="2691E8E4"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975" w:author="Кристина" w:date="2025-03-26T13:26:00Z"/>
                <w:rFonts w:ascii="Times New Roman" w:eastAsia="Calibri" w:hAnsi="Times New Roman" w:cs="Times New Roman"/>
                <w:color w:val="000000"/>
                <w:sz w:val="24"/>
                <w:szCs w:val="24"/>
                <w:shd w:val="clear" w:color="auto" w:fill="FFFFFF"/>
                <w:lang w:val="en-US"/>
              </w:rPr>
            </w:pPr>
            <w:moveTo w:id="976" w:author="Кристина" w:date="2025-03-26T13:26:00Z">
              <w:r w:rsidRPr="0048723D">
                <w:rPr>
                  <w:rFonts w:ascii="Times New Roman" w:eastAsia="Calibri" w:hAnsi="Times New Roman" w:cs="Times New Roman"/>
                  <w:color w:val="000000"/>
                  <w:sz w:val="24"/>
                  <w:szCs w:val="24"/>
                  <w:shd w:val="clear" w:color="auto" w:fill="FFFFFF"/>
                  <w:lang w:val="en-US"/>
                </w:rPr>
                <w:t>179</w:t>
              </w:r>
            </w:moveTo>
          </w:p>
        </w:tc>
        <w:tc>
          <w:tcPr>
            <w:tcW w:w="1337" w:type="dxa"/>
            <w:vAlign w:val="center"/>
          </w:tcPr>
          <w:p w14:paraId="46A03EBB"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977" w:author="Кристина" w:date="2025-03-26T13:26:00Z"/>
                <w:rFonts w:ascii="Times New Roman" w:eastAsia="Calibri" w:hAnsi="Times New Roman" w:cs="Times New Roman"/>
                <w:sz w:val="24"/>
                <w:szCs w:val="24"/>
              </w:rPr>
            </w:pPr>
            <w:moveTo w:id="978" w:author="Кристина" w:date="2025-03-26T13:26:00Z">
              <w:r w:rsidRPr="0048723D">
                <w:rPr>
                  <w:rFonts w:ascii="Times New Roman" w:eastAsia="Calibri" w:hAnsi="Times New Roman" w:cs="Times New Roman"/>
                  <w:color w:val="000000"/>
                  <w:sz w:val="24"/>
                  <w:szCs w:val="24"/>
                  <w:shd w:val="clear" w:color="auto" w:fill="FFFFFF"/>
                </w:rPr>
                <w:t>127</w:t>
              </w:r>
            </w:moveTo>
          </w:p>
        </w:tc>
        <w:tc>
          <w:tcPr>
            <w:tcW w:w="1336" w:type="dxa"/>
            <w:vAlign w:val="center"/>
          </w:tcPr>
          <w:p w14:paraId="0C9365DA"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979" w:author="Кристина" w:date="2025-03-26T13:26:00Z"/>
                <w:rFonts w:ascii="Times New Roman" w:eastAsia="Calibri" w:hAnsi="Times New Roman" w:cs="Times New Roman"/>
                <w:sz w:val="24"/>
                <w:szCs w:val="24"/>
              </w:rPr>
            </w:pPr>
            <w:moveTo w:id="980" w:author="Кристина" w:date="2025-03-26T13:26:00Z">
              <w:r w:rsidRPr="0048723D">
                <w:rPr>
                  <w:rFonts w:ascii="Times New Roman" w:eastAsia="Calibri" w:hAnsi="Times New Roman" w:cs="Times New Roman"/>
                  <w:iCs/>
                  <w:sz w:val="24"/>
                  <w:szCs w:val="24"/>
                  <w:lang w:val="en-US"/>
                </w:rPr>
                <w:t>125</w:t>
              </w:r>
            </w:moveTo>
          </w:p>
        </w:tc>
        <w:tc>
          <w:tcPr>
            <w:tcW w:w="1337" w:type="dxa"/>
            <w:vAlign w:val="center"/>
          </w:tcPr>
          <w:p w14:paraId="0DB70E7A"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981" w:author="Кристина" w:date="2025-03-26T13:26:00Z"/>
                <w:rFonts w:ascii="Times New Roman" w:eastAsia="Calibri" w:hAnsi="Times New Roman" w:cs="Times New Roman"/>
                <w:sz w:val="24"/>
                <w:szCs w:val="24"/>
              </w:rPr>
            </w:pPr>
            <w:moveTo w:id="982" w:author="Кристина" w:date="2025-03-26T13:26:00Z">
              <w:r w:rsidRPr="0048723D">
                <w:rPr>
                  <w:rFonts w:ascii="Times New Roman" w:eastAsia="Calibri" w:hAnsi="Times New Roman" w:cs="Times New Roman"/>
                  <w:sz w:val="24"/>
                  <w:szCs w:val="24"/>
                </w:rPr>
                <w:t>35</w:t>
              </w:r>
            </w:moveTo>
          </w:p>
        </w:tc>
        <w:tc>
          <w:tcPr>
            <w:tcW w:w="1336" w:type="dxa"/>
            <w:vAlign w:val="center"/>
          </w:tcPr>
          <w:p w14:paraId="42B30D3A"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983" w:author="Кристина" w:date="2025-03-26T13:26:00Z"/>
                <w:rFonts w:ascii="Times New Roman" w:eastAsia="Calibri" w:hAnsi="Times New Roman" w:cs="Times New Roman"/>
                <w:sz w:val="24"/>
                <w:szCs w:val="24"/>
              </w:rPr>
            </w:pPr>
            <w:moveTo w:id="984" w:author="Кристина" w:date="2025-03-26T13:26:00Z">
              <w:r w:rsidRPr="0048723D">
                <w:rPr>
                  <w:rFonts w:ascii="Times New Roman" w:eastAsia="Calibri" w:hAnsi="Times New Roman" w:cs="Times New Roman"/>
                  <w:sz w:val="24"/>
                  <w:szCs w:val="24"/>
                </w:rPr>
                <w:t>7</w:t>
              </w:r>
            </w:moveTo>
          </w:p>
        </w:tc>
        <w:tc>
          <w:tcPr>
            <w:tcW w:w="1337" w:type="dxa"/>
            <w:vAlign w:val="center"/>
          </w:tcPr>
          <w:p w14:paraId="6A0F38AB" w14:textId="77777777" w:rsidR="00304CF8" w:rsidRPr="0048723D" w:rsidRDefault="00304CF8" w:rsidP="008705D8">
            <w:pPr>
              <w:shd w:val="clear" w:color="auto" w:fill="FFFFFF"/>
              <w:spacing w:after="120"/>
              <w:jc w:val="center"/>
              <w:cnfStyle w:val="000000000000" w:firstRow="0" w:lastRow="0" w:firstColumn="0" w:lastColumn="0" w:oddVBand="0" w:evenVBand="0" w:oddHBand="0" w:evenHBand="0" w:firstRowFirstColumn="0" w:firstRowLastColumn="0" w:lastRowFirstColumn="0" w:lastRowLastColumn="0"/>
              <w:rPr>
                <w:moveTo w:id="985" w:author="Кристина" w:date="2025-03-26T13:26:00Z"/>
                <w:rFonts w:ascii="Times New Roman" w:eastAsia="Times New Roman" w:hAnsi="Times New Roman" w:cs="Times New Roman"/>
                <w:color w:val="000000"/>
                <w:sz w:val="24"/>
                <w:szCs w:val="24"/>
                <w:lang w:val="en-US" w:eastAsia="ru-RU"/>
              </w:rPr>
            </w:pPr>
            <w:moveTo w:id="986" w:author="Кристина" w:date="2025-03-26T13:26:00Z">
              <w:r w:rsidRPr="0048723D">
                <w:rPr>
                  <w:rFonts w:ascii="Times New Roman" w:eastAsia="Times New Roman" w:hAnsi="Times New Roman" w:cs="Times New Roman"/>
                  <w:color w:val="000000"/>
                  <w:sz w:val="24"/>
                  <w:szCs w:val="24"/>
                  <w:lang w:eastAsia="ru-RU"/>
                </w:rPr>
                <w:t>468</w:t>
              </w:r>
              <w:r w:rsidRPr="0048723D">
                <w:rPr>
                  <w:rFonts w:ascii="Times New Roman" w:eastAsia="Times New Roman" w:hAnsi="Times New Roman" w:cs="Times New Roman"/>
                  <w:vanish/>
                  <w:sz w:val="24"/>
                  <w:szCs w:val="24"/>
                  <w:lang w:eastAsia="ru-RU"/>
                </w:rPr>
                <w:t>Начало формы</w:t>
              </w:r>
            </w:moveTo>
          </w:p>
        </w:tc>
      </w:tr>
      <w:tr w:rsidR="00304CF8" w:rsidRPr="0048723D" w14:paraId="33F54967" w14:textId="77777777" w:rsidTr="008705D8">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right w:val="single" w:sz="4" w:space="0" w:color="auto"/>
            </w:tcBorders>
            <w:vAlign w:val="center"/>
          </w:tcPr>
          <w:p w14:paraId="7B88D836" w14:textId="77777777" w:rsidR="00304CF8" w:rsidRPr="0048723D" w:rsidRDefault="00304CF8" w:rsidP="008705D8">
            <w:pPr>
              <w:jc w:val="center"/>
              <w:rPr>
                <w:moveTo w:id="987" w:author="Кристина" w:date="2025-03-26T13:26:00Z"/>
                <w:rFonts w:ascii="Times New Roman" w:eastAsia="Calibri" w:hAnsi="Times New Roman" w:cs="Times New Roman"/>
                <w:b w:val="0"/>
                <w:sz w:val="24"/>
                <w:szCs w:val="24"/>
                <w:rPrChange w:id="988" w:author="Кристина" w:date="2025-03-26T14:10:00Z">
                  <w:rPr>
                    <w:moveTo w:id="989" w:author="Кристина" w:date="2025-03-26T13:26:00Z"/>
                    <w:rFonts w:ascii="Times New Roman" w:eastAsia="Calibri" w:hAnsi="Times New Roman" w:cs="Times New Roman"/>
                    <w:sz w:val="24"/>
                    <w:szCs w:val="24"/>
                  </w:rPr>
                </w:rPrChange>
              </w:rPr>
            </w:pPr>
            <w:moveTo w:id="990" w:author="Кристина" w:date="2025-03-26T13:26:00Z">
              <w:r w:rsidRPr="0048723D">
                <w:rPr>
                  <w:rFonts w:ascii="Times New Roman" w:eastAsia="Calibri" w:hAnsi="Times New Roman" w:cs="Times New Roman"/>
                  <w:sz w:val="24"/>
                  <w:szCs w:val="24"/>
                  <w:lang w:val="en-US"/>
                </w:rPr>
                <w:t>Near weatherstation</w:t>
              </w:r>
            </w:moveTo>
          </w:p>
        </w:tc>
        <w:tc>
          <w:tcPr>
            <w:tcW w:w="1336" w:type="dxa"/>
            <w:tcBorders>
              <w:left w:val="single" w:sz="4" w:space="0" w:color="auto"/>
            </w:tcBorders>
            <w:vAlign w:val="center"/>
          </w:tcPr>
          <w:p w14:paraId="4BDB98BC"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991" w:author="Кристина" w:date="2025-03-26T13:26:00Z"/>
                <w:rFonts w:ascii="Times New Roman" w:eastAsia="Calibri" w:hAnsi="Times New Roman" w:cs="Times New Roman"/>
                <w:sz w:val="24"/>
                <w:szCs w:val="24"/>
              </w:rPr>
            </w:pPr>
            <w:moveTo w:id="992" w:author="Кристина" w:date="2025-03-26T13:26:00Z">
              <w:r w:rsidRPr="0048723D">
                <w:rPr>
                  <w:rFonts w:ascii="Times New Roman" w:eastAsia="Calibri" w:hAnsi="Times New Roman" w:cs="Times New Roman"/>
                  <w:sz w:val="24"/>
                  <w:szCs w:val="24"/>
                </w:rPr>
                <w:t>S</w:t>
              </w:r>
              <w:r w:rsidRPr="0048723D">
                <w:rPr>
                  <w:rFonts w:ascii="Times New Roman" w:eastAsia="Calibri" w:hAnsi="Times New Roman" w:cs="Times New Roman"/>
                  <w:sz w:val="24"/>
                  <w:szCs w:val="24"/>
                  <w:lang w:val="en-US"/>
                </w:rPr>
                <w:t>odankyla</w:t>
              </w:r>
            </w:moveTo>
          </w:p>
          <w:p w14:paraId="427F4DB9"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993" w:author="Кристина" w:date="2025-03-26T13:26:00Z"/>
                <w:rFonts w:ascii="Times New Roman" w:eastAsia="Calibri" w:hAnsi="Times New Roman" w:cs="Times New Roman"/>
                <w:sz w:val="24"/>
                <w:szCs w:val="24"/>
              </w:rPr>
            </w:pPr>
            <w:moveTo w:id="994" w:author="Кристина" w:date="2025-03-26T13:26:00Z">
              <w:r w:rsidRPr="0048723D">
                <w:rPr>
                  <w:rFonts w:ascii="Times New Roman" w:eastAsia="Calibri" w:hAnsi="Times New Roman" w:cs="Times New Roman"/>
                  <w:sz w:val="24"/>
                  <w:szCs w:val="24"/>
                </w:rPr>
                <w:t xml:space="preserve">(52 </w:t>
              </w:r>
              <w:r w:rsidRPr="0048723D">
                <w:rPr>
                  <w:rFonts w:ascii="Times New Roman" w:eastAsia="Calibri" w:hAnsi="Times New Roman" w:cs="Times New Roman"/>
                  <w:sz w:val="24"/>
                  <w:szCs w:val="24"/>
                  <w:lang w:val="en-US"/>
                </w:rPr>
                <w:t>km</w:t>
              </w:r>
              <w:r w:rsidRPr="0048723D">
                <w:rPr>
                  <w:rFonts w:ascii="Times New Roman" w:eastAsia="Calibri" w:hAnsi="Times New Roman" w:cs="Times New Roman"/>
                  <w:sz w:val="24"/>
                  <w:szCs w:val="24"/>
                </w:rPr>
                <w:t>)</w:t>
              </w:r>
            </w:moveTo>
          </w:p>
        </w:tc>
        <w:tc>
          <w:tcPr>
            <w:tcW w:w="1337" w:type="dxa"/>
            <w:vAlign w:val="center"/>
          </w:tcPr>
          <w:p w14:paraId="28D57B7D"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995" w:author="Кристина" w:date="2025-03-26T13:26:00Z"/>
                <w:rFonts w:ascii="Times New Roman" w:eastAsia="Calibri" w:hAnsi="Times New Roman" w:cs="Times New Roman"/>
                <w:sz w:val="24"/>
                <w:szCs w:val="24"/>
              </w:rPr>
            </w:pPr>
            <w:moveTo w:id="996" w:author="Кристина" w:date="2025-03-26T13:26:00Z">
              <w:r w:rsidRPr="0048723D">
                <w:rPr>
                  <w:rFonts w:ascii="Times New Roman" w:eastAsia="Calibri" w:hAnsi="Times New Roman" w:cs="Times New Roman"/>
                  <w:sz w:val="24"/>
                  <w:szCs w:val="24"/>
                </w:rPr>
                <w:t>Kandalaksha</w:t>
              </w:r>
            </w:moveTo>
          </w:p>
          <w:p w14:paraId="20EF369D"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997" w:author="Кристина" w:date="2025-03-26T13:26:00Z"/>
                <w:rFonts w:ascii="Times New Roman" w:eastAsia="Calibri" w:hAnsi="Times New Roman" w:cs="Times New Roman"/>
                <w:sz w:val="24"/>
                <w:szCs w:val="24"/>
                <w:lang w:val="en-US"/>
              </w:rPr>
            </w:pPr>
            <w:moveTo w:id="998" w:author="Кристина" w:date="2025-03-26T13:26:00Z">
              <w:r w:rsidRPr="0048723D">
                <w:rPr>
                  <w:rFonts w:ascii="Times New Roman" w:eastAsia="Calibri" w:hAnsi="Times New Roman" w:cs="Times New Roman"/>
                  <w:sz w:val="24"/>
                  <w:szCs w:val="24"/>
                </w:rPr>
                <w:t xml:space="preserve">(62 </w:t>
              </w:r>
              <w:r w:rsidRPr="0048723D">
                <w:rPr>
                  <w:rFonts w:ascii="Times New Roman" w:eastAsia="Calibri" w:hAnsi="Times New Roman" w:cs="Times New Roman"/>
                  <w:sz w:val="24"/>
                  <w:szCs w:val="24"/>
                  <w:lang w:val="en-US"/>
                </w:rPr>
                <w:t>km</w:t>
              </w:r>
              <w:r w:rsidRPr="0048723D">
                <w:rPr>
                  <w:rFonts w:ascii="Times New Roman" w:eastAsia="Calibri" w:hAnsi="Times New Roman" w:cs="Times New Roman"/>
                  <w:sz w:val="24"/>
                  <w:szCs w:val="24"/>
                </w:rPr>
                <w:t>)</w:t>
              </w:r>
            </w:moveTo>
          </w:p>
        </w:tc>
        <w:tc>
          <w:tcPr>
            <w:tcW w:w="1336" w:type="dxa"/>
            <w:vAlign w:val="center"/>
          </w:tcPr>
          <w:p w14:paraId="140EF476"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999" w:author="Кристина" w:date="2025-03-26T13:26:00Z"/>
                <w:rFonts w:ascii="Times New Roman" w:eastAsia="Calibri" w:hAnsi="Times New Roman" w:cs="Times New Roman"/>
                <w:sz w:val="24"/>
                <w:szCs w:val="24"/>
              </w:rPr>
            </w:pPr>
            <w:moveTo w:id="1000" w:author="Кристина" w:date="2025-03-26T13:26:00Z">
              <w:r w:rsidRPr="0048723D">
                <w:rPr>
                  <w:rFonts w:ascii="Times New Roman" w:eastAsia="Calibri" w:hAnsi="Times New Roman" w:cs="Times New Roman"/>
                  <w:sz w:val="24"/>
                  <w:szCs w:val="24"/>
                </w:rPr>
                <w:t>Salekhard</w:t>
              </w:r>
            </w:moveTo>
          </w:p>
          <w:p w14:paraId="1CC51B07"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001" w:author="Кристина" w:date="2025-03-26T13:26:00Z"/>
                <w:rFonts w:ascii="Times New Roman" w:eastAsia="Calibri" w:hAnsi="Times New Roman" w:cs="Times New Roman"/>
                <w:sz w:val="24"/>
                <w:szCs w:val="24"/>
                <w:lang w:val="en-US"/>
              </w:rPr>
            </w:pPr>
            <w:moveTo w:id="1002" w:author="Кристина" w:date="2025-03-26T13:26:00Z">
              <w:r w:rsidRPr="0048723D">
                <w:rPr>
                  <w:rFonts w:ascii="Times New Roman" w:eastAsia="Calibri" w:hAnsi="Times New Roman" w:cs="Times New Roman"/>
                  <w:sz w:val="24"/>
                  <w:szCs w:val="24"/>
                </w:rPr>
                <w:t xml:space="preserve">(58 </w:t>
              </w:r>
              <w:r w:rsidRPr="0048723D">
                <w:rPr>
                  <w:rFonts w:ascii="Times New Roman" w:eastAsia="Calibri" w:hAnsi="Times New Roman" w:cs="Times New Roman"/>
                  <w:sz w:val="24"/>
                  <w:szCs w:val="24"/>
                  <w:lang w:val="en-US"/>
                </w:rPr>
                <w:t>km</w:t>
              </w:r>
              <w:r w:rsidRPr="0048723D">
                <w:rPr>
                  <w:rFonts w:ascii="Times New Roman" w:eastAsia="Calibri" w:hAnsi="Times New Roman" w:cs="Times New Roman"/>
                  <w:sz w:val="24"/>
                  <w:szCs w:val="24"/>
                </w:rPr>
                <w:t>)</w:t>
              </w:r>
            </w:moveTo>
          </w:p>
        </w:tc>
        <w:tc>
          <w:tcPr>
            <w:tcW w:w="1337" w:type="dxa"/>
            <w:vAlign w:val="center"/>
          </w:tcPr>
          <w:p w14:paraId="50AA8BF2"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003" w:author="Кристина" w:date="2025-03-26T13:26:00Z"/>
                <w:rFonts w:ascii="Times New Roman" w:eastAsia="Calibri" w:hAnsi="Times New Roman" w:cs="Times New Roman"/>
                <w:sz w:val="24"/>
                <w:szCs w:val="24"/>
                <w:lang w:val="en-US"/>
              </w:rPr>
            </w:pPr>
            <w:moveTo w:id="1004" w:author="Кристина" w:date="2025-03-26T13:26:00Z">
              <w:r w:rsidRPr="0048723D">
                <w:rPr>
                  <w:rFonts w:ascii="Times New Roman" w:eastAsia="Calibri" w:hAnsi="Times New Roman" w:cs="Times New Roman"/>
                  <w:sz w:val="24"/>
                  <w:szCs w:val="24"/>
                  <w:lang w:val="en-US"/>
                </w:rPr>
                <w:t>Khatanga</w:t>
              </w:r>
            </w:moveTo>
          </w:p>
          <w:p w14:paraId="39C7A9CB"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005" w:author="Кристина" w:date="2025-03-26T13:26:00Z"/>
                <w:rFonts w:ascii="Times New Roman" w:eastAsia="Calibri" w:hAnsi="Times New Roman" w:cs="Times New Roman"/>
                <w:sz w:val="24"/>
                <w:szCs w:val="24"/>
              </w:rPr>
            </w:pPr>
            <w:moveTo w:id="1006" w:author="Кристина" w:date="2025-03-26T13:26:00Z">
              <w:r w:rsidRPr="0048723D">
                <w:rPr>
                  <w:rFonts w:ascii="Times New Roman" w:eastAsia="Calibri" w:hAnsi="Times New Roman" w:cs="Times New Roman"/>
                  <w:sz w:val="24"/>
                  <w:szCs w:val="24"/>
                </w:rPr>
                <w:t>(</w:t>
              </w:r>
              <w:r w:rsidRPr="0048723D">
                <w:rPr>
                  <w:rFonts w:ascii="Times New Roman" w:eastAsia="Calibri" w:hAnsi="Times New Roman" w:cs="Times New Roman"/>
                  <w:sz w:val="24"/>
                  <w:szCs w:val="24"/>
                  <w:lang w:val="en-US"/>
                </w:rPr>
                <w:t>7</w:t>
              </w:r>
              <w:r w:rsidRPr="0048723D">
                <w:rPr>
                  <w:rFonts w:ascii="Times New Roman" w:eastAsia="Calibri" w:hAnsi="Times New Roman" w:cs="Times New Roman"/>
                  <w:sz w:val="24"/>
                  <w:szCs w:val="24"/>
                </w:rPr>
                <w:t xml:space="preserve"> </w:t>
              </w:r>
              <w:r w:rsidRPr="0048723D">
                <w:rPr>
                  <w:rFonts w:ascii="Times New Roman" w:eastAsia="Calibri" w:hAnsi="Times New Roman" w:cs="Times New Roman"/>
                  <w:sz w:val="24"/>
                  <w:szCs w:val="24"/>
                  <w:lang w:val="en-US"/>
                </w:rPr>
                <w:t>km</w:t>
              </w:r>
              <w:r w:rsidRPr="0048723D">
                <w:rPr>
                  <w:rFonts w:ascii="Times New Roman" w:eastAsia="Calibri" w:hAnsi="Times New Roman" w:cs="Times New Roman"/>
                  <w:sz w:val="24"/>
                  <w:szCs w:val="24"/>
                </w:rPr>
                <w:t>)</w:t>
              </w:r>
            </w:moveTo>
          </w:p>
        </w:tc>
        <w:tc>
          <w:tcPr>
            <w:tcW w:w="1336" w:type="dxa"/>
            <w:vAlign w:val="center"/>
          </w:tcPr>
          <w:p w14:paraId="3BC99348"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007" w:author="Кристина" w:date="2025-03-26T13:26:00Z"/>
                <w:rFonts w:ascii="Times New Roman" w:eastAsia="Calibri" w:hAnsi="Times New Roman" w:cs="Times New Roman"/>
                <w:sz w:val="24"/>
                <w:szCs w:val="24"/>
              </w:rPr>
            </w:pPr>
            <w:moveTo w:id="1008" w:author="Кристина" w:date="2025-03-26T13:26:00Z">
              <w:r w:rsidRPr="0048723D">
                <w:rPr>
                  <w:rFonts w:ascii="Times New Roman" w:eastAsia="Calibri" w:hAnsi="Times New Roman" w:cs="Times New Roman"/>
                  <w:sz w:val="24"/>
                  <w:szCs w:val="24"/>
                </w:rPr>
                <w:t>Chokurdakh</w:t>
              </w:r>
            </w:moveTo>
          </w:p>
          <w:p w14:paraId="3F241662"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009" w:author="Кристина" w:date="2025-03-26T13:26:00Z"/>
                <w:rFonts w:ascii="Times New Roman" w:eastAsia="Calibri" w:hAnsi="Times New Roman" w:cs="Times New Roman"/>
                <w:sz w:val="24"/>
                <w:szCs w:val="24"/>
              </w:rPr>
            </w:pPr>
            <w:moveTo w:id="1010" w:author="Кристина" w:date="2025-03-26T13:26:00Z">
              <w:r w:rsidRPr="0048723D">
                <w:rPr>
                  <w:rFonts w:ascii="Times New Roman" w:eastAsia="Calibri" w:hAnsi="Times New Roman" w:cs="Times New Roman"/>
                  <w:sz w:val="24"/>
                  <w:szCs w:val="24"/>
                </w:rPr>
                <w:t xml:space="preserve">(2 </w:t>
              </w:r>
              <w:r w:rsidRPr="0048723D">
                <w:rPr>
                  <w:rFonts w:ascii="Times New Roman" w:eastAsia="Calibri" w:hAnsi="Times New Roman" w:cs="Times New Roman"/>
                  <w:sz w:val="24"/>
                  <w:szCs w:val="24"/>
                  <w:lang w:val="en-US"/>
                </w:rPr>
                <w:t>km</w:t>
              </w:r>
              <w:r w:rsidRPr="0048723D">
                <w:rPr>
                  <w:rFonts w:ascii="Times New Roman" w:eastAsia="Calibri" w:hAnsi="Times New Roman" w:cs="Times New Roman"/>
                  <w:sz w:val="24"/>
                  <w:szCs w:val="24"/>
                </w:rPr>
                <w:t>)</w:t>
              </w:r>
            </w:moveTo>
          </w:p>
        </w:tc>
        <w:tc>
          <w:tcPr>
            <w:tcW w:w="1337" w:type="dxa"/>
            <w:vAlign w:val="center"/>
          </w:tcPr>
          <w:p w14:paraId="667B96A6"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011" w:author="Кристина" w:date="2025-03-26T13:26:00Z"/>
                <w:rFonts w:ascii="Times New Roman" w:eastAsia="Calibri" w:hAnsi="Times New Roman" w:cs="Times New Roman"/>
                <w:sz w:val="24"/>
                <w:szCs w:val="24"/>
              </w:rPr>
            </w:pPr>
            <w:moveTo w:id="1012" w:author="Кристина" w:date="2025-03-26T13:26:00Z">
              <w:r w:rsidRPr="0048723D">
                <w:rPr>
                  <w:rFonts w:ascii="Times New Roman" w:eastAsia="Calibri" w:hAnsi="Times New Roman" w:cs="Times New Roman"/>
                  <w:sz w:val="24"/>
                  <w:szCs w:val="24"/>
                </w:rPr>
                <w:t>Ostrovnoye</w:t>
              </w:r>
            </w:moveTo>
          </w:p>
          <w:p w14:paraId="2E4F5179"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013" w:author="Кристина" w:date="2025-03-26T13:26:00Z"/>
                <w:rFonts w:ascii="Times New Roman" w:eastAsia="Calibri" w:hAnsi="Times New Roman" w:cs="Times New Roman"/>
                <w:sz w:val="24"/>
                <w:szCs w:val="24"/>
              </w:rPr>
            </w:pPr>
            <w:moveTo w:id="1014" w:author="Кристина" w:date="2025-03-26T13:26:00Z">
              <w:r w:rsidRPr="0048723D">
                <w:rPr>
                  <w:rFonts w:ascii="Times New Roman" w:eastAsia="Calibri" w:hAnsi="Times New Roman" w:cs="Times New Roman"/>
                  <w:sz w:val="24"/>
                  <w:szCs w:val="24"/>
                </w:rPr>
                <w:t xml:space="preserve">(48 </w:t>
              </w:r>
              <w:r w:rsidRPr="0048723D">
                <w:rPr>
                  <w:rFonts w:ascii="Times New Roman" w:eastAsia="Calibri" w:hAnsi="Times New Roman" w:cs="Times New Roman"/>
                  <w:sz w:val="24"/>
                  <w:szCs w:val="24"/>
                  <w:lang w:val="en-US"/>
                </w:rPr>
                <w:t>km</w:t>
              </w:r>
              <w:r w:rsidRPr="0048723D">
                <w:rPr>
                  <w:rFonts w:ascii="Times New Roman" w:eastAsia="Calibri" w:hAnsi="Times New Roman" w:cs="Times New Roman"/>
                  <w:sz w:val="24"/>
                  <w:szCs w:val="24"/>
                </w:rPr>
                <w:t>)</w:t>
              </w:r>
            </w:moveTo>
          </w:p>
        </w:tc>
      </w:tr>
      <w:tr w:rsidR="009A4102" w:rsidRPr="0048723D" w14:paraId="4E4FC5AC" w14:textId="77777777" w:rsidTr="008705D8">
        <w:trPr>
          <w:trHeight w:val="828"/>
          <w:ins w:id="1015" w:author="Кристина" w:date="2025-03-26T13:32:00Z"/>
        </w:trPr>
        <w:tc>
          <w:tcPr>
            <w:cnfStyle w:val="001000000000" w:firstRow="0" w:lastRow="0" w:firstColumn="1" w:lastColumn="0" w:oddVBand="0" w:evenVBand="0" w:oddHBand="0" w:evenHBand="0" w:firstRowFirstColumn="0" w:firstRowLastColumn="0" w:lastRowFirstColumn="0" w:lastRowLastColumn="0"/>
            <w:tcW w:w="1336" w:type="dxa"/>
            <w:tcBorders>
              <w:right w:val="single" w:sz="4" w:space="0" w:color="auto"/>
            </w:tcBorders>
            <w:vAlign w:val="center"/>
          </w:tcPr>
          <w:p w14:paraId="332F7A3C" w14:textId="7BB18FA4" w:rsidR="009A4102" w:rsidRPr="0048723D" w:rsidRDefault="00145543" w:rsidP="008705D8">
            <w:pPr>
              <w:jc w:val="center"/>
              <w:rPr>
                <w:ins w:id="1016" w:author="Кристина" w:date="2025-03-26T13:32:00Z"/>
                <w:rFonts w:ascii="Times New Roman" w:eastAsia="Calibri" w:hAnsi="Times New Roman" w:cs="Times New Roman"/>
                <w:b w:val="0"/>
                <w:sz w:val="24"/>
                <w:szCs w:val="24"/>
                <w:rPrChange w:id="1017" w:author="Кристина" w:date="2025-03-26T14:10:00Z">
                  <w:rPr>
                    <w:ins w:id="1018" w:author="Кристина" w:date="2025-03-26T13:32:00Z"/>
                    <w:rFonts w:ascii="Times New Roman" w:eastAsia="Calibri" w:hAnsi="Times New Roman" w:cs="Times New Roman"/>
                    <w:sz w:val="24"/>
                    <w:szCs w:val="24"/>
                    <w:lang w:val="en-US"/>
                  </w:rPr>
                </w:rPrChange>
              </w:rPr>
            </w:pPr>
            <w:ins w:id="1019" w:author="Кристина" w:date="2025-03-26T14:09:00Z">
              <w:r w:rsidRPr="0048723D">
                <w:rPr>
                  <w:rFonts w:ascii="Times New Roman" w:eastAsia="Calibri" w:hAnsi="Times New Roman" w:cs="Times New Roman"/>
                  <w:sz w:val="24"/>
                  <w:szCs w:val="24"/>
                  <w:lang w:val="en-US"/>
                </w:rPr>
                <w:t>S</w:t>
              </w:r>
              <w:r w:rsidRPr="0048723D">
                <w:rPr>
                  <w:rFonts w:ascii="Times New Roman" w:eastAsia="Calibri" w:hAnsi="Times New Roman" w:cs="Times New Roman"/>
                  <w:sz w:val="24"/>
                  <w:szCs w:val="24"/>
                </w:rPr>
                <w:t>pecies</w:t>
              </w:r>
            </w:ins>
          </w:p>
        </w:tc>
        <w:tc>
          <w:tcPr>
            <w:tcW w:w="1336" w:type="dxa"/>
            <w:tcBorders>
              <w:left w:val="single" w:sz="4" w:space="0" w:color="auto"/>
            </w:tcBorders>
            <w:vAlign w:val="center"/>
          </w:tcPr>
          <w:p w14:paraId="3F71200C" w14:textId="600E35C9" w:rsidR="009A4102" w:rsidRPr="0048723D" w:rsidRDefault="00B05EA7" w:rsidP="008705D8">
            <w:pPr>
              <w:jc w:val="center"/>
              <w:cnfStyle w:val="000000000000" w:firstRow="0" w:lastRow="0" w:firstColumn="0" w:lastColumn="0" w:oddVBand="0" w:evenVBand="0" w:oddHBand="0" w:evenHBand="0" w:firstRowFirstColumn="0" w:firstRowLastColumn="0" w:lastRowFirstColumn="0" w:lastRowLastColumn="0"/>
              <w:rPr>
                <w:ins w:id="1020" w:author="Кристина" w:date="2025-03-26T13:32:00Z"/>
                <w:rFonts w:ascii="Times New Roman" w:eastAsia="Calibri" w:hAnsi="Times New Roman" w:cs="Times New Roman"/>
                <w:sz w:val="24"/>
                <w:szCs w:val="24"/>
              </w:rPr>
            </w:pPr>
            <w:ins w:id="1021" w:author="Кристина" w:date="2025-03-26T13:44:00Z">
              <w:r w:rsidRPr="0048723D">
                <w:rPr>
                  <w:rFonts w:ascii="Times New Roman" w:eastAsia="Calibri" w:hAnsi="Times New Roman" w:cs="Times New Roman"/>
                  <w:sz w:val="24"/>
                  <w:szCs w:val="24"/>
                </w:rPr>
                <w:t>Pinus sylvestris</w:t>
              </w:r>
            </w:ins>
          </w:p>
        </w:tc>
        <w:tc>
          <w:tcPr>
            <w:tcW w:w="1337" w:type="dxa"/>
            <w:vAlign w:val="center"/>
          </w:tcPr>
          <w:p w14:paraId="71E73470" w14:textId="09A8C0A7" w:rsidR="009A4102" w:rsidRPr="0048723D" w:rsidRDefault="00B05EA7" w:rsidP="008705D8">
            <w:pPr>
              <w:jc w:val="center"/>
              <w:cnfStyle w:val="000000000000" w:firstRow="0" w:lastRow="0" w:firstColumn="0" w:lastColumn="0" w:oddVBand="0" w:evenVBand="0" w:oddHBand="0" w:evenHBand="0" w:firstRowFirstColumn="0" w:firstRowLastColumn="0" w:lastRowFirstColumn="0" w:lastRowLastColumn="0"/>
              <w:rPr>
                <w:ins w:id="1022" w:author="Кристина" w:date="2025-03-26T13:32:00Z"/>
                <w:rFonts w:ascii="Times New Roman" w:eastAsia="Calibri" w:hAnsi="Times New Roman" w:cs="Times New Roman"/>
                <w:sz w:val="24"/>
                <w:szCs w:val="24"/>
              </w:rPr>
            </w:pPr>
            <w:ins w:id="1023" w:author="Кристина" w:date="2025-03-26T13:45:00Z">
              <w:r w:rsidRPr="0048723D">
                <w:rPr>
                  <w:rFonts w:ascii="Times New Roman" w:eastAsia="Calibri" w:hAnsi="Times New Roman" w:cs="Times New Roman"/>
                  <w:sz w:val="24"/>
                  <w:szCs w:val="24"/>
                </w:rPr>
                <w:t>Pinus sylvestris</w:t>
              </w:r>
            </w:ins>
          </w:p>
        </w:tc>
        <w:tc>
          <w:tcPr>
            <w:tcW w:w="1336" w:type="dxa"/>
            <w:vAlign w:val="center"/>
          </w:tcPr>
          <w:p w14:paraId="4DD3A2D9" w14:textId="15C6FA07" w:rsidR="009A4102" w:rsidRPr="0048723D" w:rsidRDefault="00B05EA7" w:rsidP="008705D8">
            <w:pPr>
              <w:jc w:val="center"/>
              <w:cnfStyle w:val="000000000000" w:firstRow="0" w:lastRow="0" w:firstColumn="0" w:lastColumn="0" w:oddVBand="0" w:evenVBand="0" w:oddHBand="0" w:evenHBand="0" w:firstRowFirstColumn="0" w:firstRowLastColumn="0" w:lastRowFirstColumn="0" w:lastRowLastColumn="0"/>
              <w:rPr>
                <w:ins w:id="1024" w:author="Кристина" w:date="2025-03-26T13:32:00Z"/>
                <w:rFonts w:ascii="Times New Roman" w:eastAsia="Calibri" w:hAnsi="Times New Roman" w:cs="Times New Roman"/>
                <w:sz w:val="24"/>
                <w:szCs w:val="24"/>
              </w:rPr>
            </w:pPr>
            <w:ins w:id="1025" w:author="Кристина" w:date="2025-03-26T13:44:00Z">
              <w:r w:rsidRPr="0048723D">
                <w:rPr>
                  <w:rFonts w:ascii="Times New Roman" w:eastAsia="Calibri" w:hAnsi="Times New Roman" w:cs="Times New Roman"/>
                  <w:sz w:val="24"/>
                  <w:szCs w:val="24"/>
                </w:rPr>
                <w:t>Larix sibirica</w:t>
              </w:r>
            </w:ins>
          </w:p>
        </w:tc>
        <w:tc>
          <w:tcPr>
            <w:tcW w:w="1337" w:type="dxa"/>
            <w:vAlign w:val="center"/>
          </w:tcPr>
          <w:p w14:paraId="4B1B49E7" w14:textId="417DA672" w:rsidR="009A4102" w:rsidRPr="0048723D" w:rsidRDefault="00B05EA7" w:rsidP="008705D8">
            <w:pPr>
              <w:jc w:val="center"/>
              <w:cnfStyle w:val="000000000000" w:firstRow="0" w:lastRow="0" w:firstColumn="0" w:lastColumn="0" w:oddVBand="0" w:evenVBand="0" w:oddHBand="0" w:evenHBand="0" w:firstRowFirstColumn="0" w:firstRowLastColumn="0" w:lastRowFirstColumn="0" w:lastRowLastColumn="0"/>
              <w:rPr>
                <w:ins w:id="1026" w:author="Кристина" w:date="2025-03-26T13:32:00Z"/>
                <w:rFonts w:ascii="Times New Roman" w:eastAsia="Calibri" w:hAnsi="Times New Roman" w:cs="Times New Roman"/>
                <w:sz w:val="24"/>
                <w:szCs w:val="24"/>
                <w:lang w:val="en-US"/>
              </w:rPr>
            </w:pPr>
            <w:ins w:id="1027" w:author="Кристина" w:date="2025-03-26T13:45:00Z">
              <w:r w:rsidRPr="0048723D">
                <w:rPr>
                  <w:rFonts w:ascii="Times New Roman" w:eastAsia="Calibri" w:hAnsi="Times New Roman" w:cs="Times New Roman"/>
                  <w:sz w:val="24"/>
                  <w:szCs w:val="24"/>
                  <w:lang w:val="en-US"/>
                </w:rPr>
                <w:t>Larix gmelinii</w:t>
              </w:r>
            </w:ins>
          </w:p>
        </w:tc>
        <w:tc>
          <w:tcPr>
            <w:tcW w:w="1336" w:type="dxa"/>
            <w:vAlign w:val="center"/>
          </w:tcPr>
          <w:p w14:paraId="70EF1269" w14:textId="21DA87F6" w:rsidR="009A4102" w:rsidRPr="0048723D" w:rsidRDefault="00E958E2">
            <w:pPr>
              <w:jc w:val="center"/>
              <w:cnfStyle w:val="000000000000" w:firstRow="0" w:lastRow="0" w:firstColumn="0" w:lastColumn="0" w:oddVBand="0" w:evenVBand="0" w:oddHBand="0" w:evenHBand="0" w:firstRowFirstColumn="0" w:firstRowLastColumn="0" w:lastRowFirstColumn="0" w:lastRowLastColumn="0"/>
              <w:rPr>
                <w:ins w:id="1028" w:author="Кристина" w:date="2025-03-26T13:32:00Z"/>
                <w:rFonts w:ascii="Times New Roman" w:eastAsia="Calibri" w:hAnsi="Times New Roman" w:cs="Times New Roman"/>
                <w:sz w:val="24"/>
                <w:szCs w:val="24"/>
                <w:lang w:val="en-US"/>
                <w:rPrChange w:id="1029" w:author="Кристина" w:date="2025-03-26T14:10:00Z">
                  <w:rPr>
                    <w:ins w:id="1030" w:author="Кристина" w:date="2025-03-26T13:32:00Z"/>
                    <w:rFonts w:ascii="Times New Roman" w:eastAsia="Calibri" w:hAnsi="Times New Roman" w:cs="Times New Roman"/>
                    <w:sz w:val="24"/>
                    <w:szCs w:val="24"/>
                  </w:rPr>
                </w:rPrChange>
              </w:rPr>
            </w:pPr>
            <w:ins w:id="1031" w:author="Кристина" w:date="2025-03-26T13:57:00Z">
              <w:r w:rsidRPr="0048723D">
                <w:rPr>
                  <w:rFonts w:ascii="Times New Roman" w:eastAsia="Calibri" w:hAnsi="Times New Roman" w:cs="Times New Roman"/>
                  <w:sz w:val="24"/>
                  <w:szCs w:val="24"/>
                  <w:lang w:val="en-US"/>
                  <w:rPrChange w:id="1032" w:author="Кристина" w:date="2025-03-26T14:10:00Z">
                    <w:rPr>
                      <w:rFonts w:ascii="Times New Roman" w:eastAsia="Calibri" w:hAnsi="Times New Roman" w:cs="Times New Roman"/>
                      <w:sz w:val="24"/>
                      <w:szCs w:val="24"/>
                    </w:rPr>
                  </w:rPrChange>
                </w:rPr>
                <w:t xml:space="preserve">Larix cajanderi </w:t>
              </w:r>
            </w:ins>
          </w:p>
        </w:tc>
        <w:tc>
          <w:tcPr>
            <w:tcW w:w="1337" w:type="dxa"/>
            <w:vAlign w:val="center"/>
          </w:tcPr>
          <w:p w14:paraId="1EA22AC7" w14:textId="16ABE93E" w:rsidR="009A4102" w:rsidRPr="0048723D" w:rsidRDefault="00E958E2" w:rsidP="008705D8">
            <w:pPr>
              <w:jc w:val="center"/>
              <w:cnfStyle w:val="000000000000" w:firstRow="0" w:lastRow="0" w:firstColumn="0" w:lastColumn="0" w:oddVBand="0" w:evenVBand="0" w:oddHBand="0" w:evenHBand="0" w:firstRowFirstColumn="0" w:firstRowLastColumn="0" w:lastRowFirstColumn="0" w:lastRowLastColumn="0"/>
              <w:rPr>
                <w:ins w:id="1033" w:author="Кристина" w:date="2025-03-26T13:32:00Z"/>
                <w:rFonts w:ascii="Times New Roman" w:eastAsia="Calibri" w:hAnsi="Times New Roman" w:cs="Times New Roman"/>
                <w:sz w:val="24"/>
                <w:szCs w:val="24"/>
                <w:lang w:val="en-US"/>
                <w:rPrChange w:id="1034" w:author="Кристина" w:date="2025-03-26T14:10:00Z">
                  <w:rPr>
                    <w:ins w:id="1035" w:author="Кристина" w:date="2025-03-26T13:32:00Z"/>
                    <w:rFonts w:ascii="Times New Roman" w:eastAsia="Calibri" w:hAnsi="Times New Roman" w:cs="Times New Roman"/>
                    <w:sz w:val="24"/>
                    <w:szCs w:val="24"/>
                  </w:rPr>
                </w:rPrChange>
              </w:rPr>
            </w:pPr>
            <w:ins w:id="1036" w:author="Кристина" w:date="2025-03-26T13:57:00Z">
              <w:r w:rsidRPr="0048723D">
                <w:rPr>
                  <w:rFonts w:ascii="Times New Roman" w:eastAsia="Calibri" w:hAnsi="Times New Roman" w:cs="Times New Roman"/>
                  <w:sz w:val="24"/>
                  <w:szCs w:val="24"/>
                  <w:lang w:val="en-US"/>
                </w:rPr>
                <w:t>Larix cajanderi</w:t>
              </w:r>
            </w:ins>
          </w:p>
        </w:tc>
      </w:tr>
      <w:tr w:rsidR="00304CF8" w:rsidRPr="0048723D" w14:paraId="1E461063" w14:textId="77777777" w:rsidTr="008705D8">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right w:val="single" w:sz="4" w:space="0" w:color="auto"/>
            </w:tcBorders>
            <w:vAlign w:val="center"/>
          </w:tcPr>
          <w:p w14:paraId="640DC1F8" w14:textId="77777777" w:rsidR="00304CF8" w:rsidRPr="0048723D" w:rsidRDefault="00304CF8" w:rsidP="008705D8">
            <w:pPr>
              <w:jc w:val="center"/>
              <w:rPr>
                <w:moveTo w:id="1037" w:author="Кристина" w:date="2025-03-26T13:26:00Z"/>
                <w:rFonts w:ascii="Times New Roman" w:eastAsia="Calibri" w:hAnsi="Times New Roman" w:cs="Times New Roman"/>
                <w:b w:val="0"/>
                <w:sz w:val="24"/>
                <w:szCs w:val="24"/>
                <w:lang w:val="en-US"/>
                <w:rPrChange w:id="1038" w:author="Кристина" w:date="2025-03-26T14:10:00Z">
                  <w:rPr>
                    <w:moveTo w:id="1039" w:author="Кристина" w:date="2025-03-26T13:26:00Z"/>
                    <w:rFonts w:ascii="Times New Roman" w:eastAsia="Calibri" w:hAnsi="Times New Roman" w:cs="Times New Roman"/>
                    <w:sz w:val="24"/>
                    <w:szCs w:val="24"/>
                    <w:lang w:val="en-US"/>
                  </w:rPr>
                </w:rPrChange>
              </w:rPr>
            </w:pPr>
            <w:moveTo w:id="1040" w:author="Кристина" w:date="2025-03-26T13:26:00Z">
              <w:r w:rsidRPr="0048723D">
                <w:rPr>
                  <w:rFonts w:ascii="Times New Roman" w:eastAsia="Calibri" w:hAnsi="Times New Roman" w:cs="Times New Roman"/>
                  <w:sz w:val="24"/>
                  <w:szCs w:val="24"/>
                  <w:lang w:val="en-US"/>
                </w:rPr>
                <w:t>T mean</w:t>
              </w:r>
            </w:moveTo>
          </w:p>
        </w:tc>
        <w:tc>
          <w:tcPr>
            <w:tcW w:w="1336" w:type="dxa"/>
            <w:tcBorders>
              <w:left w:val="single" w:sz="4" w:space="0" w:color="auto"/>
            </w:tcBorders>
            <w:vAlign w:val="center"/>
          </w:tcPr>
          <w:p w14:paraId="7ED720DB"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041" w:author="Кристина" w:date="2025-03-26T13:26:00Z"/>
                <w:rFonts w:ascii="Times New Roman" w:hAnsi="Times New Roman" w:cs="Times New Roman"/>
                <w:color w:val="000000"/>
                <w:sz w:val="24"/>
                <w:szCs w:val="24"/>
              </w:rPr>
            </w:pPr>
            <w:moveTo w:id="1042" w:author="Кристина" w:date="2025-03-26T13:26:00Z">
              <w:r w:rsidRPr="0048723D">
                <w:rPr>
                  <w:rFonts w:ascii="Times New Roman" w:hAnsi="Times New Roman" w:cs="Times New Roman"/>
                  <w:color w:val="000000"/>
                  <w:sz w:val="24"/>
                  <w:szCs w:val="24"/>
                </w:rPr>
                <w:t>-0.48</w:t>
              </w:r>
            </w:moveTo>
          </w:p>
          <w:p w14:paraId="1E1462A1"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043" w:author="Кристина" w:date="2025-03-26T13:26:00Z"/>
                <w:rFonts w:ascii="Times New Roman" w:eastAsia="Calibri" w:hAnsi="Times New Roman" w:cs="Times New Roman"/>
                <w:sz w:val="24"/>
                <w:szCs w:val="24"/>
              </w:rPr>
            </w:pPr>
          </w:p>
        </w:tc>
        <w:tc>
          <w:tcPr>
            <w:tcW w:w="1337" w:type="dxa"/>
            <w:vAlign w:val="center"/>
          </w:tcPr>
          <w:p w14:paraId="0F1871B7"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044" w:author="Кристина" w:date="2025-03-26T13:26:00Z"/>
                <w:rFonts w:ascii="Times New Roman" w:hAnsi="Times New Roman" w:cs="Times New Roman"/>
                <w:color w:val="000000"/>
                <w:sz w:val="24"/>
                <w:szCs w:val="24"/>
              </w:rPr>
            </w:pPr>
            <w:moveTo w:id="1045" w:author="Кристина" w:date="2025-03-26T13:26:00Z">
              <w:r w:rsidRPr="0048723D">
                <w:rPr>
                  <w:rFonts w:ascii="Times New Roman" w:hAnsi="Times New Roman" w:cs="Times New Roman"/>
                  <w:color w:val="000000"/>
                  <w:sz w:val="24"/>
                  <w:szCs w:val="24"/>
                </w:rPr>
                <w:t>0.40</w:t>
              </w:r>
            </w:moveTo>
          </w:p>
          <w:p w14:paraId="37CF27F0"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046" w:author="Кристина" w:date="2025-03-26T13:26:00Z"/>
                <w:rFonts w:ascii="Times New Roman" w:eastAsia="Calibri" w:hAnsi="Times New Roman" w:cs="Times New Roman"/>
                <w:sz w:val="24"/>
                <w:szCs w:val="24"/>
              </w:rPr>
            </w:pPr>
          </w:p>
        </w:tc>
        <w:tc>
          <w:tcPr>
            <w:tcW w:w="1336" w:type="dxa"/>
            <w:vAlign w:val="center"/>
          </w:tcPr>
          <w:p w14:paraId="213BED58"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047" w:author="Кристина" w:date="2025-03-26T13:26:00Z"/>
                <w:rFonts w:ascii="Times New Roman" w:hAnsi="Times New Roman" w:cs="Times New Roman"/>
                <w:color w:val="000000"/>
                <w:sz w:val="24"/>
                <w:szCs w:val="24"/>
              </w:rPr>
            </w:pPr>
            <w:moveTo w:id="1048" w:author="Кристина" w:date="2025-03-26T13:26:00Z">
              <w:r w:rsidRPr="0048723D">
                <w:rPr>
                  <w:rFonts w:ascii="Times New Roman" w:hAnsi="Times New Roman" w:cs="Times New Roman"/>
                  <w:color w:val="000000"/>
                  <w:sz w:val="24"/>
                  <w:szCs w:val="24"/>
                </w:rPr>
                <w:t>-5.76</w:t>
              </w:r>
            </w:moveTo>
          </w:p>
          <w:p w14:paraId="130D0391"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049" w:author="Кристина" w:date="2025-03-26T13:26:00Z"/>
                <w:rFonts w:ascii="Times New Roman" w:eastAsia="Calibri" w:hAnsi="Times New Roman" w:cs="Times New Roman"/>
                <w:sz w:val="24"/>
                <w:szCs w:val="24"/>
              </w:rPr>
            </w:pPr>
          </w:p>
        </w:tc>
        <w:tc>
          <w:tcPr>
            <w:tcW w:w="1337" w:type="dxa"/>
            <w:vAlign w:val="center"/>
          </w:tcPr>
          <w:p w14:paraId="754E86CC"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050" w:author="Кристина" w:date="2025-03-26T13:26:00Z"/>
                <w:rFonts w:ascii="Times New Roman" w:hAnsi="Times New Roman" w:cs="Times New Roman"/>
                <w:color w:val="000000"/>
                <w:sz w:val="24"/>
                <w:szCs w:val="24"/>
              </w:rPr>
            </w:pPr>
            <w:moveTo w:id="1051" w:author="Кристина" w:date="2025-03-26T13:26:00Z">
              <w:r w:rsidRPr="0048723D">
                <w:rPr>
                  <w:rFonts w:ascii="Times New Roman" w:hAnsi="Times New Roman" w:cs="Times New Roman"/>
                  <w:color w:val="000000"/>
                  <w:sz w:val="24"/>
                  <w:szCs w:val="24"/>
                </w:rPr>
                <w:t>-12.32</w:t>
              </w:r>
            </w:moveTo>
          </w:p>
          <w:p w14:paraId="609637FE"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052" w:author="Кристина" w:date="2025-03-26T13:26:00Z"/>
                <w:rFonts w:ascii="Times New Roman" w:eastAsia="Calibri" w:hAnsi="Times New Roman" w:cs="Times New Roman"/>
                <w:sz w:val="24"/>
                <w:szCs w:val="24"/>
                <w:lang w:val="en-US"/>
              </w:rPr>
            </w:pPr>
          </w:p>
        </w:tc>
        <w:tc>
          <w:tcPr>
            <w:tcW w:w="1336" w:type="dxa"/>
            <w:vAlign w:val="center"/>
          </w:tcPr>
          <w:p w14:paraId="7DEEFD16"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053" w:author="Кристина" w:date="2025-03-26T13:26:00Z"/>
                <w:rFonts w:ascii="Times New Roman" w:hAnsi="Times New Roman" w:cs="Times New Roman"/>
                <w:color w:val="000000"/>
                <w:sz w:val="24"/>
                <w:szCs w:val="24"/>
              </w:rPr>
            </w:pPr>
            <w:moveTo w:id="1054" w:author="Кристина" w:date="2025-03-26T13:26:00Z">
              <w:r w:rsidRPr="0048723D">
                <w:rPr>
                  <w:rFonts w:ascii="Times New Roman" w:hAnsi="Times New Roman" w:cs="Times New Roman"/>
                  <w:color w:val="000000"/>
                  <w:sz w:val="24"/>
                  <w:szCs w:val="24"/>
                </w:rPr>
                <w:t>-13.28</w:t>
              </w:r>
            </w:moveTo>
          </w:p>
          <w:p w14:paraId="547031D2"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055" w:author="Кристина" w:date="2025-03-26T13:26:00Z"/>
                <w:rFonts w:ascii="Times New Roman" w:eastAsia="Calibri" w:hAnsi="Times New Roman" w:cs="Times New Roman"/>
                <w:sz w:val="24"/>
                <w:szCs w:val="24"/>
              </w:rPr>
            </w:pPr>
          </w:p>
        </w:tc>
        <w:tc>
          <w:tcPr>
            <w:tcW w:w="1337" w:type="dxa"/>
            <w:vAlign w:val="center"/>
          </w:tcPr>
          <w:p w14:paraId="6F3436CE"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056" w:author="Кристина" w:date="2025-03-26T13:26:00Z"/>
                <w:rFonts w:ascii="Times New Roman" w:hAnsi="Times New Roman" w:cs="Times New Roman"/>
                <w:color w:val="000000"/>
                <w:sz w:val="24"/>
                <w:szCs w:val="24"/>
              </w:rPr>
            </w:pPr>
            <w:moveTo w:id="1057" w:author="Кристина" w:date="2025-03-26T13:26:00Z">
              <w:r w:rsidRPr="0048723D">
                <w:rPr>
                  <w:rFonts w:ascii="Times New Roman" w:hAnsi="Times New Roman" w:cs="Times New Roman"/>
                  <w:color w:val="000000"/>
                  <w:sz w:val="24"/>
                  <w:szCs w:val="24"/>
                </w:rPr>
                <w:t>-10.86</w:t>
              </w:r>
            </w:moveTo>
          </w:p>
          <w:p w14:paraId="41275DCB"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058" w:author="Кристина" w:date="2025-03-26T13:26:00Z"/>
                <w:rFonts w:ascii="Times New Roman" w:eastAsia="Calibri" w:hAnsi="Times New Roman" w:cs="Times New Roman"/>
                <w:sz w:val="24"/>
                <w:szCs w:val="24"/>
              </w:rPr>
            </w:pPr>
          </w:p>
        </w:tc>
      </w:tr>
      <w:tr w:rsidR="00304CF8" w:rsidRPr="0048723D" w14:paraId="217E4BDC" w14:textId="77777777" w:rsidTr="008705D8">
        <w:trPr>
          <w:trHeight w:val="828"/>
        </w:trPr>
        <w:tc>
          <w:tcPr>
            <w:cnfStyle w:val="001000000000" w:firstRow="0" w:lastRow="0" w:firstColumn="1" w:lastColumn="0" w:oddVBand="0" w:evenVBand="0" w:oddHBand="0" w:evenHBand="0" w:firstRowFirstColumn="0" w:firstRowLastColumn="0" w:lastRowFirstColumn="0" w:lastRowLastColumn="0"/>
            <w:tcW w:w="1336" w:type="dxa"/>
            <w:tcBorders>
              <w:right w:val="single" w:sz="4" w:space="0" w:color="auto"/>
            </w:tcBorders>
            <w:vAlign w:val="center"/>
          </w:tcPr>
          <w:p w14:paraId="00EF5F10" w14:textId="77777777" w:rsidR="00304CF8" w:rsidRPr="0048723D" w:rsidRDefault="00304CF8" w:rsidP="008705D8">
            <w:pPr>
              <w:jc w:val="center"/>
              <w:rPr>
                <w:moveTo w:id="1059" w:author="Кристина" w:date="2025-03-26T13:26:00Z"/>
                <w:rFonts w:ascii="Times New Roman" w:eastAsia="Calibri" w:hAnsi="Times New Roman" w:cs="Times New Roman"/>
                <w:b w:val="0"/>
                <w:sz w:val="24"/>
                <w:szCs w:val="24"/>
                <w:lang w:val="en-US"/>
                <w:rPrChange w:id="1060" w:author="Кристина" w:date="2025-03-26T14:10:00Z">
                  <w:rPr>
                    <w:moveTo w:id="1061" w:author="Кристина" w:date="2025-03-26T13:26:00Z"/>
                    <w:rFonts w:ascii="Times New Roman" w:eastAsia="Calibri" w:hAnsi="Times New Roman" w:cs="Times New Roman"/>
                    <w:sz w:val="24"/>
                    <w:szCs w:val="24"/>
                    <w:lang w:val="en-US"/>
                  </w:rPr>
                </w:rPrChange>
              </w:rPr>
            </w:pPr>
            <w:moveTo w:id="1062" w:author="Кристина" w:date="2025-03-26T13:26:00Z">
              <w:r w:rsidRPr="0048723D">
                <w:rPr>
                  <w:rFonts w:ascii="Times New Roman" w:eastAsia="Calibri" w:hAnsi="Times New Roman" w:cs="Times New Roman"/>
                  <w:sz w:val="24"/>
                  <w:szCs w:val="24"/>
                  <w:lang w:val="en-US"/>
                </w:rPr>
                <w:t>T June-July</w:t>
              </w:r>
            </w:moveTo>
          </w:p>
        </w:tc>
        <w:tc>
          <w:tcPr>
            <w:tcW w:w="1336" w:type="dxa"/>
            <w:tcBorders>
              <w:left w:val="single" w:sz="4" w:space="0" w:color="auto"/>
            </w:tcBorders>
            <w:vAlign w:val="center"/>
          </w:tcPr>
          <w:p w14:paraId="7A1EAC05"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1063" w:author="Кристина" w:date="2025-03-26T13:26:00Z"/>
                <w:rFonts w:ascii="Times New Roman" w:hAnsi="Times New Roman" w:cs="Times New Roman"/>
                <w:color w:val="000000"/>
                <w:sz w:val="24"/>
                <w:szCs w:val="24"/>
              </w:rPr>
            </w:pPr>
            <w:moveTo w:id="1064" w:author="Кристина" w:date="2025-03-26T13:26:00Z">
              <w:r w:rsidRPr="0048723D">
                <w:rPr>
                  <w:rFonts w:ascii="Times New Roman" w:hAnsi="Times New Roman" w:cs="Times New Roman"/>
                  <w:color w:val="000000"/>
                  <w:sz w:val="24"/>
                  <w:szCs w:val="24"/>
                </w:rPr>
                <w:t>13.09</w:t>
              </w:r>
            </w:moveTo>
          </w:p>
          <w:p w14:paraId="05BA3967"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1065" w:author="Кристина" w:date="2025-03-26T13:26:00Z"/>
                <w:rFonts w:ascii="Times New Roman" w:eastAsia="Calibri" w:hAnsi="Times New Roman" w:cs="Times New Roman"/>
                <w:sz w:val="24"/>
                <w:szCs w:val="24"/>
              </w:rPr>
            </w:pPr>
          </w:p>
        </w:tc>
        <w:tc>
          <w:tcPr>
            <w:tcW w:w="1337" w:type="dxa"/>
            <w:vAlign w:val="center"/>
          </w:tcPr>
          <w:p w14:paraId="5438CD8D"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1066" w:author="Кристина" w:date="2025-03-26T13:26:00Z"/>
                <w:rFonts w:ascii="Times New Roman" w:hAnsi="Times New Roman" w:cs="Times New Roman"/>
                <w:color w:val="000000"/>
                <w:sz w:val="24"/>
                <w:szCs w:val="24"/>
              </w:rPr>
            </w:pPr>
            <w:moveTo w:id="1067" w:author="Кристина" w:date="2025-03-26T13:26:00Z">
              <w:r w:rsidRPr="0048723D">
                <w:rPr>
                  <w:rFonts w:ascii="Times New Roman" w:hAnsi="Times New Roman" w:cs="Times New Roman"/>
                  <w:color w:val="000000"/>
                  <w:sz w:val="24"/>
                  <w:szCs w:val="24"/>
                </w:rPr>
                <w:t>13.05</w:t>
              </w:r>
            </w:moveTo>
          </w:p>
          <w:p w14:paraId="22328FB6"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1068" w:author="Кристина" w:date="2025-03-26T13:26:00Z"/>
                <w:rFonts w:ascii="Times New Roman" w:eastAsia="Calibri" w:hAnsi="Times New Roman" w:cs="Times New Roman"/>
                <w:sz w:val="24"/>
                <w:szCs w:val="24"/>
              </w:rPr>
            </w:pPr>
          </w:p>
        </w:tc>
        <w:tc>
          <w:tcPr>
            <w:tcW w:w="1336" w:type="dxa"/>
            <w:vAlign w:val="center"/>
          </w:tcPr>
          <w:p w14:paraId="08C00BC4"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1069" w:author="Кристина" w:date="2025-03-26T13:26:00Z"/>
                <w:rFonts w:ascii="Times New Roman" w:hAnsi="Times New Roman" w:cs="Times New Roman"/>
                <w:color w:val="000000"/>
                <w:sz w:val="24"/>
                <w:szCs w:val="24"/>
              </w:rPr>
            </w:pPr>
            <w:moveTo w:id="1070" w:author="Кристина" w:date="2025-03-26T13:26:00Z">
              <w:r w:rsidRPr="0048723D">
                <w:rPr>
                  <w:rFonts w:ascii="Times New Roman" w:hAnsi="Times New Roman" w:cs="Times New Roman"/>
                  <w:color w:val="000000"/>
                  <w:sz w:val="24"/>
                  <w:szCs w:val="24"/>
                </w:rPr>
                <w:t>11.90</w:t>
              </w:r>
            </w:moveTo>
          </w:p>
          <w:p w14:paraId="4A901F17"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1071" w:author="Кристина" w:date="2025-03-26T13:26:00Z"/>
                <w:rFonts w:ascii="Times New Roman" w:eastAsia="Calibri" w:hAnsi="Times New Roman" w:cs="Times New Roman"/>
                <w:sz w:val="24"/>
                <w:szCs w:val="24"/>
              </w:rPr>
            </w:pPr>
          </w:p>
        </w:tc>
        <w:tc>
          <w:tcPr>
            <w:tcW w:w="1337" w:type="dxa"/>
            <w:vAlign w:val="center"/>
          </w:tcPr>
          <w:p w14:paraId="16059ABD"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1072" w:author="Кристина" w:date="2025-03-26T13:26:00Z"/>
                <w:rFonts w:ascii="Times New Roman" w:hAnsi="Times New Roman" w:cs="Times New Roman"/>
                <w:color w:val="000000"/>
                <w:sz w:val="24"/>
                <w:szCs w:val="24"/>
              </w:rPr>
            </w:pPr>
            <w:moveTo w:id="1073" w:author="Кристина" w:date="2025-03-26T13:26:00Z">
              <w:r w:rsidRPr="0048723D">
                <w:rPr>
                  <w:rFonts w:ascii="Times New Roman" w:hAnsi="Times New Roman" w:cs="Times New Roman"/>
                  <w:color w:val="000000"/>
                  <w:sz w:val="24"/>
                  <w:szCs w:val="24"/>
                </w:rPr>
                <w:t>9.43</w:t>
              </w:r>
            </w:moveTo>
          </w:p>
          <w:p w14:paraId="700DEEEB"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1074" w:author="Кристина" w:date="2025-03-26T13:26:00Z"/>
                <w:rFonts w:ascii="Times New Roman" w:eastAsia="Calibri" w:hAnsi="Times New Roman" w:cs="Times New Roman"/>
                <w:sz w:val="24"/>
                <w:szCs w:val="24"/>
                <w:lang w:val="en-US"/>
              </w:rPr>
            </w:pPr>
          </w:p>
        </w:tc>
        <w:tc>
          <w:tcPr>
            <w:tcW w:w="1336" w:type="dxa"/>
            <w:vAlign w:val="center"/>
          </w:tcPr>
          <w:p w14:paraId="6193984B"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1075" w:author="Кристина" w:date="2025-03-26T13:26:00Z"/>
                <w:rFonts w:ascii="Times New Roman" w:hAnsi="Times New Roman" w:cs="Times New Roman"/>
                <w:color w:val="000000"/>
                <w:sz w:val="24"/>
                <w:szCs w:val="24"/>
              </w:rPr>
            </w:pPr>
            <w:moveTo w:id="1076" w:author="Кристина" w:date="2025-03-26T13:26:00Z">
              <w:r w:rsidRPr="0048723D">
                <w:rPr>
                  <w:rFonts w:ascii="Times New Roman" w:hAnsi="Times New Roman" w:cs="Times New Roman"/>
                  <w:color w:val="000000"/>
                  <w:sz w:val="24"/>
                  <w:szCs w:val="24"/>
                </w:rPr>
                <w:t>8.31</w:t>
              </w:r>
            </w:moveTo>
          </w:p>
          <w:p w14:paraId="764656E0"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1077" w:author="Кристина" w:date="2025-03-26T13:26:00Z"/>
                <w:rFonts w:ascii="Times New Roman" w:eastAsia="Calibri" w:hAnsi="Times New Roman" w:cs="Times New Roman"/>
                <w:sz w:val="24"/>
                <w:szCs w:val="24"/>
              </w:rPr>
            </w:pPr>
          </w:p>
        </w:tc>
        <w:tc>
          <w:tcPr>
            <w:tcW w:w="1337" w:type="dxa"/>
            <w:vAlign w:val="center"/>
          </w:tcPr>
          <w:p w14:paraId="037FC338"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1078" w:author="Кристина" w:date="2025-03-26T13:26:00Z"/>
                <w:rFonts w:ascii="Times New Roman" w:hAnsi="Times New Roman" w:cs="Times New Roman"/>
                <w:color w:val="000000"/>
                <w:sz w:val="24"/>
                <w:szCs w:val="24"/>
              </w:rPr>
            </w:pPr>
            <w:moveTo w:id="1079" w:author="Кристина" w:date="2025-03-26T13:26:00Z">
              <w:r w:rsidRPr="0048723D">
                <w:rPr>
                  <w:rFonts w:ascii="Times New Roman" w:hAnsi="Times New Roman" w:cs="Times New Roman"/>
                  <w:color w:val="000000"/>
                  <w:sz w:val="24"/>
                  <w:szCs w:val="24"/>
                </w:rPr>
                <w:t>13.05</w:t>
              </w:r>
            </w:moveTo>
          </w:p>
          <w:p w14:paraId="5770E7ED"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1080" w:author="Кристина" w:date="2025-03-26T13:26:00Z"/>
                <w:rFonts w:ascii="Times New Roman" w:eastAsia="Calibri" w:hAnsi="Times New Roman" w:cs="Times New Roman"/>
                <w:sz w:val="24"/>
                <w:szCs w:val="24"/>
              </w:rPr>
            </w:pPr>
          </w:p>
        </w:tc>
      </w:tr>
      <w:tr w:rsidR="00304CF8" w:rsidRPr="0048723D" w14:paraId="2C8518E8" w14:textId="77777777" w:rsidTr="008705D8">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right w:val="single" w:sz="4" w:space="0" w:color="auto"/>
            </w:tcBorders>
            <w:vAlign w:val="center"/>
          </w:tcPr>
          <w:p w14:paraId="05310BD2" w14:textId="77777777" w:rsidR="00304CF8" w:rsidRPr="0048723D" w:rsidRDefault="00304CF8" w:rsidP="008705D8">
            <w:pPr>
              <w:jc w:val="center"/>
              <w:rPr>
                <w:moveTo w:id="1081" w:author="Кристина" w:date="2025-03-26T13:26:00Z"/>
                <w:rFonts w:ascii="Times New Roman" w:eastAsia="Calibri" w:hAnsi="Times New Roman" w:cs="Times New Roman"/>
                <w:b w:val="0"/>
                <w:sz w:val="24"/>
                <w:szCs w:val="24"/>
                <w:lang w:val="en-US"/>
                <w:rPrChange w:id="1082" w:author="Кристина" w:date="2025-03-26T14:10:00Z">
                  <w:rPr>
                    <w:moveTo w:id="1083" w:author="Кристина" w:date="2025-03-26T13:26:00Z"/>
                    <w:rFonts w:ascii="Times New Roman" w:eastAsia="Calibri" w:hAnsi="Times New Roman" w:cs="Times New Roman"/>
                    <w:sz w:val="24"/>
                    <w:szCs w:val="24"/>
                    <w:lang w:val="en-US"/>
                  </w:rPr>
                </w:rPrChange>
              </w:rPr>
            </w:pPr>
            <w:moveTo w:id="1084" w:author="Кристина" w:date="2025-03-26T13:26:00Z">
              <w:r w:rsidRPr="0048723D">
                <w:rPr>
                  <w:rFonts w:ascii="Times New Roman" w:eastAsia="Calibri" w:hAnsi="Times New Roman" w:cs="Times New Roman"/>
                  <w:sz w:val="24"/>
                  <w:szCs w:val="24"/>
                  <w:lang w:val="en-US"/>
                </w:rPr>
                <w:t>T June-September</w:t>
              </w:r>
            </w:moveTo>
          </w:p>
        </w:tc>
        <w:tc>
          <w:tcPr>
            <w:tcW w:w="1336" w:type="dxa"/>
            <w:tcBorders>
              <w:left w:val="single" w:sz="4" w:space="0" w:color="auto"/>
            </w:tcBorders>
            <w:vAlign w:val="center"/>
          </w:tcPr>
          <w:p w14:paraId="459F230C"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085" w:author="Кристина" w:date="2025-03-26T13:26:00Z"/>
                <w:rFonts w:ascii="Times New Roman" w:hAnsi="Times New Roman" w:cs="Times New Roman"/>
                <w:color w:val="000000"/>
                <w:sz w:val="24"/>
                <w:szCs w:val="24"/>
              </w:rPr>
            </w:pPr>
            <w:moveTo w:id="1086" w:author="Кристина" w:date="2025-03-26T13:26:00Z">
              <w:r w:rsidRPr="0048723D">
                <w:rPr>
                  <w:rFonts w:ascii="Times New Roman" w:hAnsi="Times New Roman" w:cs="Times New Roman"/>
                  <w:color w:val="000000"/>
                  <w:sz w:val="24"/>
                  <w:szCs w:val="24"/>
                </w:rPr>
                <w:t>11.04</w:t>
              </w:r>
            </w:moveTo>
          </w:p>
          <w:p w14:paraId="05106033"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087" w:author="Кристина" w:date="2025-03-26T13:26:00Z"/>
                <w:rFonts w:ascii="Times New Roman" w:eastAsia="Calibri" w:hAnsi="Times New Roman" w:cs="Times New Roman"/>
                <w:sz w:val="24"/>
                <w:szCs w:val="24"/>
              </w:rPr>
            </w:pPr>
          </w:p>
        </w:tc>
        <w:tc>
          <w:tcPr>
            <w:tcW w:w="1337" w:type="dxa"/>
            <w:vAlign w:val="center"/>
          </w:tcPr>
          <w:p w14:paraId="60473A06"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088" w:author="Кристина" w:date="2025-03-26T13:26:00Z"/>
                <w:rFonts w:ascii="Times New Roman" w:hAnsi="Times New Roman" w:cs="Times New Roman"/>
                <w:color w:val="000000"/>
                <w:sz w:val="24"/>
                <w:szCs w:val="24"/>
              </w:rPr>
            </w:pPr>
            <w:moveTo w:id="1089" w:author="Кристина" w:date="2025-03-26T13:26:00Z">
              <w:r w:rsidRPr="0048723D">
                <w:rPr>
                  <w:rFonts w:ascii="Times New Roman" w:hAnsi="Times New Roman" w:cs="Times New Roman"/>
                  <w:color w:val="000000"/>
                  <w:sz w:val="24"/>
                  <w:szCs w:val="24"/>
                </w:rPr>
                <w:t>11.37</w:t>
              </w:r>
            </w:moveTo>
          </w:p>
          <w:p w14:paraId="2789EC8C"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090" w:author="Кристина" w:date="2025-03-26T13:26:00Z"/>
                <w:rFonts w:ascii="Times New Roman" w:eastAsia="Calibri" w:hAnsi="Times New Roman" w:cs="Times New Roman"/>
                <w:sz w:val="24"/>
                <w:szCs w:val="24"/>
              </w:rPr>
            </w:pPr>
          </w:p>
        </w:tc>
        <w:tc>
          <w:tcPr>
            <w:tcW w:w="1336" w:type="dxa"/>
            <w:vAlign w:val="center"/>
          </w:tcPr>
          <w:p w14:paraId="71446DB4"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091" w:author="Кристина" w:date="2025-03-26T13:26:00Z"/>
                <w:rFonts w:ascii="Times New Roman" w:hAnsi="Times New Roman" w:cs="Times New Roman"/>
                <w:color w:val="000000"/>
                <w:sz w:val="24"/>
                <w:szCs w:val="24"/>
              </w:rPr>
            </w:pPr>
            <w:moveTo w:id="1092" w:author="Кристина" w:date="2025-03-26T13:26:00Z">
              <w:r w:rsidRPr="0048723D">
                <w:rPr>
                  <w:rFonts w:ascii="Times New Roman" w:hAnsi="Times New Roman" w:cs="Times New Roman"/>
                  <w:color w:val="000000"/>
                  <w:sz w:val="24"/>
                  <w:szCs w:val="24"/>
                </w:rPr>
                <w:t>10.13</w:t>
              </w:r>
            </w:moveTo>
          </w:p>
          <w:p w14:paraId="69319118"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093" w:author="Кристина" w:date="2025-03-26T13:26:00Z"/>
                <w:rFonts w:ascii="Times New Roman" w:eastAsia="Calibri" w:hAnsi="Times New Roman" w:cs="Times New Roman"/>
                <w:sz w:val="24"/>
                <w:szCs w:val="24"/>
              </w:rPr>
            </w:pPr>
          </w:p>
        </w:tc>
        <w:tc>
          <w:tcPr>
            <w:tcW w:w="1337" w:type="dxa"/>
            <w:vAlign w:val="center"/>
          </w:tcPr>
          <w:p w14:paraId="2D98258E" w14:textId="77777777" w:rsidR="00304CF8" w:rsidRPr="0048723D" w:rsidRDefault="00304CF8" w:rsidP="008705D8">
            <w:pPr>
              <w:cnfStyle w:val="000000100000" w:firstRow="0" w:lastRow="0" w:firstColumn="0" w:lastColumn="0" w:oddVBand="0" w:evenVBand="0" w:oddHBand="1" w:evenHBand="0" w:firstRowFirstColumn="0" w:firstRowLastColumn="0" w:lastRowFirstColumn="0" w:lastRowLastColumn="0"/>
              <w:rPr>
                <w:moveTo w:id="1094" w:author="Кристина" w:date="2025-03-26T13:26:00Z"/>
                <w:rFonts w:ascii="Times New Roman" w:eastAsia="Calibri" w:hAnsi="Times New Roman" w:cs="Times New Roman"/>
                <w:sz w:val="24"/>
                <w:szCs w:val="24"/>
              </w:rPr>
            </w:pPr>
            <w:moveTo w:id="1095" w:author="Кристина" w:date="2025-03-26T13:26:00Z">
              <w:r w:rsidRPr="0048723D">
                <w:rPr>
                  <w:rFonts w:ascii="Times New Roman" w:eastAsia="Calibri" w:hAnsi="Times New Roman" w:cs="Times New Roman"/>
                  <w:sz w:val="24"/>
                  <w:szCs w:val="24"/>
                  <w:lang w:val="en-US"/>
                </w:rPr>
                <w:t xml:space="preserve">      7.6</w:t>
              </w:r>
              <w:r w:rsidRPr="0048723D">
                <w:rPr>
                  <w:rFonts w:ascii="Times New Roman" w:eastAsia="Calibri" w:hAnsi="Times New Roman" w:cs="Times New Roman"/>
                  <w:sz w:val="24"/>
                  <w:szCs w:val="24"/>
                </w:rPr>
                <w:t>2</w:t>
              </w:r>
            </w:moveTo>
          </w:p>
        </w:tc>
        <w:tc>
          <w:tcPr>
            <w:tcW w:w="1336" w:type="dxa"/>
            <w:vAlign w:val="center"/>
          </w:tcPr>
          <w:p w14:paraId="40E57846"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096" w:author="Кристина" w:date="2025-03-26T13:26:00Z"/>
                <w:rFonts w:ascii="Times New Roman" w:hAnsi="Times New Roman" w:cs="Times New Roman"/>
                <w:color w:val="000000"/>
                <w:sz w:val="24"/>
                <w:szCs w:val="24"/>
              </w:rPr>
            </w:pPr>
            <w:moveTo w:id="1097" w:author="Кристина" w:date="2025-03-26T13:26:00Z">
              <w:r w:rsidRPr="0048723D">
                <w:rPr>
                  <w:rFonts w:ascii="Times New Roman" w:hAnsi="Times New Roman" w:cs="Times New Roman"/>
                  <w:color w:val="000000"/>
                  <w:sz w:val="24"/>
                  <w:szCs w:val="24"/>
                </w:rPr>
                <w:t>6.41</w:t>
              </w:r>
            </w:moveTo>
          </w:p>
          <w:p w14:paraId="3E43FE68"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098" w:author="Кристина" w:date="2025-03-26T13:26:00Z"/>
                <w:rFonts w:ascii="Times New Roman" w:eastAsia="Calibri" w:hAnsi="Times New Roman" w:cs="Times New Roman"/>
                <w:sz w:val="24"/>
                <w:szCs w:val="24"/>
              </w:rPr>
            </w:pPr>
          </w:p>
        </w:tc>
        <w:tc>
          <w:tcPr>
            <w:tcW w:w="1337" w:type="dxa"/>
            <w:vAlign w:val="center"/>
          </w:tcPr>
          <w:p w14:paraId="5183A19D"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099" w:author="Кристина" w:date="2025-03-26T13:26:00Z"/>
                <w:rFonts w:ascii="Times New Roman" w:hAnsi="Times New Roman" w:cs="Times New Roman"/>
                <w:color w:val="000000"/>
                <w:sz w:val="24"/>
                <w:szCs w:val="24"/>
              </w:rPr>
            </w:pPr>
            <w:moveTo w:id="1100" w:author="Кристина" w:date="2025-03-26T13:26:00Z">
              <w:r w:rsidRPr="0048723D">
                <w:rPr>
                  <w:rFonts w:ascii="Times New Roman" w:hAnsi="Times New Roman" w:cs="Times New Roman"/>
                  <w:color w:val="000000"/>
                  <w:sz w:val="24"/>
                  <w:szCs w:val="24"/>
                </w:rPr>
                <w:t>9.71</w:t>
              </w:r>
            </w:moveTo>
          </w:p>
          <w:p w14:paraId="41DBE8F7"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101" w:author="Кристина" w:date="2025-03-26T13:26:00Z"/>
                <w:rFonts w:ascii="Times New Roman" w:eastAsia="Calibri" w:hAnsi="Times New Roman" w:cs="Times New Roman"/>
                <w:sz w:val="24"/>
                <w:szCs w:val="24"/>
              </w:rPr>
            </w:pPr>
          </w:p>
        </w:tc>
      </w:tr>
      <w:tr w:rsidR="00304CF8" w:rsidRPr="0048723D" w14:paraId="0DFCDFDF" w14:textId="77777777" w:rsidTr="008705D8">
        <w:trPr>
          <w:trHeight w:val="828"/>
        </w:trPr>
        <w:tc>
          <w:tcPr>
            <w:cnfStyle w:val="001000000000" w:firstRow="0" w:lastRow="0" w:firstColumn="1" w:lastColumn="0" w:oddVBand="0" w:evenVBand="0" w:oddHBand="0" w:evenHBand="0" w:firstRowFirstColumn="0" w:firstRowLastColumn="0" w:lastRowFirstColumn="0" w:lastRowLastColumn="0"/>
            <w:tcW w:w="1336" w:type="dxa"/>
            <w:tcBorders>
              <w:right w:val="single" w:sz="4" w:space="0" w:color="auto"/>
            </w:tcBorders>
            <w:vAlign w:val="center"/>
          </w:tcPr>
          <w:p w14:paraId="09195992" w14:textId="77777777" w:rsidR="00304CF8" w:rsidRPr="0048723D" w:rsidRDefault="00304CF8" w:rsidP="008705D8">
            <w:pPr>
              <w:jc w:val="center"/>
              <w:rPr>
                <w:moveTo w:id="1102" w:author="Кристина" w:date="2025-03-26T13:26:00Z"/>
                <w:rFonts w:ascii="Times New Roman" w:eastAsia="Calibri" w:hAnsi="Times New Roman" w:cs="Times New Roman"/>
                <w:b w:val="0"/>
                <w:sz w:val="24"/>
                <w:szCs w:val="24"/>
                <w:lang w:val="en-US"/>
                <w:rPrChange w:id="1103" w:author="Кристина" w:date="2025-03-26T14:10:00Z">
                  <w:rPr>
                    <w:moveTo w:id="1104" w:author="Кристина" w:date="2025-03-26T13:26:00Z"/>
                    <w:rFonts w:ascii="Times New Roman" w:eastAsia="Calibri" w:hAnsi="Times New Roman" w:cs="Times New Roman"/>
                    <w:sz w:val="24"/>
                    <w:szCs w:val="24"/>
                    <w:lang w:val="en-US"/>
                  </w:rPr>
                </w:rPrChange>
              </w:rPr>
            </w:pPr>
            <w:moveTo w:id="1105" w:author="Кристина" w:date="2025-03-26T13:26:00Z">
              <w:r w:rsidRPr="0048723D">
                <w:rPr>
                  <w:rFonts w:ascii="Times New Roman" w:eastAsia="Calibri" w:hAnsi="Times New Roman" w:cs="Times New Roman"/>
                  <w:sz w:val="24"/>
                  <w:szCs w:val="24"/>
                  <w:lang w:val="en-US"/>
                </w:rPr>
                <w:t>P total</w:t>
              </w:r>
            </w:moveTo>
          </w:p>
        </w:tc>
        <w:tc>
          <w:tcPr>
            <w:tcW w:w="1336" w:type="dxa"/>
            <w:tcBorders>
              <w:left w:val="single" w:sz="4" w:space="0" w:color="auto"/>
            </w:tcBorders>
            <w:vAlign w:val="center"/>
          </w:tcPr>
          <w:p w14:paraId="2C8DEEFC"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1106" w:author="Кристина" w:date="2025-03-26T13:26:00Z"/>
                <w:rFonts w:ascii="Times New Roman" w:eastAsia="Calibri" w:hAnsi="Times New Roman" w:cs="Times New Roman"/>
                <w:sz w:val="24"/>
                <w:szCs w:val="24"/>
              </w:rPr>
            </w:pPr>
            <w:moveTo w:id="1107" w:author="Кристина" w:date="2025-03-26T13:26:00Z">
              <w:r w:rsidRPr="0048723D">
                <w:rPr>
                  <w:rFonts w:ascii="Times New Roman" w:eastAsia="Calibri" w:hAnsi="Times New Roman" w:cs="Times New Roman"/>
                  <w:sz w:val="24"/>
                  <w:szCs w:val="24"/>
                  <w:lang w:val="en-US"/>
                </w:rPr>
                <w:t>526</w:t>
              </w:r>
              <w:r w:rsidRPr="0048723D">
                <w:rPr>
                  <w:rFonts w:ascii="Times New Roman" w:eastAsia="Calibri" w:hAnsi="Times New Roman" w:cs="Times New Roman"/>
                  <w:sz w:val="24"/>
                  <w:szCs w:val="24"/>
                </w:rPr>
                <w:t>.56</w:t>
              </w:r>
            </w:moveTo>
          </w:p>
        </w:tc>
        <w:tc>
          <w:tcPr>
            <w:tcW w:w="1337" w:type="dxa"/>
            <w:vAlign w:val="center"/>
          </w:tcPr>
          <w:p w14:paraId="5C16152F"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1108" w:author="Кристина" w:date="2025-03-26T13:26:00Z"/>
                <w:rFonts w:ascii="Times New Roman" w:hAnsi="Times New Roman" w:cs="Times New Roman"/>
                <w:color w:val="000000"/>
                <w:sz w:val="24"/>
                <w:szCs w:val="24"/>
              </w:rPr>
            </w:pPr>
            <w:moveTo w:id="1109" w:author="Кристина" w:date="2025-03-26T13:26:00Z">
              <w:r w:rsidRPr="0048723D">
                <w:rPr>
                  <w:rFonts w:ascii="Times New Roman" w:hAnsi="Times New Roman" w:cs="Times New Roman"/>
                  <w:color w:val="000000"/>
                  <w:sz w:val="24"/>
                  <w:szCs w:val="24"/>
                </w:rPr>
                <w:t>547.48</w:t>
              </w:r>
            </w:moveTo>
          </w:p>
          <w:p w14:paraId="56378B88"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1110" w:author="Кристина" w:date="2025-03-26T13:26:00Z"/>
                <w:rFonts w:ascii="Times New Roman" w:eastAsia="Calibri" w:hAnsi="Times New Roman" w:cs="Times New Roman"/>
                <w:sz w:val="24"/>
                <w:szCs w:val="24"/>
              </w:rPr>
            </w:pPr>
          </w:p>
        </w:tc>
        <w:tc>
          <w:tcPr>
            <w:tcW w:w="1336" w:type="dxa"/>
            <w:vAlign w:val="center"/>
          </w:tcPr>
          <w:p w14:paraId="2BF0C9FB"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1111" w:author="Кристина" w:date="2025-03-26T13:26:00Z"/>
                <w:rFonts w:ascii="Times New Roman" w:hAnsi="Times New Roman" w:cs="Times New Roman"/>
                <w:color w:val="000000"/>
                <w:sz w:val="24"/>
                <w:szCs w:val="24"/>
              </w:rPr>
            </w:pPr>
            <w:moveTo w:id="1112" w:author="Кристина" w:date="2025-03-26T13:26:00Z">
              <w:r w:rsidRPr="0048723D">
                <w:rPr>
                  <w:rFonts w:ascii="Times New Roman" w:hAnsi="Times New Roman" w:cs="Times New Roman"/>
                  <w:color w:val="000000"/>
                  <w:sz w:val="24"/>
                  <w:szCs w:val="24"/>
                </w:rPr>
                <w:t>457.21</w:t>
              </w:r>
            </w:moveTo>
          </w:p>
          <w:p w14:paraId="4F817966"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1113" w:author="Кристина" w:date="2025-03-26T13:26:00Z"/>
                <w:rFonts w:ascii="Times New Roman" w:eastAsia="Calibri" w:hAnsi="Times New Roman" w:cs="Times New Roman"/>
                <w:sz w:val="24"/>
                <w:szCs w:val="24"/>
              </w:rPr>
            </w:pPr>
          </w:p>
        </w:tc>
        <w:tc>
          <w:tcPr>
            <w:tcW w:w="1337" w:type="dxa"/>
            <w:vAlign w:val="center"/>
          </w:tcPr>
          <w:p w14:paraId="351B2861"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1114" w:author="Кристина" w:date="2025-03-26T13:26:00Z"/>
                <w:rFonts w:ascii="Times New Roman" w:hAnsi="Times New Roman" w:cs="Times New Roman"/>
                <w:color w:val="000000"/>
                <w:sz w:val="24"/>
                <w:szCs w:val="24"/>
              </w:rPr>
            </w:pPr>
            <w:moveTo w:id="1115" w:author="Кристина" w:date="2025-03-26T13:26:00Z">
              <w:r w:rsidRPr="0048723D">
                <w:rPr>
                  <w:rFonts w:ascii="Times New Roman" w:hAnsi="Times New Roman" w:cs="Times New Roman"/>
                  <w:color w:val="000000"/>
                  <w:sz w:val="24"/>
                  <w:szCs w:val="24"/>
                </w:rPr>
                <w:t>283.10</w:t>
              </w:r>
            </w:moveTo>
          </w:p>
          <w:p w14:paraId="6DE8E169"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1116" w:author="Кристина" w:date="2025-03-26T13:26:00Z"/>
                <w:rFonts w:ascii="Times New Roman" w:eastAsia="Calibri" w:hAnsi="Times New Roman" w:cs="Times New Roman"/>
                <w:sz w:val="24"/>
                <w:szCs w:val="24"/>
                <w:lang w:val="en-US"/>
              </w:rPr>
            </w:pPr>
          </w:p>
        </w:tc>
        <w:tc>
          <w:tcPr>
            <w:tcW w:w="1336" w:type="dxa"/>
            <w:vAlign w:val="center"/>
          </w:tcPr>
          <w:p w14:paraId="1A1C60A0"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1117" w:author="Кристина" w:date="2025-03-26T13:26:00Z"/>
                <w:rFonts w:ascii="Times New Roman" w:hAnsi="Times New Roman" w:cs="Times New Roman"/>
                <w:color w:val="000000"/>
                <w:sz w:val="24"/>
                <w:szCs w:val="24"/>
              </w:rPr>
            </w:pPr>
            <w:moveTo w:id="1118" w:author="Кристина" w:date="2025-03-26T13:26:00Z">
              <w:r w:rsidRPr="0048723D">
                <w:rPr>
                  <w:rFonts w:ascii="Times New Roman" w:hAnsi="Times New Roman" w:cs="Times New Roman"/>
                  <w:color w:val="000000"/>
                  <w:sz w:val="24"/>
                  <w:szCs w:val="24"/>
                </w:rPr>
                <w:t>210.40</w:t>
              </w:r>
            </w:moveTo>
          </w:p>
          <w:p w14:paraId="4DB387C1"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1119" w:author="Кристина" w:date="2025-03-26T13:26:00Z"/>
                <w:rFonts w:ascii="Times New Roman" w:eastAsia="Calibri" w:hAnsi="Times New Roman" w:cs="Times New Roman"/>
                <w:sz w:val="24"/>
                <w:szCs w:val="24"/>
              </w:rPr>
            </w:pPr>
          </w:p>
        </w:tc>
        <w:tc>
          <w:tcPr>
            <w:tcW w:w="1337" w:type="dxa"/>
            <w:vAlign w:val="center"/>
          </w:tcPr>
          <w:p w14:paraId="7B6BE8B4"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1120" w:author="Кристина" w:date="2025-03-26T13:26:00Z"/>
                <w:rFonts w:ascii="Times New Roman" w:hAnsi="Times New Roman" w:cs="Times New Roman"/>
                <w:color w:val="000000"/>
                <w:sz w:val="24"/>
                <w:szCs w:val="24"/>
              </w:rPr>
            </w:pPr>
            <w:moveTo w:id="1121" w:author="Кристина" w:date="2025-03-26T13:26:00Z">
              <w:r w:rsidRPr="0048723D">
                <w:rPr>
                  <w:rFonts w:ascii="Times New Roman" w:hAnsi="Times New Roman" w:cs="Times New Roman"/>
                  <w:color w:val="000000"/>
                  <w:sz w:val="24"/>
                  <w:szCs w:val="24"/>
                </w:rPr>
                <w:t>237.10</w:t>
              </w:r>
            </w:moveTo>
          </w:p>
          <w:p w14:paraId="75CB2950"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1122" w:author="Кристина" w:date="2025-03-26T13:26:00Z"/>
                <w:rFonts w:ascii="Times New Roman" w:eastAsia="Calibri" w:hAnsi="Times New Roman" w:cs="Times New Roman"/>
                <w:sz w:val="24"/>
                <w:szCs w:val="24"/>
              </w:rPr>
            </w:pPr>
          </w:p>
        </w:tc>
      </w:tr>
      <w:tr w:rsidR="00304CF8" w:rsidRPr="0048723D" w14:paraId="668E160F" w14:textId="77777777" w:rsidTr="008705D8">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right w:val="single" w:sz="4" w:space="0" w:color="auto"/>
            </w:tcBorders>
            <w:vAlign w:val="center"/>
          </w:tcPr>
          <w:p w14:paraId="39252097" w14:textId="77777777" w:rsidR="00304CF8" w:rsidRPr="0048723D" w:rsidRDefault="00304CF8" w:rsidP="008705D8">
            <w:pPr>
              <w:jc w:val="center"/>
              <w:rPr>
                <w:moveTo w:id="1123" w:author="Кристина" w:date="2025-03-26T13:26:00Z"/>
                <w:rFonts w:ascii="Times New Roman" w:eastAsia="Calibri" w:hAnsi="Times New Roman" w:cs="Times New Roman"/>
                <w:b w:val="0"/>
                <w:sz w:val="24"/>
                <w:szCs w:val="24"/>
                <w:lang w:val="en-US"/>
                <w:rPrChange w:id="1124" w:author="Кристина" w:date="2025-03-26T14:10:00Z">
                  <w:rPr>
                    <w:moveTo w:id="1125" w:author="Кристина" w:date="2025-03-26T13:26:00Z"/>
                    <w:rFonts w:ascii="Times New Roman" w:eastAsia="Calibri" w:hAnsi="Times New Roman" w:cs="Times New Roman"/>
                    <w:sz w:val="24"/>
                    <w:szCs w:val="24"/>
                    <w:lang w:val="en-US"/>
                  </w:rPr>
                </w:rPrChange>
              </w:rPr>
            </w:pPr>
            <w:moveTo w:id="1126" w:author="Кристина" w:date="2025-03-26T13:26:00Z">
              <w:r w:rsidRPr="0048723D">
                <w:rPr>
                  <w:rFonts w:ascii="Times New Roman" w:eastAsia="Calibri" w:hAnsi="Times New Roman" w:cs="Times New Roman"/>
                  <w:sz w:val="24"/>
                  <w:szCs w:val="24"/>
                  <w:lang w:val="en-US"/>
                </w:rPr>
                <w:t>P June-July</w:t>
              </w:r>
            </w:moveTo>
          </w:p>
        </w:tc>
        <w:tc>
          <w:tcPr>
            <w:tcW w:w="1336" w:type="dxa"/>
            <w:tcBorders>
              <w:left w:val="single" w:sz="4" w:space="0" w:color="auto"/>
            </w:tcBorders>
            <w:vAlign w:val="center"/>
          </w:tcPr>
          <w:p w14:paraId="60600BA2"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127" w:author="Кристина" w:date="2025-03-26T13:26:00Z"/>
                <w:rFonts w:ascii="Times New Roman" w:hAnsi="Times New Roman" w:cs="Times New Roman"/>
                <w:color w:val="000000"/>
                <w:sz w:val="24"/>
                <w:szCs w:val="24"/>
              </w:rPr>
            </w:pPr>
            <w:moveTo w:id="1128" w:author="Кристина" w:date="2025-03-26T13:26:00Z">
              <w:r w:rsidRPr="0048723D">
                <w:rPr>
                  <w:rFonts w:ascii="Times New Roman" w:hAnsi="Times New Roman" w:cs="Times New Roman"/>
                  <w:color w:val="000000"/>
                  <w:sz w:val="24"/>
                  <w:szCs w:val="24"/>
                </w:rPr>
                <w:t>124.86</w:t>
              </w:r>
            </w:moveTo>
          </w:p>
          <w:p w14:paraId="5FAB2A54"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129" w:author="Кристина" w:date="2025-03-26T13:26:00Z"/>
                <w:rFonts w:ascii="Times New Roman" w:eastAsia="Calibri" w:hAnsi="Times New Roman" w:cs="Times New Roman"/>
                <w:sz w:val="24"/>
                <w:szCs w:val="24"/>
              </w:rPr>
            </w:pPr>
          </w:p>
        </w:tc>
        <w:tc>
          <w:tcPr>
            <w:tcW w:w="1337" w:type="dxa"/>
            <w:vAlign w:val="center"/>
          </w:tcPr>
          <w:p w14:paraId="4483C89C"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130" w:author="Кристина" w:date="2025-03-26T13:26:00Z"/>
                <w:rFonts w:ascii="Times New Roman" w:hAnsi="Times New Roman" w:cs="Times New Roman"/>
                <w:color w:val="000000"/>
                <w:sz w:val="24"/>
                <w:szCs w:val="24"/>
              </w:rPr>
            </w:pPr>
            <w:moveTo w:id="1131" w:author="Кристина" w:date="2025-03-26T13:26:00Z">
              <w:r w:rsidRPr="0048723D">
                <w:rPr>
                  <w:rFonts w:ascii="Times New Roman" w:hAnsi="Times New Roman" w:cs="Times New Roman"/>
                  <w:color w:val="000000"/>
                  <w:sz w:val="24"/>
                  <w:szCs w:val="24"/>
                </w:rPr>
                <w:t>124.42</w:t>
              </w:r>
            </w:moveTo>
          </w:p>
          <w:p w14:paraId="0EB3D853"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132" w:author="Кристина" w:date="2025-03-26T13:26:00Z"/>
                <w:rFonts w:ascii="Times New Roman" w:eastAsia="Calibri" w:hAnsi="Times New Roman" w:cs="Times New Roman"/>
                <w:sz w:val="24"/>
                <w:szCs w:val="24"/>
              </w:rPr>
            </w:pPr>
          </w:p>
        </w:tc>
        <w:tc>
          <w:tcPr>
            <w:tcW w:w="1336" w:type="dxa"/>
            <w:vAlign w:val="center"/>
          </w:tcPr>
          <w:p w14:paraId="247E9EDA"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133" w:author="Кристина" w:date="2025-03-26T13:26:00Z"/>
                <w:rFonts w:ascii="Times New Roman" w:hAnsi="Times New Roman" w:cs="Times New Roman"/>
                <w:color w:val="000000"/>
                <w:sz w:val="24"/>
                <w:szCs w:val="24"/>
              </w:rPr>
            </w:pPr>
            <w:moveTo w:id="1134" w:author="Кристина" w:date="2025-03-26T13:26:00Z">
              <w:r w:rsidRPr="0048723D">
                <w:rPr>
                  <w:rFonts w:ascii="Times New Roman" w:hAnsi="Times New Roman" w:cs="Times New Roman"/>
                  <w:color w:val="000000"/>
                  <w:sz w:val="24"/>
                  <w:szCs w:val="24"/>
                </w:rPr>
                <w:t>118.98</w:t>
              </w:r>
            </w:moveTo>
          </w:p>
          <w:p w14:paraId="28A0DB9A"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135" w:author="Кристина" w:date="2025-03-26T13:26:00Z"/>
                <w:rFonts w:ascii="Times New Roman" w:eastAsia="Calibri" w:hAnsi="Times New Roman" w:cs="Times New Roman"/>
                <w:sz w:val="24"/>
                <w:szCs w:val="24"/>
              </w:rPr>
            </w:pPr>
          </w:p>
        </w:tc>
        <w:tc>
          <w:tcPr>
            <w:tcW w:w="1337" w:type="dxa"/>
            <w:vAlign w:val="center"/>
          </w:tcPr>
          <w:p w14:paraId="3E156495"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136" w:author="Кристина" w:date="2025-03-26T13:26:00Z"/>
                <w:rFonts w:ascii="Times New Roman" w:hAnsi="Times New Roman" w:cs="Times New Roman"/>
                <w:color w:val="000000"/>
                <w:sz w:val="24"/>
                <w:szCs w:val="24"/>
              </w:rPr>
            </w:pPr>
            <w:moveTo w:id="1137" w:author="Кристина" w:date="2025-03-26T13:26:00Z">
              <w:r w:rsidRPr="0048723D">
                <w:rPr>
                  <w:rFonts w:ascii="Times New Roman" w:hAnsi="Times New Roman" w:cs="Times New Roman"/>
                  <w:color w:val="000000"/>
                  <w:sz w:val="24"/>
                  <w:szCs w:val="24"/>
                </w:rPr>
                <w:t>68.60</w:t>
              </w:r>
            </w:moveTo>
          </w:p>
          <w:p w14:paraId="55C08676"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138" w:author="Кристина" w:date="2025-03-26T13:26:00Z"/>
                <w:rFonts w:ascii="Times New Roman" w:eastAsia="Calibri" w:hAnsi="Times New Roman" w:cs="Times New Roman"/>
                <w:sz w:val="24"/>
                <w:szCs w:val="24"/>
                <w:lang w:val="en-US"/>
              </w:rPr>
            </w:pPr>
          </w:p>
        </w:tc>
        <w:tc>
          <w:tcPr>
            <w:tcW w:w="1336" w:type="dxa"/>
            <w:vAlign w:val="center"/>
          </w:tcPr>
          <w:p w14:paraId="55F35101"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139" w:author="Кристина" w:date="2025-03-26T13:26:00Z"/>
                <w:rFonts w:ascii="Times New Roman" w:hAnsi="Times New Roman" w:cs="Times New Roman"/>
                <w:color w:val="000000"/>
                <w:sz w:val="24"/>
                <w:szCs w:val="24"/>
              </w:rPr>
            </w:pPr>
            <w:moveTo w:id="1140" w:author="Кристина" w:date="2025-03-26T13:26:00Z">
              <w:r w:rsidRPr="0048723D">
                <w:rPr>
                  <w:rFonts w:ascii="Times New Roman" w:hAnsi="Times New Roman" w:cs="Times New Roman"/>
                  <w:color w:val="000000"/>
                  <w:sz w:val="24"/>
                  <w:szCs w:val="24"/>
                </w:rPr>
                <w:t>52.30</w:t>
              </w:r>
            </w:moveTo>
          </w:p>
          <w:p w14:paraId="72778208"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141" w:author="Кристина" w:date="2025-03-26T13:26:00Z"/>
                <w:rFonts w:ascii="Times New Roman" w:eastAsia="Calibri" w:hAnsi="Times New Roman" w:cs="Times New Roman"/>
                <w:sz w:val="24"/>
                <w:szCs w:val="24"/>
              </w:rPr>
            </w:pPr>
          </w:p>
        </w:tc>
        <w:tc>
          <w:tcPr>
            <w:tcW w:w="1337" w:type="dxa"/>
            <w:vAlign w:val="center"/>
          </w:tcPr>
          <w:p w14:paraId="6DC4519B"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142" w:author="Кристина" w:date="2025-03-26T13:26:00Z"/>
                <w:rFonts w:ascii="Times New Roman" w:hAnsi="Times New Roman" w:cs="Times New Roman"/>
                <w:color w:val="000000"/>
                <w:sz w:val="24"/>
                <w:szCs w:val="24"/>
              </w:rPr>
            </w:pPr>
            <w:moveTo w:id="1143" w:author="Кристина" w:date="2025-03-26T13:26:00Z">
              <w:r w:rsidRPr="0048723D">
                <w:rPr>
                  <w:rFonts w:ascii="Times New Roman" w:hAnsi="Times New Roman" w:cs="Times New Roman"/>
                  <w:color w:val="000000"/>
                  <w:sz w:val="24"/>
                  <w:szCs w:val="24"/>
                </w:rPr>
                <w:t>69.10</w:t>
              </w:r>
            </w:moveTo>
          </w:p>
          <w:p w14:paraId="1F7BAC4F"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144" w:author="Кристина" w:date="2025-03-26T13:26:00Z"/>
                <w:rFonts w:ascii="Times New Roman" w:eastAsia="Calibri" w:hAnsi="Times New Roman" w:cs="Times New Roman"/>
                <w:sz w:val="24"/>
                <w:szCs w:val="24"/>
              </w:rPr>
            </w:pPr>
          </w:p>
        </w:tc>
      </w:tr>
      <w:tr w:rsidR="00304CF8" w:rsidRPr="0048723D" w14:paraId="508C2EC5" w14:textId="77777777" w:rsidTr="008705D8">
        <w:trPr>
          <w:trHeight w:val="828"/>
        </w:trPr>
        <w:tc>
          <w:tcPr>
            <w:cnfStyle w:val="001000000000" w:firstRow="0" w:lastRow="0" w:firstColumn="1" w:lastColumn="0" w:oddVBand="0" w:evenVBand="0" w:oddHBand="0" w:evenHBand="0" w:firstRowFirstColumn="0" w:firstRowLastColumn="0" w:lastRowFirstColumn="0" w:lastRowLastColumn="0"/>
            <w:tcW w:w="1336" w:type="dxa"/>
            <w:tcBorders>
              <w:right w:val="single" w:sz="4" w:space="0" w:color="auto"/>
            </w:tcBorders>
            <w:vAlign w:val="center"/>
          </w:tcPr>
          <w:p w14:paraId="73F12299" w14:textId="77777777" w:rsidR="00304CF8" w:rsidRPr="0048723D" w:rsidRDefault="00304CF8" w:rsidP="008705D8">
            <w:pPr>
              <w:jc w:val="center"/>
              <w:rPr>
                <w:moveTo w:id="1145" w:author="Кристина" w:date="2025-03-26T13:26:00Z"/>
                <w:rFonts w:ascii="Times New Roman" w:eastAsia="Calibri" w:hAnsi="Times New Roman" w:cs="Times New Roman"/>
                <w:b w:val="0"/>
                <w:sz w:val="24"/>
                <w:szCs w:val="24"/>
                <w:lang w:val="en-US"/>
                <w:rPrChange w:id="1146" w:author="Кристина" w:date="2025-03-26T14:10:00Z">
                  <w:rPr>
                    <w:moveTo w:id="1147" w:author="Кристина" w:date="2025-03-26T13:26:00Z"/>
                    <w:rFonts w:ascii="Times New Roman" w:eastAsia="Calibri" w:hAnsi="Times New Roman" w:cs="Times New Roman"/>
                    <w:sz w:val="24"/>
                    <w:szCs w:val="24"/>
                    <w:lang w:val="en-US"/>
                  </w:rPr>
                </w:rPrChange>
              </w:rPr>
            </w:pPr>
            <w:moveTo w:id="1148" w:author="Кристина" w:date="2025-03-26T13:26:00Z">
              <w:r w:rsidRPr="0048723D">
                <w:rPr>
                  <w:rFonts w:ascii="Times New Roman" w:eastAsia="Calibri" w:hAnsi="Times New Roman" w:cs="Times New Roman"/>
                  <w:sz w:val="24"/>
                  <w:szCs w:val="24"/>
                  <w:lang w:val="en-US"/>
                </w:rPr>
                <w:t>P June-September</w:t>
              </w:r>
            </w:moveTo>
          </w:p>
        </w:tc>
        <w:tc>
          <w:tcPr>
            <w:tcW w:w="1336" w:type="dxa"/>
            <w:tcBorders>
              <w:left w:val="single" w:sz="4" w:space="0" w:color="auto"/>
            </w:tcBorders>
            <w:vAlign w:val="center"/>
          </w:tcPr>
          <w:p w14:paraId="04C95008"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1149" w:author="Кристина" w:date="2025-03-26T13:26:00Z"/>
                <w:rFonts w:ascii="Times New Roman" w:hAnsi="Times New Roman" w:cs="Times New Roman"/>
                <w:color w:val="000000"/>
                <w:sz w:val="24"/>
                <w:szCs w:val="24"/>
              </w:rPr>
            </w:pPr>
            <w:moveTo w:id="1150" w:author="Кристина" w:date="2025-03-26T13:26:00Z">
              <w:r w:rsidRPr="0048723D">
                <w:rPr>
                  <w:rFonts w:ascii="Times New Roman" w:hAnsi="Times New Roman" w:cs="Times New Roman"/>
                  <w:color w:val="000000"/>
                  <w:sz w:val="24"/>
                  <w:szCs w:val="24"/>
                </w:rPr>
                <w:t>235.50</w:t>
              </w:r>
            </w:moveTo>
          </w:p>
        </w:tc>
        <w:tc>
          <w:tcPr>
            <w:tcW w:w="1337" w:type="dxa"/>
            <w:vAlign w:val="center"/>
          </w:tcPr>
          <w:p w14:paraId="3A0FED8B"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1151" w:author="Кристина" w:date="2025-03-26T13:26:00Z"/>
                <w:rFonts w:ascii="Times New Roman" w:hAnsi="Times New Roman" w:cs="Times New Roman"/>
                <w:color w:val="000000"/>
                <w:sz w:val="24"/>
                <w:szCs w:val="24"/>
              </w:rPr>
            </w:pPr>
            <w:moveTo w:id="1152" w:author="Кристина" w:date="2025-03-26T13:26:00Z">
              <w:r w:rsidRPr="0048723D">
                <w:rPr>
                  <w:rFonts w:ascii="Times New Roman" w:hAnsi="Times New Roman" w:cs="Times New Roman"/>
                  <w:color w:val="000000"/>
                  <w:sz w:val="24"/>
                  <w:szCs w:val="24"/>
                </w:rPr>
                <w:t>242.80</w:t>
              </w:r>
            </w:moveTo>
          </w:p>
        </w:tc>
        <w:tc>
          <w:tcPr>
            <w:tcW w:w="1336" w:type="dxa"/>
            <w:vAlign w:val="center"/>
          </w:tcPr>
          <w:p w14:paraId="1018AE89"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1153" w:author="Кристина" w:date="2025-03-26T13:26:00Z"/>
                <w:rFonts w:ascii="Times New Roman" w:eastAsia="Calibri" w:hAnsi="Times New Roman" w:cs="Times New Roman"/>
                <w:sz w:val="24"/>
                <w:szCs w:val="24"/>
              </w:rPr>
            </w:pPr>
            <w:moveTo w:id="1154" w:author="Кристина" w:date="2025-03-26T13:26:00Z">
              <w:r w:rsidRPr="0048723D">
                <w:rPr>
                  <w:rFonts w:ascii="Times New Roman" w:eastAsia="Calibri" w:hAnsi="Times New Roman" w:cs="Times New Roman"/>
                  <w:sz w:val="24"/>
                  <w:szCs w:val="24"/>
                </w:rPr>
                <w:t>229.53</w:t>
              </w:r>
            </w:moveTo>
          </w:p>
        </w:tc>
        <w:tc>
          <w:tcPr>
            <w:tcW w:w="1337" w:type="dxa"/>
            <w:vAlign w:val="center"/>
          </w:tcPr>
          <w:p w14:paraId="1DEC8AB9"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1155" w:author="Кристина" w:date="2025-03-26T13:26:00Z"/>
                <w:rFonts w:ascii="Times New Roman" w:hAnsi="Times New Roman" w:cs="Times New Roman"/>
                <w:color w:val="000000"/>
                <w:sz w:val="24"/>
                <w:szCs w:val="24"/>
              </w:rPr>
            </w:pPr>
            <w:moveTo w:id="1156" w:author="Кристина" w:date="2025-03-26T13:26:00Z">
              <w:r w:rsidRPr="0048723D">
                <w:rPr>
                  <w:rFonts w:ascii="Times New Roman" w:hAnsi="Times New Roman" w:cs="Times New Roman"/>
                  <w:color w:val="000000"/>
                  <w:sz w:val="24"/>
                  <w:szCs w:val="24"/>
                </w:rPr>
                <w:t>141.14</w:t>
              </w:r>
            </w:moveTo>
          </w:p>
        </w:tc>
        <w:tc>
          <w:tcPr>
            <w:tcW w:w="1336" w:type="dxa"/>
            <w:vAlign w:val="center"/>
          </w:tcPr>
          <w:p w14:paraId="1692A397"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1157" w:author="Кристина" w:date="2025-03-26T13:26:00Z"/>
                <w:rFonts w:ascii="Times New Roman" w:hAnsi="Times New Roman" w:cs="Times New Roman"/>
                <w:color w:val="000000"/>
                <w:sz w:val="24"/>
                <w:szCs w:val="24"/>
              </w:rPr>
            </w:pPr>
            <w:moveTo w:id="1158" w:author="Кристина" w:date="2025-03-26T13:26:00Z">
              <w:r w:rsidRPr="0048723D">
                <w:rPr>
                  <w:rFonts w:ascii="Times New Roman" w:hAnsi="Times New Roman" w:cs="Times New Roman"/>
                  <w:color w:val="000000"/>
                  <w:sz w:val="24"/>
                  <w:szCs w:val="24"/>
                </w:rPr>
                <w:t>104.36</w:t>
              </w:r>
            </w:moveTo>
          </w:p>
        </w:tc>
        <w:tc>
          <w:tcPr>
            <w:tcW w:w="1337" w:type="dxa"/>
            <w:vAlign w:val="center"/>
          </w:tcPr>
          <w:p w14:paraId="129A9D2B" w14:textId="77777777" w:rsidR="00304CF8" w:rsidRPr="0048723D" w:rsidRDefault="00304CF8" w:rsidP="008705D8">
            <w:pPr>
              <w:jc w:val="center"/>
              <w:cnfStyle w:val="000000000000" w:firstRow="0" w:lastRow="0" w:firstColumn="0" w:lastColumn="0" w:oddVBand="0" w:evenVBand="0" w:oddHBand="0" w:evenHBand="0" w:firstRowFirstColumn="0" w:firstRowLastColumn="0" w:lastRowFirstColumn="0" w:lastRowLastColumn="0"/>
              <w:rPr>
                <w:moveTo w:id="1159" w:author="Кристина" w:date="2025-03-26T13:26:00Z"/>
                <w:rFonts w:ascii="Times New Roman" w:hAnsi="Times New Roman" w:cs="Times New Roman"/>
                <w:color w:val="000000"/>
                <w:sz w:val="24"/>
                <w:szCs w:val="24"/>
              </w:rPr>
            </w:pPr>
            <w:moveTo w:id="1160" w:author="Кристина" w:date="2025-03-26T13:26:00Z">
              <w:r w:rsidRPr="0048723D">
                <w:rPr>
                  <w:rFonts w:ascii="Times New Roman" w:hAnsi="Times New Roman" w:cs="Times New Roman"/>
                  <w:color w:val="000000"/>
                  <w:sz w:val="24"/>
                  <w:szCs w:val="24"/>
                </w:rPr>
                <w:t>131.05</w:t>
              </w:r>
            </w:moveTo>
          </w:p>
        </w:tc>
      </w:tr>
      <w:tr w:rsidR="00304CF8" w:rsidRPr="0048723D" w14:paraId="1F7CDF2A" w14:textId="77777777" w:rsidTr="008705D8">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right w:val="single" w:sz="4" w:space="0" w:color="auto"/>
            </w:tcBorders>
            <w:vAlign w:val="center"/>
          </w:tcPr>
          <w:p w14:paraId="2CEB2597" w14:textId="77777777" w:rsidR="00304CF8" w:rsidRPr="0048723D" w:rsidRDefault="00304CF8" w:rsidP="008705D8">
            <w:pPr>
              <w:jc w:val="center"/>
              <w:rPr>
                <w:moveTo w:id="1161" w:author="Кристина" w:date="2025-03-26T13:26:00Z"/>
                <w:rFonts w:ascii="Times New Roman" w:eastAsia="Calibri" w:hAnsi="Times New Roman" w:cs="Times New Roman"/>
                <w:b w:val="0"/>
                <w:sz w:val="24"/>
                <w:szCs w:val="24"/>
                <w:lang w:val="en-US"/>
                <w:rPrChange w:id="1162" w:author="Кристина" w:date="2025-03-26T14:10:00Z">
                  <w:rPr>
                    <w:moveTo w:id="1163" w:author="Кристина" w:date="2025-03-26T13:26:00Z"/>
                    <w:rFonts w:ascii="Times New Roman" w:eastAsia="Calibri" w:hAnsi="Times New Roman" w:cs="Times New Roman"/>
                    <w:sz w:val="24"/>
                    <w:szCs w:val="24"/>
                    <w:lang w:val="en-US"/>
                  </w:rPr>
                </w:rPrChange>
              </w:rPr>
            </w:pPr>
            <w:moveTo w:id="1164" w:author="Кристина" w:date="2025-03-26T13:26:00Z">
              <w:r w:rsidRPr="0048723D">
                <w:rPr>
                  <w:rFonts w:ascii="Times New Roman" w:eastAsia="Calibri" w:hAnsi="Times New Roman" w:cs="Times New Roman"/>
                  <w:sz w:val="24"/>
                  <w:szCs w:val="24"/>
                  <w:lang w:val="en-US"/>
                </w:rPr>
                <w:t>Days</w:t>
              </w:r>
            </w:moveTo>
          </w:p>
          <w:p w14:paraId="540DEC85" w14:textId="77777777" w:rsidR="00304CF8" w:rsidRPr="0048723D" w:rsidRDefault="00304CF8" w:rsidP="008705D8">
            <w:pPr>
              <w:jc w:val="center"/>
              <w:rPr>
                <w:moveTo w:id="1165" w:author="Кристина" w:date="2025-03-26T13:26:00Z"/>
                <w:rFonts w:ascii="Times New Roman" w:eastAsia="Calibri" w:hAnsi="Times New Roman" w:cs="Times New Roman"/>
                <w:b w:val="0"/>
                <w:sz w:val="24"/>
                <w:szCs w:val="24"/>
                <w:lang w:val="en-US"/>
                <w:rPrChange w:id="1166" w:author="Кристина" w:date="2025-03-26T14:10:00Z">
                  <w:rPr>
                    <w:moveTo w:id="1167" w:author="Кристина" w:date="2025-03-26T13:26:00Z"/>
                    <w:rFonts w:ascii="Times New Roman" w:eastAsia="Calibri" w:hAnsi="Times New Roman" w:cs="Times New Roman"/>
                    <w:sz w:val="24"/>
                    <w:szCs w:val="24"/>
                    <w:lang w:val="en-US"/>
                  </w:rPr>
                </w:rPrChange>
              </w:rPr>
            </w:pPr>
            <w:moveTo w:id="1168" w:author="Кристина" w:date="2025-03-26T13:26:00Z">
              <w:r w:rsidRPr="0048723D">
                <w:rPr>
                  <w:rFonts w:ascii="Times New Roman" w:eastAsia="Calibri" w:hAnsi="Times New Roman" w:cs="Times New Roman"/>
                  <w:sz w:val="24"/>
                  <w:szCs w:val="24"/>
                </w:rPr>
                <w:t>≥</w:t>
              </w:r>
              <w:r w:rsidRPr="0048723D">
                <w:rPr>
                  <w:rFonts w:ascii="Times New Roman" w:eastAsia="Calibri" w:hAnsi="Times New Roman" w:cs="Times New Roman"/>
                  <w:sz w:val="24"/>
                  <w:szCs w:val="24"/>
                  <w:lang w:val="en-US"/>
                </w:rPr>
                <w:t xml:space="preserve"> 5 °C</w:t>
              </w:r>
            </w:moveTo>
          </w:p>
        </w:tc>
        <w:tc>
          <w:tcPr>
            <w:tcW w:w="1336" w:type="dxa"/>
            <w:tcBorders>
              <w:left w:val="single" w:sz="4" w:space="0" w:color="auto"/>
            </w:tcBorders>
            <w:vAlign w:val="center"/>
          </w:tcPr>
          <w:p w14:paraId="35377BEA"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169" w:author="Кристина" w:date="2025-03-26T13:26:00Z"/>
                <w:rFonts w:ascii="Times New Roman" w:eastAsia="Calibri" w:hAnsi="Times New Roman" w:cs="Times New Roman"/>
                <w:sz w:val="24"/>
                <w:szCs w:val="24"/>
                <w:lang w:val="en-US"/>
              </w:rPr>
            </w:pPr>
            <w:moveTo w:id="1170" w:author="Кристина" w:date="2025-03-26T13:26:00Z">
              <w:r w:rsidRPr="0048723D">
                <w:rPr>
                  <w:rFonts w:ascii="Times New Roman" w:eastAsia="Calibri" w:hAnsi="Times New Roman" w:cs="Times New Roman"/>
                  <w:sz w:val="24"/>
                  <w:szCs w:val="24"/>
                </w:rPr>
                <w:t>1</w:t>
              </w:r>
              <w:r w:rsidRPr="0048723D">
                <w:rPr>
                  <w:rFonts w:ascii="Times New Roman" w:eastAsia="Calibri" w:hAnsi="Times New Roman" w:cs="Times New Roman"/>
                  <w:sz w:val="24"/>
                  <w:szCs w:val="24"/>
                  <w:lang w:val="en-US"/>
                </w:rPr>
                <w:t>21+12,2</w:t>
              </w:r>
            </w:moveTo>
          </w:p>
        </w:tc>
        <w:tc>
          <w:tcPr>
            <w:tcW w:w="1337" w:type="dxa"/>
            <w:vAlign w:val="center"/>
          </w:tcPr>
          <w:p w14:paraId="2C99926E"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171" w:author="Кристина" w:date="2025-03-26T13:26:00Z"/>
                <w:rFonts w:ascii="Times New Roman" w:eastAsia="Calibri" w:hAnsi="Times New Roman" w:cs="Times New Roman"/>
                <w:sz w:val="24"/>
                <w:szCs w:val="24"/>
              </w:rPr>
            </w:pPr>
            <w:moveTo w:id="1172" w:author="Кристина" w:date="2025-03-26T13:26:00Z">
              <w:r w:rsidRPr="0048723D">
                <w:rPr>
                  <w:rFonts w:ascii="Times New Roman" w:eastAsia="Calibri" w:hAnsi="Times New Roman" w:cs="Times New Roman"/>
                  <w:sz w:val="24"/>
                  <w:szCs w:val="24"/>
                </w:rPr>
                <w:t>133</w:t>
              </w:r>
              <w:r w:rsidRPr="0048723D">
                <w:rPr>
                  <w:rFonts w:ascii="Times New Roman" w:eastAsia="Calibri" w:hAnsi="Times New Roman" w:cs="Times New Roman"/>
                  <w:sz w:val="24"/>
                  <w:szCs w:val="24"/>
                  <w:lang w:val="en-US"/>
                </w:rPr>
                <w:t>+12,2</w:t>
              </w:r>
            </w:moveTo>
          </w:p>
        </w:tc>
        <w:tc>
          <w:tcPr>
            <w:tcW w:w="1336" w:type="dxa"/>
            <w:vAlign w:val="center"/>
          </w:tcPr>
          <w:p w14:paraId="1A93584F"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173" w:author="Кристина" w:date="2025-03-26T13:26:00Z"/>
                <w:rFonts w:ascii="Times New Roman" w:eastAsia="Calibri" w:hAnsi="Times New Roman" w:cs="Times New Roman"/>
                <w:sz w:val="24"/>
                <w:szCs w:val="24"/>
                <w:lang w:val="en-US"/>
              </w:rPr>
            </w:pPr>
            <w:moveTo w:id="1174" w:author="Кристина" w:date="2025-03-26T13:26:00Z">
              <w:r w:rsidRPr="0048723D">
                <w:rPr>
                  <w:rFonts w:ascii="Times New Roman" w:eastAsia="Calibri" w:hAnsi="Times New Roman" w:cs="Times New Roman"/>
                  <w:sz w:val="24"/>
                  <w:szCs w:val="24"/>
                </w:rPr>
                <w:t>105</w:t>
              </w:r>
              <w:r w:rsidRPr="0048723D">
                <w:rPr>
                  <w:rFonts w:ascii="Times New Roman" w:eastAsia="Calibri" w:hAnsi="Times New Roman" w:cs="Times New Roman"/>
                  <w:sz w:val="24"/>
                  <w:szCs w:val="24"/>
                  <w:lang w:val="en-US"/>
                </w:rPr>
                <w:t>+13,6</w:t>
              </w:r>
            </w:moveTo>
          </w:p>
        </w:tc>
        <w:tc>
          <w:tcPr>
            <w:tcW w:w="1337" w:type="dxa"/>
            <w:vAlign w:val="center"/>
          </w:tcPr>
          <w:p w14:paraId="21AF9A14"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175" w:author="Кристина" w:date="2025-03-26T13:26:00Z"/>
                <w:rFonts w:ascii="Times New Roman" w:eastAsia="Calibri" w:hAnsi="Times New Roman" w:cs="Times New Roman"/>
                <w:sz w:val="24"/>
                <w:szCs w:val="24"/>
                <w:lang w:val="en-US"/>
              </w:rPr>
            </w:pPr>
            <w:moveTo w:id="1176" w:author="Кристина" w:date="2025-03-26T13:26:00Z">
              <w:r w:rsidRPr="0048723D">
                <w:rPr>
                  <w:rFonts w:ascii="Times New Roman" w:eastAsia="Calibri" w:hAnsi="Times New Roman" w:cs="Times New Roman"/>
                  <w:sz w:val="24"/>
                  <w:szCs w:val="24"/>
                  <w:lang w:val="en-US"/>
                </w:rPr>
                <w:t>82+13,1</w:t>
              </w:r>
            </w:moveTo>
          </w:p>
        </w:tc>
        <w:tc>
          <w:tcPr>
            <w:tcW w:w="1336" w:type="dxa"/>
            <w:vAlign w:val="center"/>
          </w:tcPr>
          <w:p w14:paraId="68B6C0C3"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177" w:author="Кристина" w:date="2025-03-26T13:26:00Z"/>
                <w:rFonts w:ascii="Times New Roman" w:eastAsia="Calibri" w:hAnsi="Times New Roman" w:cs="Times New Roman"/>
                <w:sz w:val="24"/>
                <w:szCs w:val="24"/>
                <w:lang w:val="en-US"/>
              </w:rPr>
            </w:pPr>
            <w:moveTo w:id="1178" w:author="Кристина" w:date="2025-03-26T13:26:00Z">
              <w:r w:rsidRPr="0048723D">
                <w:rPr>
                  <w:rFonts w:ascii="Times New Roman" w:eastAsia="Calibri" w:hAnsi="Times New Roman" w:cs="Times New Roman"/>
                  <w:sz w:val="24"/>
                  <w:szCs w:val="24"/>
                  <w:lang w:val="en-US"/>
                </w:rPr>
                <w:t>70+12,7</w:t>
              </w:r>
            </w:moveTo>
          </w:p>
        </w:tc>
        <w:tc>
          <w:tcPr>
            <w:tcW w:w="1337" w:type="dxa"/>
            <w:vAlign w:val="center"/>
          </w:tcPr>
          <w:p w14:paraId="460DEE54" w14:textId="77777777" w:rsidR="00304CF8" w:rsidRPr="0048723D" w:rsidRDefault="00304CF8" w:rsidP="008705D8">
            <w:pPr>
              <w:jc w:val="center"/>
              <w:cnfStyle w:val="000000100000" w:firstRow="0" w:lastRow="0" w:firstColumn="0" w:lastColumn="0" w:oddVBand="0" w:evenVBand="0" w:oddHBand="1" w:evenHBand="0" w:firstRowFirstColumn="0" w:firstRowLastColumn="0" w:lastRowFirstColumn="0" w:lastRowLastColumn="0"/>
              <w:rPr>
                <w:moveTo w:id="1179" w:author="Кристина" w:date="2025-03-26T13:26:00Z"/>
                <w:rFonts w:ascii="Times New Roman" w:eastAsia="Calibri" w:hAnsi="Times New Roman" w:cs="Times New Roman"/>
                <w:sz w:val="24"/>
                <w:szCs w:val="24"/>
                <w:lang w:val="en-US"/>
              </w:rPr>
            </w:pPr>
            <w:moveTo w:id="1180" w:author="Кристина" w:date="2025-03-26T13:26:00Z">
              <w:r w:rsidRPr="0048723D">
                <w:rPr>
                  <w:rFonts w:ascii="Times New Roman" w:eastAsia="Calibri" w:hAnsi="Times New Roman" w:cs="Times New Roman"/>
                  <w:sz w:val="24"/>
                  <w:szCs w:val="24"/>
                </w:rPr>
                <w:t>9</w:t>
              </w:r>
              <w:r w:rsidRPr="0048723D">
                <w:rPr>
                  <w:rFonts w:ascii="Times New Roman" w:eastAsia="Calibri" w:hAnsi="Times New Roman" w:cs="Times New Roman"/>
                  <w:sz w:val="24"/>
                  <w:szCs w:val="24"/>
                  <w:lang w:val="en-US"/>
                </w:rPr>
                <w:t>3+11,4</w:t>
              </w:r>
            </w:moveTo>
          </w:p>
        </w:tc>
      </w:tr>
    </w:tbl>
    <w:p w14:paraId="148A0F26" w14:textId="77777777" w:rsidR="00304CF8" w:rsidRPr="0048723D" w:rsidDel="009A4102" w:rsidRDefault="00304CF8" w:rsidP="00304CF8">
      <w:pPr>
        <w:spacing w:line="480" w:lineRule="auto"/>
        <w:rPr>
          <w:del w:id="1181" w:author="Кристина" w:date="2025-03-26T13:27:00Z"/>
          <w:moveTo w:id="1182" w:author="Кристина" w:date="2025-03-26T13:26:00Z"/>
          <w:rFonts w:ascii="Times New Roman" w:eastAsia="Calibri" w:hAnsi="Times New Roman" w:cs="Times New Roman"/>
          <w:kern w:val="2"/>
          <w:sz w:val="24"/>
          <w:szCs w:val="24"/>
          <w:lang w:val="en-US"/>
          <w14:ligatures w14:val="standardContextual"/>
        </w:rPr>
      </w:pPr>
    </w:p>
    <w:moveToRangeEnd w:id="912"/>
    <w:p w14:paraId="30D2BA52" w14:textId="24194C7A" w:rsidR="00304CF8" w:rsidRPr="0048723D" w:rsidRDefault="00304CF8" w:rsidP="00301971">
      <w:pPr>
        <w:spacing w:line="480" w:lineRule="auto"/>
        <w:rPr>
          <w:ins w:id="1183" w:author="Кристина" w:date="2025-03-26T13:26:00Z"/>
          <w:rFonts w:ascii="Times New Roman" w:hAnsi="Times New Roman" w:cs="Times New Roman"/>
          <w:bCs/>
          <w:noProof/>
          <w:sz w:val="24"/>
          <w:szCs w:val="24"/>
          <w:lang w:val="en-US"/>
          <w:rPrChange w:id="1184" w:author="Кристина" w:date="2025-03-26T14:10:00Z">
            <w:rPr>
              <w:ins w:id="1185" w:author="Кристина" w:date="2025-03-26T13:26:00Z"/>
              <w:rFonts w:ascii="Times New Roman" w:hAnsi="Times New Roman" w:cs="Times New Roman"/>
              <w:b/>
              <w:bCs/>
              <w:noProof/>
              <w:sz w:val="24"/>
              <w:szCs w:val="24"/>
              <w:lang w:val="en-US"/>
            </w:rPr>
          </w:rPrChange>
        </w:rPr>
      </w:pPr>
    </w:p>
    <w:p w14:paraId="79979BD7" w14:textId="75718CC1" w:rsidR="00304CF8" w:rsidRDefault="00304CF8" w:rsidP="00301971">
      <w:pPr>
        <w:spacing w:line="480" w:lineRule="auto"/>
        <w:rPr>
          <w:ins w:id="1186" w:author="Кристина" w:date="2025-03-26T14:39:00Z"/>
          <w:rFonts w:ascii="Times New Roman" w:hAnsi="Times New Roman" w:cs="Times New Roman"/>
          <w:b/>
          <w:bCs/>
          <w:noProof/>
          <w:sz w:val="24"/>
          <w:szCs w:val="24"/>
          <w:lang w:val="en-US"/>
        </w:rPr>
      </w:pPr>
    </w:p>
    <w:p w14:paraId="2031B79C" w14:textId="468A897B" w:rsidR="00EC596F" w:rsidRDefault="00EC596F" w:rsidP="00301971">
      <w:pPr>
        <w:spacing w:line="480" w:lineRule="auto"/>
        <w:rPr>
          <w:ins w:id="1187" w:author="Кристина" w:date="2025-03-26T14:39:00Z"/>
          <w:rFonts w:ascii="Times New Roman" w:hAnsi="Times New Roman" w:cs="Times New Roman"/>
          <w:b/>
          <w:bCs/>
          <w:noProof/>
          <w:sz w:val="24"/>
          <w:szCs w:val="24"/>
          <w:lang w:val="en-US"/>
        </w:rPr>
      </w:pPr>
    </w:p>
    <w:p w14:paraId="4BC8FF36" w14:textId="77777777" w:rsidR="00EC596F" w:rsidRPr="00B67ADD" w:rsidRDefault="00EC596F" w:rsidP="00301971">
      <w:pPr>
        <w:spacing w:line="480" w:lineRule="auto"/>
        <w:rPr>
          <w:rFonts w:ascii="Times New Roman" w:hAnsi="Times New Roman" w:cs="Times New Roman"/>
          <w:b/>
          <w:bCs/>
          <w:noProof/>
          <w:sz w:val="24"/>
          <w:szCs w:val="24"/>
          <w:lang w:val="en-US"/>
        </w:rPr>
      </w:pPr>
    </w:p>
    <w:p w14:paraId="522DC3BB" w14:textId="2280E90E" w:rsidR="00F76B46" w:rsidRPr="00B67ADD" w:rsidRDefault="00B67ADD" w:rsidP="00301971">
      <w:pPr>
        <w:spacing w:line="480" w:lineRule="auto"/>
        <w:rPr>
          <w:rFonts w:ascii="Times New Roman" w:hAnsi="Times New Roman" w:cs="Times New Roman"/>
          <w:bCs/>
          <w:noProof/>
          <w:sz w:val="24"/>
          <w:szCs w:val="24"/>
          <w:lang w:val="en-US"/>
        </w:rPr>
      </w:pPr>
      <w:r w:rsidRPr="00B67ADD">
        <w:rPr>
          <w:rFonts w:ascii="Times New Roman" w:hAnsi="Times New Roman" w:cs="Times New Roman"/>
          <w:b/>
          <w:bCs/>
          <w:noProof/>
          <w:sz w:val="24"/>
          <w:szCs w:val="24"/>
          <w:lang w:val="en-US"/>
        </w:rPr>
        <w:lastRenderedPageBreak/>
        <w:t xml:space="preserve">Table </w:t>
      </w:r>
      <w:del w:id="1188" w:author="Кристина" w:date="2025-03-26T14:40:00Z">
        <w:r w:rsidRPr="00B67ADD" w:rsidDel="00EC596F">
          <w:rPr>
            <w:rFonts w:ascii="Times New Roman" w:hAnsi="Times New Roman" w:cs="Times New Roman"/>
            <w:b/>
            <w:bCs/>
            <w:noProof/>
            <w:sz w:val="24"/>
            <w:szCs w:val="24"/>
            <w:lang w:val="en-US"/>
          </w:rPr>
          <w:delText>S1</w:delText>
        </w:r>
      </w:del>
      <w:ins w:id="1189" w:author="Кристина" w:date="2025-03-26T14:40:00Z">
        <w:r w:rsidR="00EC596F" w:rsidRPr="00B67ADD">
          <w:rPr>
            <w:rFonts w:ascii="Times New Roman" w:hAnsi="Times New Roman" w:cs="Times New Roman"/>
            <w:b/>
            <w:bCs/>
            <w:noProof/>
            <w:sz w:val="24"/>
            <w:szCs w:val="24"/>
            <w:lang w:val="en-US"/>
          </w:rPr>
          <w:t>S</w:t>
        </w:r>
        <w:r w:rsidR="00EC596F">
          <w:rPr>
            <w:rFonts w:ascii="Times New Roman" w:hAnsi="Times New Roman" w:cs="Times New Roman"/>
            <w:b/>
            <w:bCs/>
            <w:noProof/>
            <w:sz w:val="24"/>
            <w:szCs w:val="24"/>
            <w:lang w:val="en-US"/>
          </w:rPr>
          <w:t>2</w:t>
        </w:r>
      </w:ins>
      <w:r w:rsidRPr="00B67ADD">
        <w:rPr>
          <w:rFonts w:ascii="Times New Roman" w:hAnsi="Times New Roman" w:cs="Times New Roman"/>
          <w:b/>
          <w:bCs/>
          <w:noProof/>
          <w:sz w:val="24"/>
          <w:szCs w:val="24"/>
          <w:lang w:val="en-US"/>
        </w:rPr>
        <w:t xml:space="preserve">. </w:t>
      </w:r>
      <w:r w:rsidRPr="00B67ADD">
        <w:rPr>
          <w:rFonts w:ascii="Times New Roman" w:hAnsi="Times New Roman" w:cs="Times New Roman"/>
          <w:bCs/>
          <w:noProof/>
          <w:sz w:val="24"/>
          <w:szCs w:val="24"/>
          <w:lang w:val="en-US"/>
        </w:rPr>
        <w:t>Characteristics of sampled trees across six study sites for the period 1966</w:t>
      </w:r>
      <w:del w:id="1190" w:author="Кристина" w:date="2025-03-25T15:01:00Z">
        <w:r w:rsidRPr="00B67ADD" w:rsidDel="00750911">
          <w:rPr>
            <w:rFonts w:ascii="Times New Roman" w:hAnsi="Times New Roman" w:cs="Times New Roman"/>
            <w:bCs/>
            <w:noProof/>
            <w:sz w:val="24"/>
            <w:szCs w:val="24"/>
            <w:lang w:val="en-US"/>
          </w:rPr>
          <w:delText>–</w:delText>
        </w:r>
      </w:del>
      <w:ins w:id="1191" w:author="Кристина" w:date="2025-03-25T15:01:00Z">
        <w:r w:rsidR="00EC596F">
          <w:rPr>
            <w:rFonts w:ascii="Times New Roman" w:hAnsi="Times New Roman" w:cs="Times New Roman"/>
            <w:bCs/>
            <w:noProof/>
            <w:sz w:val="24"/>
            <w:szCs w:val="24"/>
            <w:lang w:val="en-US"/>
          </w:rPr>
          <w:t xml:space="preserve"> - </w:t>
        </w:r>
      </w:ins>
      <w:r w:rsidRPr="00B67ADD">
        <w:rPr>
          <w:rFonts w:ascii="Times New Roman" w:hAnsi="Times New Roman" w:cs="Times New Roman"/>
          <w:bCs/>
          <w:noProof/>
          <w:sz w:val="24"/>
          <w:szCs w:val="24"/>
          <w:lang w:val="en-US"/>
        </w:rPr>
        <w:t>2021</w:t>
      </w:r>
      <w:ins w:id="1192" w:author="Кристина" w:date="2025-03-26T12:07:00Z">
        <w:r w:rsidR="00DC12DA">
          <w:rPr>
            <w:rFonts w:ascii="Times New Roman" w:hAnsi="Times New Roman" w:cs="Times New Roman"/>
            <w:bCs/>
            <w:noProof/>
            <w:sz w:val="24"/>
            <w:szCs w:val="24"/>
            <w:lang w:val="en-US"/>
          </w:rPr>
          <w:t>.</w:t>
        </w:r>
      </w:ins>
    </w:p>
    <w:tbl>
      <w:tblPr>
        <w:tblStyle w:val="2"/>
        <w:tblW w:w="9498" w:type="dxa"/>
        <w:tblLook w:val="04A0" w:firstRow="1" w:lastRow="0" w:firstColumn="1" w:lastColumn="0" w:noHBand="0" w:noVBand="1"/>
        <w:tblPrChange w:id="1193" w:author="Кристина" w:date="2025-03-26T13:05:00Z">
          <w:tblPr>
            <w:tblStyle w:val="2"/>
            <w:tblW w:w="0" w:type="auto"/>
            <w:tblLook w:val="04A0" w:firstRow="1" w:lastRow="0" w:firstColumn="1" w:lastColumn="0" w:noHBand="0" w:noVBand="1"/>
          </w:tblPr>
        </w:tblPrChange>
      </w:tblPr>
      <w:tblGrid>
        <w:gridCol w:w="1702"/>
        <w:gridCol w:w="1299"/>
        <w:gridCol w:w="1299"/>
        <w:gridCol w:w="1300"/>
        <w:gridCol w:w="1299"/>
        <w:gridCol w:w="1299"/>
        <w:gridCol w:w="1300"/>
        <w:tblGridChange w:id="1194">
          <w:tblGrid>
            <w:gridCol w:w="1702"/>
            <w:gridCol w:w="1093"/>
            <w:gridCol w:w="1093"/>
            <w:gridCol w:w="1093"/>
            <w:gridCol w:w="1094"/>
            <w:gridCol w:w="1093"/>
            <w:gridCol w:w="1094"/>
          </w:tblGrid>
        </w:tblGridChange>
      </w:tblGrid>
      <w:tr w:rsidR="00F753F8" w:rsidRPr="00B67ADD" w14:paraId="58660D18" w14:textId="77777777" w:rsidTr="00344993">
        <w:trPr>
          <w:cnfStyle w:val="100000000000" w:firstRow="1" w:lastRow="0" w:firstColumn="0" w:lastColumn="0" w:oddVBand="0" w:evenVBand="0" w:oddHBand="0" w:evenHBand="0" w:firstRowFirstColumn="0" w:firstRowLastColumn="0" w:lastRowFirstColumn="0" w:lastRowLastColumn="0"/>
          <w:trHeight w:val="552"/>
          <w:trPrChange w:id="1195" w:author="Кристина" w:date="2025-03-26T13:05:00Z">
            <w:trPr>
              <w:trHeight w:val="552"/>
            </w:trPr>
          </w:trPrChange>
        </w:trPr>
        <w:tc>
          <w:tcPr>
            <w:cnfStyle w:val="001000000000" w:firstRow="0" w:lastRow="0" w:firstColumn="1" w:lastColumn="0" w:oddVBand="0" w:evenVBand="0" w:oddHBand="0" w:evenHBand="0" w:firstRowFirstColumn="0" w:firstRowLastColumn="0" w:lastRowFirstColumn="0" w:lastRowLastColumn="0"/>
            <w:tcW w:w="1702" w:type="dxa"/>
            <w:tcBorders>
              <w:top w:val="single" w:sz="4" w:space="0" w:color="7F7F7F" w:themeColor="text1" w:themeTint="80"/>
              <w:bottom w:val="double" w:sz="4" w:space="0" w:color="auto"/>
              <w:right w:val="single" w:sz="4" w:space="0" w:color="auto"/>
            </w:tcBorders>
            <w:vAlign w:val="center"/>
            <w:hideMark/>
            <w:tcPrChange w:id="1196" w:author="Кристина" w:date="2025-03-26T13:05:00Z">
              <w:tcPr>
                <w:tcW w:w="1702" w:type="dxa"/>
                <w:hideMark/>
              </w:tcPr>
            </w:tcPrChange>
          </w:tcPr>
          <w:p w14:paraId="01BA1D01" w14:textId="77777777" w:rsidR="00F753F8" w:rsidRPr="00F753F8" w:rsidRDefault="00F753F8">
            <w:pPr>
              <w:jc w:val="center"/>
              <w:cnfStyle w:val="101000000000" w:firstRow="1" w:lastRow="0" w:firstColumn="1" w:lastColumn="0" w:oddVBand="0" w:evenVBand="0" w:oddHBand="0" w:evenHBand="0" w:firstRowFirstColumn="0" w:firstRowLastColumn="0" w:lastRowFirstColumn="0" w:lastRowLastColumn="0"/>
              <w:rPr>
                <w:rFonts w:ascii="Times New Roman" w:hAnsi="Times New Roman" w:cs="Times New Roman"/>
                <w:b w:val="0"/>
                <w:bCs w:val="0"/>
                <w:sz w:val="24"/>
                <w:szCs w:val="24"/>
              </w:rPr>
              <w:pPrChange w:id="1197" w:author="Кристина" w:date="2025-03-26T13:05:00Z">
                <w:pPr>
                  <w:jc w:val="both"/>
                  <w:cnfStyle w:val="101000000000" w:firstRow="1" w:lastRow="0" w:firstColumn="1" w:lastColumn="0" w:oddVBand="0" w:evenVBand="0" w:oddHBand="0" w:evenHBand="0" w:firstRowFirstColumn="0" w:firstRowLastColumn="0" w:lastRowFirstColumn="0" w:lastRowLastColumn="0"/>
                </w:pPr>
              </w:pPrChange>
            </w:pPr>
            <w:r w:rsidRPr="00F753F8">
              <w:rPr>
                <w:rFonts w:ascii="Times New Roman" w:hAnsi="Times New Roman" w:cs="Times New Roman"/>
                <w:sz w:val="24"/>
                <w:szCs w:val="24"/>
              </w:rPr>
              <w:t>Site</w:t>
            </w:r>
          </w:p>
        </w:tc>
        <w:tc>
          <w:tcPr>
            <w:tcW w:w="1299" w:type="dxa"/>
            <w:tcBorders>
              <w:left w:val="single" w:sz="4" w:space="0" w:color="auto"/>
              <w:bottom w:val="double" w:sz="4" w:space="0" w:color="auto"/>
            </w:tcBorders>
            <w:vAlign w:val="center"/>
            <w:hideMark/>
            <w:tcPrChange w:id="1198" w:author="Кристина" w:date="2025-03-26T13:05:00Z">
              <w:tcPr>
                <w:tcW w:w="1093" w:type="dxa"/>
                <w:hideMark/>
              </w:tcPr>
            </w:tcPrChange>
          </w:tcPr>
          <w:p w14:paraId="5BF76FBA" w14:textId="77777777" w:rsidR="00F753F8" w:rsidRPr="00F753F8" w:rsidRDefault="00F753F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Change w:id="1199" w:author="Кристина" w:date="2025-03-26T12:11:00Z">
                <w:pPr>
                  <w:jc w:val="both"/>
                  <w:cnfStyle w:val="100000000000" w:firstRow="1" w:lastRow="0" w:firstColumn="0" w:lastColumn="0" w:oddVBand="0" w:evenVBand="0" w:oddHBand="0" w:evenHBand="0" w:firstRowFirstColumn="0" w:firstRowLastColumn="0" w:lastRowFirstColumn="0" w:lastRowLastColumn="0"/>
                </w:pPr>
              </w:pPrChange>
            </w:pPr>
            <w:r w:rsidRPr="00F753F8">
              <w:rPr>
                <w:rFonts w:ascii="Times New Roman" w:hAnsi="Times New Roman" w:cs="Times New Roman"/>
                <w:sz w:val="24"/>
                <w:szCs w:val="24"/>
              </w:rPr>
              <w:t>FIN</w:t>
            </w:r>
          </w:p>
        </w:tc>
        <w:tc>
          <w:tcPr>
            <w:tcW w:w="1299" w:type="dxa"/>
            <w:tcBorders>
              <w:bottom w:val="double" w:sz="4" w:space="0" w:color="auto"/>
            </w:tcBorders>
            <w:vAlign w:val="center"/>
            <w:hideMark/>
            <w:tcPrChange w:id="1200" w:author="Кристина" w:date="2025-03-26T13:05:00Z">
              <w:tcPr>
                <w:tcW w:w="1093" w:type="dxa"/>
                <w:hideMark/>
              </w:tcPr>
            </w:tcPrChange>
          </w:tcPr>
          <w:p w14:paraId="3E860D89" w14:textId="77777777" w:rsidR="00F753F8" w:rsidRPr="00F753F8" w:rsidRDefault="00F753F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Change w:id="1201" w:author="Кристина" w:date="2025-03-26T12:11:00Z">
                <w:pPr>
                  <w:jc w:val="both"/>
                  <w:cnfStyle w:val="100000000000" w:firstRow="1" w:lastRow="0" w:firstColumn="0" w:lastColumn="0" w:oddVBand="0" w:evenVBand="0" w:oddHBand="0" w:evenHBand="0" w:firstRowFirstColumn="0" w:firstRowLastColumn="0" w:lastRowFirstColumn="0" w:lastRowLastColumn="0"/>
                </w:pPr>
              </w:pPrChange>
            </w:pPr>
            <w:r w:rsidRPr="00F753F8">
              <w:rPr>
                <w:rFonts w:ascii="Times New Roman" w:hAnsi="Times New Roman" w:cs="Times New Roman"/>
                <w:sz w:val="24"/>
                <w:szCs w:val="24"/>
              </w:rPr>
              <w:t>APA</w:t>
            </w:r>
          </w:p>
        </w:tc>
        <w:tc>
          <w:tcPr>
            <w:tcW w:w="1300" w:type="dxa"/>
            <w:tcBorders>
              <w:bottom w:val="double" w:sz="4" w:space="0" w:color="auto"/>
            </w:tcBorders>
            <w:vAlign w:val="center"/>
            <w:hideMark/>
            <w:tcPrChange w:id="1202" w:author="Кристина" w:date="2025-03-26T13:05:00Z">
              <w:tcPr>
                <w:tcW w:w="1093" w:type="dxa"/>
                <w:hideMark/>
              </w:tcPr>
            </w:tcPrChange>
          </w:tcPr>
          <w:p w14:paraId="37C21EE1" w14:textId="77777777" w:rsidR="00F753F8" w:rsidRPr="00F753F8" w:rsidRDefault="00F753F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Change w:id="1203" w:author="Кристина" w:date="2025-03-26T12:11:00Z">
                <w:pPr>
                  <w:jc w:val="both"/>
                  <w:cnfStyle w:val="100000000000" w:firstRow="1" w:lastRow="0" w:firstColumn="0" w:lastColumn="0" w:oddVBand="0" w:evenVBand="0" w:oddHBand="0" w:evenHBand="0" w:firstRowFirstColumn="0" w:firstRowLastColumn="0" w:lastRowFirstColumn="0" w:lastRowLastColumn="0"/>
                </w:pPr>
              </w:pPrChange>
            </w:pPr>
            <w:r w:rsidRPr="00F753F8">
              <w:rPr>
                <w:rFonts w:ascii="Times New Roman" w:hAnsi="Times New Roman" w:cs="Times New Roman"/>
                <w:sz w:val="24"/>
                <w:szCs w:val="24"/>
              </w:rPr>
              <w:t>PUR</w:t>
            </w:r>
          </w:p>
        </w:tc>
        <w:tc>
          <w:tcPr>
            <w:tcW w:w="1299" w:type="dxa"/>
            <w:tcBorders>
              <w:bottom w:val="double" w:sz="4" w:space="0" w:color="auto"/>
            </w:tcBorders>
            <w:vAlign w:val="center"/>
            <w:hideMark/>
            <w:tcPrChange w:id="1204" w:author="Кристина" w:date="2025-03-26T13:05:00Z">
              <w:tcPr>
                <w:tcW w:w="1094" w:type="dxa"/>
                <w:hideMark/>
              </w:tcPr>
            </w:tcPrChange>
          </w:tcPr>
          <w:p w14:paraId="2D277CF9" w14:textId="77777777" w:rsidR="00F753F8" w:rsidRPr="00F753F8" w:rsidRDefault="00F753F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Change w:id="1205" w:author="Кристина" w:date="2025-03-26T12:11:00Z">
                <w:pPr>
                  <w:jc w:val="both"/>
                  <w:cnfStyle w:val="100000000000" w:firstRow="1" w:lastRow="0" w:firstColumn="0" w:lastColumn="0" w:oddVBand="0" w:evenVBand="0" w:oddHBand="0" w:evenHBand="0" w:firstRowFirstColumn="0" w:firstRowLastColumn="0" w:lastRowFirstColumn="0" w:lastRowLastColumn="0"/>
                </w:pPr>
              </w:pPrChange>
            </w:pPr>
            <w:r w:rsidRPr="00F753F8">
              <w:rPr>
                <w:rFonts w:ascii="Times New Roman" w:hAnsi="Times New Roman" w:cs="Times New Roman"/>
                <w:sz w:val="24"/>
                <w:szCs w:val="24"/>
              </w:rPr>
              <w:t>KHA</w:t>
            </w:r>
          </w:p>
        </w:tc>
        <w:tc>
          <w:tcPr>
            <w:tcW w:w="1299" w:type="dxa"/>
            <w:tcBorders>
              <w:bottom w:val="double" w:sz="4" w:space="0" w:color="auto"/>
            </w:tcBorders>
            <w:vAlign w:val="center"/>
            <w:hideMark/>
            <w:tcPrChange w:id="1206" w:author="Кристина" w:date="2025-03-26T13:05:00Z">
              <w:tcPr>
                <w:tcW w:w="1093" w:type="dxa"/>
                <w:hideMark/>
              </w:tcPr>
            </w:tcPrChange>
          </w:tcPr>
          <w:p w14:paraId="5EF23120" w14:textId="77777777" w:rsidR="00F753F8" w:rsidRPr="00F753F8" w:rsidRDefault="00F753F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Change w:id="1207" w:author="Кристина" w:date="2025-03-26T12:11:00Z">
                <w:pPr>
                  <w:jc w:val="both"/>
                  <w:cnfStyle w:val="100000000000" w:firstRow="1" w:lastRow="0" w:firstColumn="0" w:lastColumn="0" w:oddVBand="0" w:evenVBand="0" w:oddHBand="0" w:evenHBand="0" w:firstRowFirstColumn="0" w:firstRowLastColumn="0" w:lastRowFirstColumn="0" w:lastRowLastColumn="0"/>
                </w:pPr>
              </w:pPrChange>
            </w:pPr>
            <w:r w:rsidRPr="00F753F8">
              <w:rPr>
                <w:rFonts w:ascii="Times New Roman" w:hAnsi="Times New Roman" w:cs="Times New Roman"/>
                <w:sz w:val="24"/>
                <w:szCs w:val="24"/>
              </w:rPr>
              <w:t>CHO</w:t>
            </w:r>
          </w:p>
        </w:tc>
        <w:tc>
          <w:tcPr>
            <w:tcW w:w="1300" w:type="dxa"/>
            <w:tcBorders>
              <w:bottom w:val="double" w:sz="4" w:space="0" w:color="auto"/>
            </w:tcBorders>
            <w:vAlign w:val="center"/>
            <w:hideMark/>
            <w:tcPrChange w:id="1208" w:author="Кристина" w:date="2025-03-26T13:05:00Z">
              <w:tcPr>
                <w:tcW w:w="1094" w:type="dxa"/>
                <w:hideMark/>
              </w:tcPr>
            </w:tcPrChange>
          </w:tcPr>
          <w:p w14:paraId="79D0C016" w14:textId="77777777" w:rsidR="00F753F8" w:rsidRPr="00F753F8" w:rsidRDefault="00F753F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Change w:id="1209" w:author="Кристина" w:date="2025-03-26T12:11:00Z">
                <w:pPr>
                  <w:jc w:val="both"/>
                  <w:cnfStyle w:val="100000000000" w:firstRow="1" w:lastRow="0" w:firstColumn="0" w:lastColumn="0" w:oddVBand="0" w:evenVBand="0" w:oddHBand="0" w:evenHBand="0" w:firstRowFirstColumn="0" w:firstRowLastColumn="0" w:lastRowFirstColumn="0" w:lastRowLastColumn="0"/>
                </w:pPr>
              </w:pPrChange>
            </w:pPr>
            <w:r w:rsidRPr="00F753F8">
              <w:rPr>
                <w:rFonts w:ascii="Times New Roman" w:hAnsi="Times New Roman" w:cs="Times New Roman"/>
                <w:sz w:val="24"/>
                <w:szCs w:val="24"/>
              </w:rPr>
              <w:t>BIL</w:t>
            </w:r>
          </w:p>
        </w:tc>
      </w:tr>
      <w:tr w:rsidR="00F753F8" w:rsidRPr="00B67ADD" w14:paraId="06D2848A" w14:textId="77777777" w:rsidTr="00344993">
        <w:trPr>
          <w:cnfStyle w:val="000000100000" w:firstRow="0" w:lastRow="0" w:firstColumn="0" w:lastColumn="0" w:oddVBand="0" w:evenVBand="0" w:oddHBand="1" w:evenHBand="0" w:firstRowFirstColumn="0" w:firstRowLastColumn="0" w:lastRowFirstColumn="0" w:lastRowLastColumn="0"/>
          <w:trHeight w:val="552"/>
          <w:trPrChange w:id="1210" w:author="Кристина" w:date="2025-03-26T13:05:00Z">
            <w:trPr>
              <w:trHeight w:val="552"/>
            </w:trPr>
          </w:trPrChange>
        </w:trPr>
        <w:tc>
          <w:tcPr>
            <w:cnfStyle w:val="001000000000" w:firstRow="0" w:lastRow="0" w:firstColumn="1" w:lastColumn="0" w:oddVBand="0" w:evenVBand="0" w:oddHBand="0" w:evenHBand="0" w:firstRowFirstColumn="0" w:firstRowLastColumn="0" w:lastRowFirstColumn="0" w:lastRowLastColumn="0"/>
            <w:tcW w:w="1702" w:type="dxa"/>
            <w:tcBorders>
              <w:top w:val="double" w:sz="4" w:space="0" w:color="auto"/>
              <w:right w:val="single" w:sz="4" w:space="0" w:color="auto"/>
            </w:tcBorders>
            <w:vAlign w:val="center"/>
            <w:hideMark/>
            <w:tcPrChange w:id="1211" w:author="Кристина" w:date="2025-03-26T13:05:00Z">
              <w:tcPr>
                <w:tcW w:w="1702" w:type="dxa"/>
                <w:hideMark/>
              </w:tcPr>
            </w:tcPrChange>
          </w:tcPr>
          <w:p w14:paraId="5E112A5B" w14:textId="77777777" w:rsidR="00F753F8" w:rsidRPr="00F753F8" w:rsidRDefault="00F753F8">
            <w:pPr>
              <w:jc w:val="center"/>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b w:val="0"/>
                <w:sz w:val="24"/>
                <w:szCs w:val="24"/>
                <w:rPrChange w:id="1212" w:author="Кристина" w:date="2025-03-26T12:09:00Z">
                  <w:rPr>
                    <w:rFonts w:ascii="Times New Roman" w:hAnsi="Times New Roman" w:cs="Times New Roman"/>
                    <w:sz w:val="24"/>
                    <w:szCs w:val="24"/>
                  </w:rPr>
                </w:rPrChange>
              </w:rPr>
              <w:pPrChange w:id="1213" w:author="Кристина" w:date="2025-03-26T13:05:00Z">
                <w:pPr>
                  <w:jc w:val="both"/>
                  <w:cnfStyle w:val="001000100000" w:firstRow="0" w:lastRow="0" w:firstColumn="1" w:lastColumn="0" w:oddVBand="0" w:evenVBand="0" w:oddHBand="1" w:evenHBand="0" w:firstRowFirstColumn="0" w:firstRowLastColumn="0" w:lastRowFirstColumn="0" w:lastRowLastColumn="0"/>
                </w:pPr>
              </w:pPrChange>
            </w:pPr>
            <w:r w:rsidRPr="00F753F8">
              <w:rPr>
                <w:rFonts w:ascii="Times New Roman" w:hAnsi="Times New Roman" w:cs="Times New Roman"/>
                <w:sz w:val="24"/>
                <w:szCs w:val="24"/>
              </w:rPr>
              <w:t>No. trees</w:t>
            </w:r>
          </w:p>
        </w:tc>
        <w:tc>
          <w:tcPr>
            <w:tcW w:w="1299" w:type="dxa"/>
            <w:tcBorders>
              <w:top w:val="double" w:sz="4" w:space="0" w:color="auto"/>
              <w:left w:val="single" w:sz="4" w:space="0" w:color="auto"/>
            </w:tcBorders>
            <w:vAlign w:val="center"/>
            <w:hideMark/>
            <w:tcPrChange w:id="1214" w:author="Кристина" w:date="2025-03-26T13:05:00Z">
              <w:tcPr>
                <w:tcW w:w="1093" w:type="dxa"/>
                <w:hideMark/>
              </w:tcPr>
            </w:tcPrChange>
          </w:tcPr>
          <w:p w14:paraId="5392E0B0" w14:textId="77777777" w:rsidR="00F753F8" w:rsidRPr="00F753F8" w:rsidRDefault="00F753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Change w:id="1215" w:author="Кристина" w:date="2025-03-26T12:10:00Z">
                <w:pPr>
                  <w:jc w:val="both"/>
                  <w:cnfStyle w:val="000000100000" w:firstRow="0" w:lastRow="0" w:firstColumn="0" w:lastColumn="0" w:oddVBand="0" w:evenVBand="0" w:oddHBand="1" w:evenHBand="0" w:firstRowFirstColumn="0" w:firstRowLastColumn="0" w:lastRowFirstColumn="0" w:lastRowLastColumn="0"/>
                </w:pPr>
              </w:pPrChange>
            </w:pPr>
            <w:r w:rsidRPr="00F753F8">
              <w:rPr>
                <w:rFonts w:ascii="Times New Roman" w:hAnsi="Times New Roman" w:cs="Times New Roman"/>
                <w:sz w:val="24"/>
                <w:szCs w:val="24"/>
              </w:rPr>
              <w:t>35</w:t>
            </w:r>
          </w:p>
        </w:tc>
        <w:tc>
          <w:tcPr>
            <w:tcW w:w="1299" w:type="dxa"/>
            <w:tcBorders>
              <w:top w:val="double" w:sz="4" w:space="0" w:color="auto"/>
            </w:tcBorders>
            <w:vAlign w:val="center"/>
            <w:hideMark/>
            <w:tcPrChange w:id="1216" w:author="Кристина" w:date="2025-03-26T13:05:00Z">
              <w:tcPr>
                <w:tcW w:w="1093" w:type="dxa"/>
                <w:hideMark/>
              </w:tcPr>
            </w:tcPrChange>
          </w:tcPr>
          <w:p w14:paraId="44C2B4E7" w14:textId="77777777" w:rsidR="00F753F8" w:rsidRPr="00F753F8" w:rsidRDefault="00F753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Change w:id="1217" w:author="Кристина" w:date="2025-03-26T12:10:00Z">
                <w:pPr>
                  <w:jc w:val="both"/>
                  <w:cnfStyle w:val="000000100000" w:firstRow="0" w:lastRow="0" w:firstColumn="0" w:lastColumn="0" w:oddVBand="0" w:evenVBand="0" w:oddHBand="1" w:evenHBand="0" w:firstRowFirstColumn="0" w:firstRowLastColumn="0" w:lastRowFirstColumn="0" w:lastRowLastColumn="0"/>
                </w:pPr>
              </w:pPrChange>
            </w:pPr>
            <w:r w:rsidRPr="00F753F8">
              <w:rPr>
                <w:rFonts w:ascii="Times New Roman" w:hAnsi="Times New Roman" w:cs="Times New Roman"/>
                <w:sz w:val="24"/>
                <w:szCs w:val="24"/>
              </w:rPr>
              <w:t>18</w:t>
            </w:r>
          </w:p>
        </w:tc>
        <w:tc>
          <w:tcPr>
            <w:tcW w:w="1300" w:type="dxa"/>
            <w:tcBorders>
              <w:top w:val="double" w:sz="4" w:space="0" w:color="auto"/>
            </w:tcBorders>
            <w:vAlign w:val="center"/>
            <w:hideMark/>
            <w:tcPrChange w:id="1218" w:author="Кристина" w:date="2025-03-26T13:05:00Z">
              <w:tcPr>
                <w:tcW w:w="1093" w:type="dxa"/>
                <w:hideMark/>
              </w:tcPr>
            </w:tcPrChange>
          </w:tcPr>
          <w:p w14:paraId="7CA2CA25" w14:textId="77777777" w:rsidR="00F753F8" w:rsidRPr="00F753F8" w:rsidRDefault="00F753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Change w:id="1219" w:author="Кристина" w:date="2025-03-26T12:10:00Z">
                <w:pPr>
                  <w:jc w:val="both"/>
                  <w:cnfStyle w:val="000000100000" w:firstRow="0" w:lastRow="0" w:firstColumn="0" w:lastColumn="0" w:oddVBand="0" w:evenVBand="0" w:oddHBand="1" w:evenHBand="0" w:firstRowFirstColumn="0" w:firstRowLastColumn="0" w:lastRowFirstColumn="0" w:lastRowLastColumn="0"/>
                </w:pPr>
              </w:pPrChange>
            </w:pPr>
            <w:r w:rsidRPr="00F753F8">
              <w:rPr>
                <w:rFonts w:ascii="Times New Roman" w:hAnsi="Times New Roman" w:cs="Times New Roman"/>
                <w:sz w:val="24"/>
                <w:szCs w:val="24"/>
              </w:rPr>
              <w:t>26</w:t>
            </w:r>
          </w:p>
        </w:tc>
        <w:tc>
          <w:tcPr>
            <w:tcW w:w="1299" w:type="dxa"/>
            <w:tcBorders>
              <w:top w:val="double" w:sz="4" w:space="0" w:color="auto"/>
            </w:tcBorders>
            <w:vAlign w:val="center"/>
            <w:hideMark/>
            <w:tcPrChange w:id="1220" w:author="Кристина" w:date="2025-03-26T13:05:00Z">
              <w:tcPr>
                <w:tcW w:w="1094" w:type="dxa"/>
                <w:hideMark/>
              </w:tcPr>
            </w:tcPrChange>
          </w:tcPr>
          <w:p w14:paraId="0C31F18B" w14:textId="77777777" w:rsidR="00F753F8" w:rsidRPr="00F753F8" w:rsidRDefault="00F753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Change w:id="1221" w:author="Кристина" w:date="2025-03-26T12:10:00Z">
                <w:pPr>
                  <w:jc w:val="both"/>
                  <w:cnfStyle w:val="000000100000" w:firstRow="0" w:lastRow="0" w:firstColumn="0" w:lastColumn="0" w:oddVBand="0" w:evenVBand="0" w:oddHBand="1" w:evenHBand="0" w:firstRowFirstColumn="0" w:firstRowLastColumn="0" w:lastRowFirstColumn="0" w:lastRowLastColumn="0"/>
                </w:pPr>
              </w:pPrChange>
            </w:pPr>
            <w:r w:rsidRPr="00F753F8">
              <w:rPr>
                <w:rFonts w:ascii="Times New Roman" w:hAnsi="Times New Roman" w:cs="Times New Roman"/>
                <w:sz w:val="24"/>
                <w:szCs w:val="24"/>
              </w:rPr>
              <w:t>18</w:t>
            </w:r>
          </w:p>
        </w:tc>
        <w:tc>
          <w:tcPr>
            <w:tcW w:w="1299" w:type="dxa"/>
            <w:tcBorders>
              <w:top w:val="double" w:sz="4" w:space="0" w:color="auto"/>
            </w:tcBorders>
            <w:vAlign w:val="center"/>
            <w:hideMark/>
            <w:tcPrChange w:id="1222" w:author="Кристина" w:date="2025-03-26T13:05:00Z">
              <w:tcPr>
                <w:tcW w:w="1093" w:type="dxa"/>
                <w:hideMark/>
              </w:tcPr>
            </w:tcPrChange>
          </w:tcPr>
          <w:p w14:paraId="730C1DF6" w14:textId="77777777" w:rsidR="00F753F8" w:rsidRPr="00F753F8" w:rsidRDefault="00F753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Change w:id="1223" w:author="Кристина" w:date="2025-03-26T12:10:00Z">
                <w:pPr>
                  <w:jc w:val="both"/>
                  <w:cnfStyle w:val="000000100000" w:firstRow="0" w:lastRow="0" w:firstColumn="0" w:lastColumn="0" w:oddVBand="0" w:evenVBand="0" w:oddHBand="1" w:evenHBand="0" w:firstRowFirstColumn="0" w:firstRowLastColumn="0" w:lastRowFirstColumn="0" w:lastRowLastColumn="0"/>
                </w:pPr>
              </w:pPrChange>
            </w:pPr>
            <w:r w:rsidRPr="00F753F8">
              <w:rPr>
                <w:rFonts w:ascii="Times New Roman" w:hAnsi="Times New Roman" w:cs="Times New Roman"/>
                <w:sz w:val="24"/>
                <w:szCs w:val="24"/>
              </w:rPr>
              <w:t>20</w:t>
            </w:r>
          </w:p>
        </w:tc>
        <w:tc>
          <w:tcPr>
            <w:tcW w:w="1300" w:type="dxa"/>
            <w:tcBorders>
              <w:top w:val="double" w:sz="4" w:space="0" w:color="auto"/>
            </w:tcBorders>
            <w:vAlign w:val="center"/>
            <w:hideMark/>
            <w:tcPrChange w:id="1224" w:author="Кристина" w:date="2025-03-26T13:05:00Z">
              <w:tcPr>
                <w:tcW w:w="1094" w:type="dxa"/>
                <w:hideMark/>
              </w:tcPr>
            </w:tcPrChange>
          </w:tcPr>
          <w:p w14:paraId="49957C68" w14:textId="77777777" w:rsidR="00F753F8" w:rsidRPr="00F753F8" w:rsidRDefault="00F753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Change w:id="1225" w:author="Кристина" w:date="2025-03-26T12:10:00Z">
                <w:pPr>
                  <w:jc w:val="both"/>
                  <w:cnfStyle w:val="000000100000" w:firstRow="0" w:lastRow="0" w:firstColumn="0" w:lastColumn="0" w:oddVBand="0" w:evenVBand="0" w:oddHBand="1" w:evenHBand="0" w:firstRowFirstColumn="0" w:firstRowLastColumn="0" w:lastRowFirstColumn="0" w:lastRowLastColumn="0"/>
                </w:pPr>
              </w:pPrChange>
            </w:pPr>
            <w:r w:rsidRPr="00F753F8">
              <w:rPr>
                <w:rFonts w:ascii="Times New Roman" w:hAnsi="Times New Roman" w:cs="Times New Roman"/>
                <w:sz w:val="24"/>
                <w:szCs w:val="24"/>
              </w:rPr>
              <w:t>20</w:t>
            </w:r>
          </w:p>
        </w:tc>
      </w:tr>
      <w:tr w:rsidR="00F753F8" w:rsidRPr="00B67ADD" w14:paraId="158F05C3" w14:textId="77777777" w:rsidTr="00CE6F5A">
        <w:trPr>
          <w:trHeight w:val="552"/>
          <w:trPrChange w:id="1226" w:author="Кристина" w:date="2025-03-26T13:05:00Z">
            <w:trPr>
              <w:trHeight w:val="552"/>
            </w:trPr>
          </w:trPrChange>
        </w:trPr>
        <w:tc>
          <w:tcPr>
            <w:cnfStyle w:val="001000000000" w:firstRow="0" w:lastRow="0" w:firstColumn="1" w:lastColumn="0" w:oddVBand="0" w:evenVBand="0" w:oddHBand="0" w:evenHBand="0" w:firstRowFirstColumn="0" w:firstRowLastColumn="0" w:lastRowFirstColumn="0" w:lastRowLastColumn="0"/>
            <w:tcW w:w="1702" w:type="dxa"/>
            <w:tcBorders>
              <w:top w:val="single" w:sz="4" w:space="0" w:color="7F7F7F" w:themeColor="text1" w:themeTint="80"/>
              <w:bottom w:val="single" w:sz="4" w:space="0" w:color="7F7F7F" w:themeColor="text1" w:themeTint="80"/>
              <w:right w:val="single" w:sz="4" w:space="0" w:color="auto"/>
            </w:tcBorders>
            <w:vAlign w:val="center"/>
            <w:hideMark/>
            <w:tcPrChange w:id="1227" w:author="Кристина" w:date="2025-03-26T13:05:00Z">
              <w:tcPr>
                <w:tcW w:w="1702" w:type="dxa"/>
                <w:hideMark/>
              </w:tcPr>
            </w:tcPrChange>
          </w:tcPr>
          <w:p w14:paraId="5533650B" w14:textId="77777777" w:rsidR="00F753F8" w:rsidRPr="00F753F8" w:rsidRDefault="00F753F8">
            <w:pPr>
              <w:jc w:val="center"/>
              <w:rPr>
                <w:rFonts w:ascii="Times New Roman" w:hAnsi="Times New Roman" w:cs="Times New Roman"/>
                <w:b w:val="0"/>
                <w:sz w:val="24"/>
                <w:szCs w:val="24"/>
                <w:lang w:val="en-US"/>
                <w:rPrChange w:id="1228" w:author="Кристина" w:date="2025-03-26T12:09:00Z">
                  <w:rPr>
                    <w:rFonts w:ascii="Times New Roman" w:hAnsi="Times New Roman" w:cs="Times New Roman"/>
                    <w:sz w:val="24"/>
                    <w:szCs w:val="24"/>
                    <w:lang w:val="en-US"/>
                  </w:rPr>
                </w:rPrChange>
              </w:rPr>
              <w:pPrChange w:id="1229" w:author="Кристина" w:date="2025-03-26T13:05:00Z">
                <w:pPr>
                  <w:jc w:val="both"/>
                </w:pPr>
              </w:pPrChange>
            </w:pPr>
            <w:r w:rsidRPr="00F753F8">
              <w:rPr>
                <w:rFonts w:ascii="Times New Roman" w:hAnsi="Times New Roman" w:cs="Times New Roman"/>
                <w:sz w:val="24"/>
                <w:szCs w:val="24"/>
                <w:lang w:val="en-US"/>
              </w:rPr>
              <w:t>Average age of trees (years)</w:t>
            </w:r>
          </w:p>
        </w:tc>
        <w:tc>
          <w:tcPr>
            <w:tcW w:w="1299" w:type="dxa"/>
            <w:tcBorders>
              <w:left w:val="single" w:sz="4" w:space="0" w:color="auto"/>
            </w:tcBorders>
            <w:vAlign w:val="center"/>
            <w:hideMark/>
            <w:tcPrChange w:id="1230" w:author="Кристина" w:date="2025-03-26T13:05:00Z">
              <w:tcPr>
                <w:tcW w:w="1093" w:type="dxa"/>
                <w:hideMark/>
              </w:tcPr>
            </w:tcPrChange>
          </w:tcPr>
          <w:p w14:paraId="2FB838B4" w14:textId="77777777" w:rsidR="00F753F8" w:rsidRPr="00F753F8" w:rsidRDefault="00F753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Change w:id="1231" w:author="Кристина" w:date="2025-03-26T12:10:00Z">
                <w:pPr>
                  <w:jc w:val="both"/>
                  <w:cnfStyle w:val="000000000000" w:firstRow="0" w:lastRow="0" w:firstColumn="0" w:lastColumn="0" w:oddVBand="0" w:evenVBand="0" w:oddHBand="0" w:evenHBand="0" w:firstRowFirstColumn="0" w:firstRowLastColumn="0" w:lastRowFirstColumn="0" w:lastRowLastColumn="0"/>
                </w:pPr>
              </w:pPrChange>
            </w:pPr>
            <w:r w:rsidRPr="00F753F8">
              <w:rPr>
                <w:rFonts w:ascii="Times New Roman" w:hAnsi="Times New Roman" w:cs="Times New Roman"/>
                <w:sz w:val="24"/>
                <w:szCs w:val="24"/>
              </w:rPr>
              <w:t>162 ± 59.4</w:t>
            </w:r>
          </w:p>
        </w:tc>
        <w:tc>
          <w:tcPr>
            <w:tcW w:w="1299" w:type="dxa"/>
            <w:vAlign w:val="center"/>
            <w:hideMark/>
            <w:tcPrChange w:id="1232" w:author="Кристина" w:date="2025-03-26T13:05:00Z">
              <w:tcPr>
                <w:tcW w:w="1093" w:type="dxa"/>
                <w:hideMark/>
              </w:tcPr>
            </w:tcPrChange>
          </w:tcPr>
          <w:p w14:paraId="496425D6" w14:textId="77777777" w:rsidR="00F753F8" w:rsidRPr="00F753F8" w:rsidRDefault="00F753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Change w:id="1233" w:author="Кристина" w:date="2025-03-26T12:10:00Z">
                <w:pPr>
                  <w:jc w:val="both"/>
                  <w:cnfStyle w:val="000000000000" w:firstRow="0" w:lastRow="0" w:firstColumn="0" w:lastColumn="0" w:oddVBand="0" w:evenVBand="0" w:oddHBand="0" w:evenHBand="0" w:firstRowFirstColumn="0" w:firstRowLastColumn="0" w:lastRowFirstColumn="0" w:lastRowLastColumn="0"/>
                </w:pPr>
              </w:pPrChange>
            </w:pPr>
            <w:r w:rsidRPr="00F753F8">
              <w:rPr>
                <w:rFonts w:ascii="Times New Roman" w:hAnsi="Times New Roman" w:cs="Times New Roman"/>
                <w:sz w:val="24"/>
                <w:szCs w:val="24"/>
              </w:rPr>
              <w:t>263 ± 73.6</w:t>
            </w:r>
          </w:p>
        </w:tc>
        <w:tc>
          <w:tcPr>
            <w:tcW w:w="1300" w:type="dxa"/>
            <w:vAlign w:val="center"/>
            <w:hideMark/>
            <w:tcPrChange w:id="1234" w:author="Кристина" w:date="2025-03-26T13:05:00Z">
              <w:tcPr>
                <w:tcW w:w="1093" w:type="dxa"/>
                <w:hideMark/>
              </w:tcPr>
            </w:tcPrChange>
          </w:tcPr>
          <w:p w14:paraId="220C516B" w14:textId="77777777" w:rsidR="00F753F8" w:rsidRPr="00F753F8" w:rsidRDefault="00F753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Change w:id="1235" w:author="Кристина" w:date="2025-03-26T12:10:00Z">
                <w:pPr>
                  <w:jc w:val="both"/>
                  <w:cnfStyle w:val="000000000000" w:firstRow="0" w:lastRow="0" w:firstColumn="0" w:lastColumn="0" w:oddVBand="0" w:evenVBand="0" w:oddHBand="0" w:evenHBand="0" w:firstRowFirstColumn="0" w:firstRowLastColumn="0" w:lastRowFirstColumn="0" w:lastRowLastColumn="0"/>
                </w:pPr>
              </w:pPrChange>
            </w:pPr>
            <w:r w:rsidRPr="00F753F8">
              <w:rPr>
                <w:rFonts w:ascii="Times New Roman" w:hAnsi="Times New Roman" w:cs="Times New Roman"/>
                <w:sz w:val="24"/>
                <w:szCs w:val="24"/>
              </w:rPr>
              <w:t>133 ± 35.9</w:t>
            </w:r>
          </w:p>
        </w:tc>
        <w:tc>
          <w:tcPr>
            <w:tcW w:w="1299" w:type="dxa"/>
            <w:vAlign w:val="center"/>
            <w:hideMark/>
            <w:tcPrChange w:id="1236" w:author="Кристина" w:date="2025-03-26T13:05:00Z">
              <w:tcPr>
                <w:tcW w:w="1094" w:type="dxa"/>
                <w:hideMark/>
              </w:tcPr>
            </w:tcPrChange>
          </w:tcPr>
          <w:p w14:paraId="4D9C4512" w14:textId="77777777" w:rsidR="00F753F8" w:rsidRPr="00F753F8" w:rsidRDefault="00F753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Change w:id="1237" w:author="Кристина" w:date="2025-03-26T12:10:00Z">
                <w:pPr>
                  <w:jc w:val="both"/>
                  <w:cnfStyle w:val="000000000000" w:firstRow="0" w:lastRow="0" w:firstColumn="0" w:lastColumn="0" w:oddVBand="0" w:evenVBand="0" w:oddHBand="0" w:evenHBand="0" w:firstRowFirstColumn="0" w:firstRowLastColumn="0" w:lastRowFirstColumn="0" w:lastRowLastColumn="0"/>
                </w:pPr>
              </w:pPrChange>
            </w:pPr>
            <w:r w:rsidRPr="00F753F8">
              <w:rPr>
                <w:rFonts w:ascii="Times New Roman" w:hAnsi="Times New Roman" w:cs="Times New Roman"/>
                <w:sz w:val="24"/>
                <w:szCs w:val="24"/>
              </w:rPr>
              <w:t>300 ± 36.7</w:t>
            </w:r>
          </w:p>
        </w:tc>
        <w:tc>
          <w:tcPr>
            <w:tcW w:w="1299" w:type="dxa"/>
            <w:vAlign w:val="center"/>
            <w:hideMark/>
            <w:tcPrChange w:id="1238" w:author="Кристина" w:date="2025-03-26T13:05:00Z">
              <w:tcPr>
                <w:tcW w:w="1093" w:type="dxa"/>
                <w:hideMark/>
              </w:tcPr>
            </w:tcPrChange>
          </w:tcPr>
          <w:p w14:paraId="7F129D26" w14:textId="77777777" w:rsidR="00F753F8" w:rsidRPr="00F753F8" w:rsidRDefault="00F753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Change w:id="1239" w:author="Кристина" w:date="2025-03-26T12:10:00Z">
                <w:pPr>
                  <w:jc w:val="both"/>
                  <w:cnfStyle w:val="000000000000" w:firstRow="0" w:lastRow="0" w:firstColumn="0" w:lastColumn="0" w:oddVBand="0" w:evenVBand="0" w:oddHBand="0" w:evenHBand="0" w:firstRowFirstColumn="0" w:firstRowLastColumn="0" w:lastRowFirstColumn="0" w:lastRowLastColumn="0"/>
                </w:pPr>
              </w:pPrChange>
            </w:pPr>
            <w:r w:rsidRPr="00F753F8">
              <w:rPr>
                <w:rFonts w:ascii="Times New Roman" w:hAnsi="Times New Roman" w:cs="Times New Roman"/>
                <w:sz w:val="24"/>
                <w:szCs w:val="24"/>
              </w:rPr>
              <w:t>331.4 ± 118</w:t>
            </w:r>
          </w:p>
        </w:tc>
        <w:tc>
          <w:tcPr>
            <w:tcW w:w="1300" w:type="dxa"/>
            <w:vAlign w:val="center"/>
            <w:hideMark/>
            <w:tcPrChange w:id="1240" w:author="Кристина" w:date="2025-03-26T13:05:00Z">
              <w:tcPr>
                <w:tcW w:w="1094" w:type="dxa"/>
                <w:hideMark/>
              </w:tcPr>
            </w:tcPrChange>
          </w:tcPr>
          <w:p w14:paraId="5F2E7D6F" w14:textId="77777777" w:rsidR="00F753F8" w:rsidRPr="00F753F8" w:rsidRDefault="00F753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Change w:id="1241" w:author="Кристина" w:date="2025-03-26T12:10:00Z">
                <w:pPr>
                  <w:jc w:val="both"/>
                  <w:cnfStyle w:val="000000000000" w:firstRow="0" w:lastRow="0" w:firstColumn="0" w:lastColumn="0" w:oddVBand="0" w:evenVBand="0" w:oddHBand="0" w:evenHBand="0" w:firstRowFirstColumn="0" w:firstRowLastColumn="0" w:lastRowFirstColumn="0" w:lastRowLastColumn="0"/>
                </w:pPr>
              </w:pPrChange>
            </w:pPr>
            <w:r w:rsidRPr="00F753F8">
              <w:rPr>
                <w:rFonts w:ascii="Times New Roman" w:hAnsi="Times New Roman" w:cs="Times New Roman"/>
                <w:sz w:val="24"/>
                <w:szCs w:val="24"/>
              </w:rPr>
              <w:t>163 ± 22</w:t>
            </w:r>
          </w:p>
        </w:tc>
      </w:tr>
      <w:tr w:rsidR="00F753F8" w:rsidRPr="00B67ADD" w14:paraId="5625DFE5" w14:textId="77777777" w:rsidTr="00CE6F5A">
        <w:trPr>
          <w:cnfStyle w:val="000000100000" w:firstRow="0" w:lastRow="0" w:firstColumn="0" w:lastColumn="0" w:oddVBand="0" w:evenVBand="0" w:oddHBand="1" w:evenHBand="0" w:firstRowFirstColumn="0" w:firstRowLastColumn="0" w:lastRowFirstColumn="0" w:lastRowLastColumn="0"/>
          <w:trHeight w:val="552"/>
          <w:trPrChange w:id="1242" w:author="Кристина" w:date="2025-03-26T13:05:00Z">
            <w:trPr>
              <w:trHeight w:val="552"/>
            </w:trPr>
          </w:trPrChange>
        </w:trPr>
        <w:tc>
          <w:tcPr>
            <w:cnfStyle w:val="001000000000" w:firstRow="0" w:lastRow="0" w:firstColumn="1" w:lastColumn="0" w:oddVBand="0" w:evenVBand="0" w:oddHBand="0" w:evenHBand="0" w:firstRowFirstColumn="0" w:firstRowLastColumn="0" w:lastRowFirstColumn="0" w:lastRowLastColumn="0"/>
            <w:tcW w:w="1702" w:type="dxa"/>
            <w:tcBorders>
              <w:right w:val="single" w:sz="4" w:space="0" w:color="auto"/>
            </w:tcBorders>
            <w:vAlign w:val="center"/>
            <w:hideMark/>
            <w:tcPrChange w:id="1243" w:author="Кристина" w:date="2025-03-26T13:05:00Z">
              <w:tcPr>
                <w:tcW w:w="1702" w:type="dxa"/>
                <w:hideMark/>
              </w:tcPr>
            </w:tcPrChange>
          </w:tcPr>
          <w:p w14:paraId="2ADCB5AD" w14:textId="77777777" w:rsidR="00F753F8" w:rsidRPr="00F753F8" w:rsidRDefault="00F753F8">
            <w:pPr>
              <w:jc w:val="center"/>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b w:val="0"/>
                <w:sz w:val="24"/>
                <w:szCs w:val="24"/>
                <w:rPrChange w:id="1244" w:author="Кристина" w:date="2025-03-26T12:09:00Z">
                  <w:rPr>
                    <w:rFonts w:ascii="Times New Roman" w:hAnsi="Times New Roman" w:cs="Times New Roman"/>
                    <w:sz w:val="24"/>
                    <w:szCs w:val="24"/>
                  </w:rPr>
                </w:rPrChange>
              </w:rPr>
              <w:pPrChange w:id="1245" w:author="Кристина" w:date="2025-03-26T13:05:00Z">
                <w:pPr>
                  <w:jc w:val="both"/>
                  <w:cnfStyle w:val="001000100000" w:firstRow="0" w:lastRow="0" w:firstColumn="1" w:lastColumn="0" w:oddVBand="0" w:evenVBand="0" w:oddHBand="1" w:evenHBand="0" w:firstRowFirstColumn="0" w:firstRowLastColumn="0" w:lastRowFirstColumn="0" w:lastRowLastColumn="0"/>
                </w:pPr>
              </w:pPrChange>
            </w:pPr>
            <w:r w:rsidRPr="00F753F8">
              <w:rPr>
                <w:rFonts w:ascii="Times New Roman" w:hAnsi="Times New Roman" w:cs="Times New Roman"/>
                <w:sz w:val="24"/>
                <w:szCs w:val="24"/>
              </w:rPr>
              <w:t>Mean dbh (cm)</w:t>
            </w:r>
          </w:p>
        </w:tc>
        <w:tc>
          <w:tcPr>
            <w:tcW w:w="1299" w:type="dxa"/>
            <w:tcBorders>
              <w:left w:val="single" w:sz="4" w:space="0" w:color="auto"/>
            </w:tcBorders>
            <w:vAlign w:val="center"/>
            <w:hideMark/>
            <w:tcPrChange w:id="1246" w:author="Кристина" w:date="2025-03-26T13:05:00Z">
              <w:tcPr>
                <w:tcW w:w="1093" w:type="dxa"/>
                <w:hideMark/>
              </w:tcPr>
            </w:tcPrChange>
          </w:tcPr>
          <w:p w14:paraId="70326B49" w14:textId="784FBE48" w:rsidR="00F753F8" w:rsidRPr="00F753F8" w:rsidRDefault="00F753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Change w:id="1247" w:author="Кристина" w:date="2025-03-26T12:09:00Z">
                  <w:rPr>
                    <w:rFonts w:ascii="Times New Roman" w:hAnsi="Times New Roman" w:cs="Times New Roman"/>
                    <w:sz w:val="24"/>
                    <w:szCs w:val="24"/>
                  </w:rPr>
                </w:rPrChange>
              </w:rPr>
              <w:pPrChange w:id="1248" w:author="Кристина" w:date="2025-03-26T12:10:00Z">
                <w:pPr>
                  <w:jc w:val="both"/>
                  <w:cnfStyle w:val="000000100000" w:firstRow="0" w:lastRow="0" w:firstColumn="0" w:lastColumn="0" w:oddVBand="0" w:evenVBand="0" w:oddHBand="1" w:evenHBand="0" w:firstRowFirstColumn="0" w:firstRowLastColumn="0" w:lastRowFirstColumn="0" w:lastRowLastColumn="0"/>
                </w:pPr>
              </w:pPrChange>
            </w:pPr>
            <w:del w:id="1249" w:author="Кристина" w:date="2025-03-26T12:09:00Z">
              <w:r w:rsidRPr="00F753F8" w:rsidDel="00F753F8">
                <w:rPr>
                  <w:rFonts w:ascii="Times New Roman" w:hAnsi="Times New Roman" w:cs="Times New Roman"/>
                  <w:sz w:val="24"/>
                  <w:szCs w:val="24"/>
                </w:rPr>
                <w:delText>Нет данных</w:delText>
              </w:r>
            </w:del>
            <w:ins w:id="1250" w:author="Кристина" w:date="2025-03-26T12:09:00Z">
              <w:r>
                <w:rPr>
                  <w:rFonts w:ascii="Times New Roman" w:hAnsi="Times New Roman" w:cs="Times New Roman"/>
                  <w:sz w:val="24"/>
                  <w:szCs w:val="24"/>
                  <w:lang w:val="en-US"/>
                </w:rPr>
                <w:t>-</w:t>
              </w:r>
            </w:ins>
          </w:p>
        </w:tc>
        <w:tc>
          <w:tcPr>
            <w:tcW w:w="1299" w:type="dxa"/>
            <w:vAlign w:val="center"/>
            <w:hideMark/>
            <w:tcPrChange w:id="1251" w:author="Кристина" w:date="2025-03-26T13:05:00Z">
              <w:tcPr>
                <w:tcW w:w="1093" w:type="dxa"/>
                <w:hideMark/>
              </w:tcPr>
            </w:tcPrChange>
          </w:tcPr>
          <w:p w14:paraId="594ACD9F" w14:textId="77777777" w:rsidR="00F753F8" w:rsidRPr="00F753F8" w:rsidRDefault="00F753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Change w:id="1252" w:author="Кристина" w:date="2025-03-26T12:10:00Z">
                <w:pPr>
                  <w:jc w:val="both"/>
                  <w:cnfStyle w:val="000000100000" w:firstRow="0" w:lastRow="0" w:firstColumn="0" w:lastColumn="0" w:oddVBand="0" w:evenVBand="0" w:oddHBand="1" w:evenHBand="0" w:firstRowFirstColumn="0" w:firstRowLastColumn="0" w:lastRowFirstColumn="0" w:lastRowLastColumn="0"/>
                </w:pPr>
              </w:pPrChange>
            </w:pPr>
            <w:r w:rsidRPr="00F753F8">
              <w:rPr>
                <w:rFonts w:ascii="Times New Roman" w:hAnsi="Times New Roman" w:cs="Times New Roman"/>
                <w:sz w:val="24"/>
                <w:szCs w:val="24"/>
              </w:rPr>
              <w:t>36.6 ± 4.8</w:t>
            </w:r>
          </w:p>
        </w:tc>
        <w:tc>
          <w:tcPr>
            <w:tcW w:w="1300" w:type="dxa"/>
            <w:vAlign w:val="center"/>
            <w:hideMark/>
            <w:tcPrChange w:id="1253" w:author="Кристина" w:date="2025-03-26T13:05:00Z">
              <w:tcPr>
                <w:tcW w:w="1093" w:type="dxa"/>
                <w:hideMark/>
              </w:tcPr>
            </w:tcPrChange>
          </w:tcPr>
          <w:p w14:paraId="25BF4194" w14:textId="77777777" w:rsidR="00F753F8" w:rsidRPr="00F753F8" w:rsidRDefault="00F753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Change w:id="1254" w:author="Кристина" w:date="2025-03-26T12:10:00Z">
                <w:pPr>
                  <w:jc w:val="both"/>
                  <w:cnfStyle w:val="000000100000" w:firstRow="0" w:lastRow="0" w:firstColumn="0" w:lastColumn="0" w:oddVBand="0" w:evenVBand="0" w:oddHBand="1" w:evenHBand="0" w:firstRowFirstColumn="0" w:firstRowLastColumn="0" w:lastRowFirstColumn="0" w:lastRowLastColumn="0"/>
                </w:pPr>
              </w:pPrChange>
            </w:pPr>
            <w:r w:rsidRPr="00F753F8">
              <w:rPr>
                <w:rFonts w:ascii="Times New Roman" w:hAnsi="Times New Roman" w:cs="Times New Roman"/>
                <w:sz w:val="24"/>
                <w:szCs w:val="24"/>
              </w:rPr>
              <w:t>15.3 ± 4.2</w:t>
            </w:r>
          </w:p>
        </w:tc>
        <w:tc>
          <w:tcPr>
            <w:tcW w:w="1299" w:type="dxa"/>
            <w:vAlign w:val="center"/>
            <w:hideMark/>
            <w:tcPrChange w:id="1255" w:author="Кристина" w:date="2025-03-26T13:05:00Z">
              <w:tcPr>
                <w:tcW w:w="1094" w:type="dxa"/>
                <w:hideMark/>
              </w:tcPr>
            </w:tcPrChange>
          </w:tcPr>
          <w:p w14:paraId="35438510" w14:textId="77777777" w:rsidR="00F753F8" w:rsidRPr="00F753F8" w:rsidRDefault="00F753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Change w:id="1256" w:author="Кристина" w:date="2025-03-26T12:10:00Z">
                <w:pPr>
                  <w:jc w:val="both"/>
                  <w:cnfStyle w:val="000000100000" w:firstRow="0" w:lastRow="0" w:firstColumn="0" w:lastColumn="0" w:oddVBand="0" w:evenVBand="0" w:oddHBand="1" w:evenHBand="0" w:firstRowFirstColumn="0" w:firstRowLastColumn="0" w:lastRowFirstColumn="0" w:lastRowLastColumn="0"/>
                </w:pPr>
              </w:pPrChange>
            </w:pPr>
            <w:r w:rsidRPr="00F753F8">
              <w:rPr>
                <w:rFonts w:ascii="Times New Roman" w:hAnsi="Times New Roman" w:cs="Times New Roman"/>
                <w:sz w:val="24"/>
                <w:szCs w:val="24"/>
              </w:rPr>
              <w:t>22.3 ± 1.9</w:t>
            </w:r>
          </w:p>
        </w:tc>
        <w:tc>
          <w:tcPr>
            <w:tcW w:w="1299" w:type="dxa"/>
            <w:vAlign w:val="center"/>
            <w:hideMark/>
            <w:tcPrChange w:id="1257" w:author="Кристина" w:date="2025-03-26T13:05:00Z">
              <w:tcPr>
                <w:tcW w:w="1093" w:type="dxa"/>
                <w:hideMark/>
              </w:tcPr>
            </w:tcPrChange>
          </w:tcPr>
          <w:p w14:paraId="7A54766C" w14:textId="77777777" w:rsidR="00F753F8" w:rsidRPr="00F753F8" w:rsidRDefault="00F753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Change w:id="1258" w:author="Кристина" w:date="2025-03-26T12:10:00Z">
                <w:pPr>
                  <w:jc w:val="both"/>
                  <w:cnfStyle w:val="000000100000" w:firstRow="0" w:lastRow="0" w:firstColumn="0" w:lastColumn="0" w:oddVBand="0" w:evenVBand="0" w:oddHBand="1" w:evenHBand="0" w:firstRowFirstColumn="0" w:firstRowLastColumn="0" w:lastRowFirstColumn="0" w:lastRowLastColumn="0"/>
                </w:pPr>
              </w:pPrChange>
            </w:pPr>
            <w:r w:rsidRPr="00F753F8">
              <w:rPr>
                <w:rFonts w:ascii="Times New Roman" w:hAnsi="Times New Roman" w:cs="Times New Roman"/>
                <w:sz w:val="24"/>
                <w:szCs w:val="24"/>
              </w:rPr>
              <w:t>13.7 ± 5.2</w:t>
            </w:r>
          </w:p>
        </w:tc>
        <w:tc>
          <w:tcPr>
            <w:tcW w:w="1300" w:type="dxa"/>
            <w:vAlign w:val="center"/>
            <w:hideMark/>
            <w:tcPrChange w:id="1259" w:author="Кристина" w:date="2025-03-26T13:05:00Z">
              <w:tcPr>
                <w:tcW w:w="1094" w:type="dxa"/>
                <w:hideMark/>
              </w:tcPr>
            </w:tcPrChange>
          </w:tcPr>
          <w:p w14:paraId="3C59A543" w14:textId="77777777" w:rsidR="00F753F8" w:rsidRPr="00F753F8" w:rsidRDefault="00F753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Change w:id="1260" w:author="Кристина" w:date="2025-03-26T12:10:00Z">
                <w:pPr>
                  <w:jc w:val="both"/>
                  <w:cnfStyle w:val="000000100000" w:firstRow="0" w:lastRow="0" w:firstColumn="0" w:lastColumn="0" w:oddVBand="0" w:evenVBand="0" w:oddHBand="1" w:evenHBand="0" w:firstRowFirstColumn="0" w:firstRowLastColumn="0" w:lastRowFirstColumn="0" w:lastRowLastColumn="0"/>
                </w:pPr>
              </w:pPrChange>
            </w:pPr>
            <w:r w:rsidRPr="00F753F8">
              <w:rPr>
                <w:rFonts w:ascii="Times New Roman" w:hAnsi="Times New Roman" w:cs="Times New Roman"/>
                <w:sz w:val="24"/>
                <w:szCs w:val="24"/>
              </w:rPr>
              <w:t>16.9 ± 5.0</w:t>
            </w:r>
          </w:p>
        </w:tc>
      </w:tr>
      <w:tr w:rsidR="00F753F8" w:rsidRPr="00B67ADD" w14:paraId="43B14179" w14:textId="77777777" w:rsidTr="00CE6F5A">
        <w:trPr>
          <w:trHeight w:val="552"/>
          <w:trPrChange w:id="1261" w:author="Кристина" w:date="2025-03-26T13:05:00Z">
            <w:trPr>
              <w:trHeight w:val="552"/>
            </w:trPr>
          </w:trPrChange>
        </w:trPr>
        <w:tc>
          <w:tcPr>
            <w:cnfStyle w:val="001000000000" w:firstRow="0" w:lastRow="0" w:firstColumn="1" w:lastColumn="0" w:oddVBand="0" w:evenVBand="0" w:oddHBand="0" w:evenHBand="0" w:firstRowFirstColumn="0" w:firstRowLastColumn="0" w:lastRowFirstColumn="0" w:lastRowLastColumn="0"/>
            <w:tcW w:w="1702" w:type="dxa"/>
            <w:tcBorders>
              <w:top w:val="single" w:sz="4" w:space="0" w:color="7F7F7F" w:themeColor="text1" w:themeTint="80"/>
              <w:bottom w:val="single" w:sz="4" w:space="0" w:color="7F7F7F" w:themeColor="text1" w:themeTint="80"/>
              <w:right w:val="single" w:sz="4" w:space="0" w:color="auto"/>
            </w:tcBorders>
            <w:vAlign w:val="center"/>
            <w:hideMark/>
            <w:tcPrChange w:id="1262" w:author="Кристина" w:date="2025-03-26T13:05:00Z">
              <w:tcPr>
                <w:tcW w:w="1702" w:type="dxa"/>
                <w:hideMark/>
              </w:tcPr>
            </w:tcPrChange>
          </w:tcPr>
          <w:p w14:paraId="060B24E5" w14:textId="77777777" w:rsidR="00F753F8" w:rsidRPr="00F753F8" w:rsidRDefault="00F753F8">
            <w:pPr>
              <w:jc w:val="center"/>
              <w:rPr>
                <w:rFonts w:ascii="Times New Roman" w:hAnsi="Times New Roman" w:cs="Times New Roman"/>
                <w:b w:val="0"/>
                <w:sz w:val="24"/>
                <w:szCs w:val="24"/>
                <w:rPrChange w:id="1263" w:author="Кристина" w:date="2025-03-26T12:09:00Z">
                  <w:rPr>
                    <w:rFonts w:ascii="Times New Roman" w:hAnsi="Times New Roman" w:cs="Times New Roman"/>
                    <w:sz w:val="24"/>
                    <w:szCs w:val="24"/>
                  </w:rPr>
                </w:rPrChange>
              </w:rPr>
              <w:pPrChange w:id="1264" w:author="Кристина" w:date="2025-03-26T13:05:00Z">
                <w:pPr>
                  <w:jc w:val="both"/>
                </w:pPr>
              </w:pPrChange>
            </w:pPr>
            <w:r w:rsidRPr="00F753F8">
              <w:rPr>
                <w:rFonts w:ascii="Times New Roman" w:hAnsi="Times New Roman" w:cs="Times New Roman"/>
                <w:sz w:val="24"/>
                <w:szCs w:val="24"/>
              </w:rPr>
              <w:t>Mean tree height (m)</w:t>
            </w:r>
          </w:p>
        </w:tc>
        <w:tc>
          <w:tcPr>
            <w:tcW w:w="1299" w:type="dxa"/>
            <w:tcBorders>
              <w:left w:val="single" w:sz="4" w:space="0" w:color="auto"/>
            </w:tcBorders>
            <w:vAlign w:val="center"/>
            <w:hideMark/>
            <w:tcPrChange w:id="1265" w:author="Кристина" w:date="2025-03-26T13:05:00Z">
              <w:tcPr>
                <w:tcW w:w="1093" w:type="dxa"/>
                <w:hideMark/>
              </w:tcPr>
            </w:tcPrChange>
          </w:tcPr>
          <w:p w14:paraId="74930A5A" w14:textId="549D8455" w:rsidR="00F753F8" w:rsidRPr="00F753F8" w:rsidRDefault="00F753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Change w:id="1266" w:author="Кристина" w:date="2025-03-26T12:09:00Z">
                  <w:rPr>
                    <w:rFonts w:ascii="Times New Roman" w:hAnsi="Times New Roman" w:cs="Times New Roman"/>
                    <w:sz w:val="24"/>
                    <w:szCs w:val="24"/>
                  </w:rPr>
                </w:rPrChange>
              </w:rPr>
              <w:pPrChange w:id="1267" w:author="Кристина" w:date="2025-03-26T12:10:00Z">
                <w:pPr>
                  <w:jc w:val="both"/>
                  <w:cnfStyle w:val="000000000000" w:firstRow="0" w:lastRow="0" w:firstColumn="0" w:lastColumn="0" w:oddVBand="0" w:evenVBand="0" w:oddHBand="0" w:evenHBand="0" w:firstRowFirstColumn="0" w:firstRowLastColumn="0" w:lastRowFirstColumn="0" w:lastRowLastColumn="0"/>
                </w:pPr>
              </w:pPrChange>
            </w:pPr>
            <w:del w:id="1268" w:author="Кристина" w:date="2025-03-26T12:09:00Z">
              <w:r w:rsidRPr="00F753F8" w:rsidDel="00F753F8">
                <w:rPr>
                  <w:rFonts w:ascii="Times New Roman" w:hAnsi="Times New Roman" w:cs="Times New Roman"/>
                  <w:sz w:val="24"/>
                  <w:szCs w:val="24"/>
                </w:rPr>
                <w:delText>Нет данных</w:delText>
              </w:r>
            </w:del>
            <w:ins w:id="1269" w:author="Кристина" w:date="2025-03-26T12:09:00Z">
              <w:r>
                <w:rPr>
                  <w:rFonts w:ascii="Times New Roman" w:hAnsi="Times New Roman" w:cs="Times New Roman"/>
                  <w:sz w:val="24"/>
                  <w:szCs w:val="24"/>
                  <w:lang w:val="en-US"/>
                </w:rPr>
                <w:t>-</w:t>
              </w:r>
            </w:ins>
          </w:p>
        </w:tc>
        <w:tc>
          <w:tcPr>
            <w:tcW w:w="1299" w:type="dxa"/>
            <w:vAlign w:val="center"/>
            <w:hideMark/>
            <w:tcPrChange w:id="1270" w:author="Кристина" w:date="2025-03-26T13:05:00Z">
              <w:tcPr>
                <w:tcW w:w="1093" w:type="dxa"/>
                <w:hideMark/>
              </w:tcPr>
            </w:tcPrChange>
          </w:tcPr>
          <w:p w14:paraId="4801227E" w14:textId="77777777" w:rsidR="00F753F8" w:rsidRPr="00F753F8" w:rsidRDefault="00F753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Change w:id="1271" w:author="Кристина" w:date="2025-03-26T12:10:00Z">
                <w:pPr>
                  <w:jc w:val="both"/>
                  <w:cnfStyle w:val="000000000000" w:firstRow="0" w:lastRow="0" w:firstColumn="0" w:lastColumn="0" w:oddVBand="0" w:evenVBand="0" w:oddHBand="0" w:evenHBand="0" w:firstRowFirstColumn="0" w:firstRowLastColumn="0" w:lastRowFirstColumn="0" w:lastRowLastColumn="0"/>
                </w:pPr>
              </w:pPrChange>
            </w:pPr>
            <w:r w:rsidRPr="00F753F8">
              <w:rPr>
                <w:rFonts w:ascii="Times New Roman" w:hAnsi="Times New Roman" w:cs="Times New Roman"/>
                <w:sz w:val="24"/>
                <w:szCs w:val="24"/>
              </w:rPr>
              <w:t>14.5 ± 1.7</w:t>
            </w:r>
          </w:p>
        </w:tc>
        <w:tc>
          <w:tcPr>
            <w:tcW w:w="1300" w:type="dxa"/>
            <w:vAlign w:val="center"/>
            <w:hideMark/>
            <w:tcPrChange w:id="1272" w:author="Кристина" w:date="2025-03-26T13:05:00Z">
              <w:tcPr>
                <w:tcW w:w="1093" w:type="dxa"/>
                <w:hideMark/>
              </w:tcPr>
            </w:tcPrChange>
          </w:tcPr>
          <w:p w14:paraId="6E952917" w14:textId="77777777" w:rsidR="00F753F8" w:rsidRPr="00F753F8" w:rsidRDefault="00F753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Change w:id="1273" w:author="Кристина" w:date="2025-03-26T12:10:00Z">
                <w:pPr>
                  <w:jc w:val="both"/>
                  <w:cnfStyle w:val="000000000000" w:firstRow="0" w:lastRow="0" w:firstColumn="0" w:lastColumn="0" w:oddVBand="0" w:evenVBand="0" w:oddHBand="0" w:evenHBand="0" w:firstRowFirstColumn="0" w:firstRowLastColumn="0" w:lastRowFirstColumn="0" w:lastRowLastColumn="0"/>
                </w:pPr>
              </w:pPrChange>
            </w:pPr>
            <w:r w:rsidRPr="00F753F8">
              <w:rPr>
                <w:rFonts w:ascii="Times New Roman" w:hAnsi="Times New Roman" w:cs="Times New Roman"/>
                <w:sz w:val="24"/>
                <w:szCs w:val="24"/>
              </w:rPr>
              <w:t>9 ± 1.9</w:t>
            </w:r>
          </w:p>
        </w:tc>
        <w:tc>
          <w:tcPr>
            <w:tcW w:w="1299" w:type="dxa"/>
            <w:vAlign w:val="center"/>
            <w:hideMark/>
            <w:tcPrChange w:id="1274" w:author="Кристина" w:date="2025-03-26T13:05:00Z">
              <w:tcPr>
                <w:tcW w:w="1094" w:type="dxa"/>
                <w:hideMark/>
              </w:tcPr>
            </w:tcPrChange>
          </w:tcPr>
          <w:p w14:paraId="6B565814" w14:textId="77777777" w:rsidR="00F753F8" w:rsidRPr="00F753F8" w:rsidRDefault="00F753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Change w:id="1275" w:author="Кристина" w:date="2025-03-26T12:10:00Z">
                <w:pPr>
                  <w:jc w:val="both"/>
                  <w:cnfStyle w:val="000000000000" w:firstRow="0" w:lastRow="0" w:firstColumn="0" w:lastColumn="0" w:oddVBand="0" w:evenVBand="0" w:oddHBand="0" w:evenHBand="0" w:firstRowFirstColumn="0" w:firstRowLastColumn="0" w:lastRowFirstColumn="0" w:lastRowLastColumn="0"/>
                </w:pPr>
              </w:pPrChange>
            </w:pPr>
            <w:r w:rsidRPr="00F753F8">
              <w:rPr>
                <w:rFonts w:ascii="Times New Roman" w:hAnsi="Times New Roman" w:cs="Times New Roman"/>
                <w:sz w:val="24"/>
                <w:szCs w:val="24"/>
              </w:rPr>
              <w:t>11.7 ± 2.2</w:t>
            </w:r>
          </w:p>
        </w:tc>
        <w:tc>
          <w:tcPr>
            <w:tcW w:w="1299" w:type="dxa"/>
            <w:vAlign w:val="center"/>
            <w:hideMark/>
            <w:tcPrChange w:id="1276" w:author="Кристина" w:date="2025-03-26T13:05:00Z">
              <w:tcPr>
                <w:tcW w:w="1093" w:type="dxa"/>
                <w:hideMark/>
              </w:tcPr>
            </w:tcPrChange>
          </w:tcPr>
          <w:p w14:paraId="6A7DF9DD" w14:textId="77777777" w:rsidR="00F753F8" w:rsidRPr="00F753F8" w:rsidRDefault="00F753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Change w:id="1277" w:author="Кристина" w:date="2025-03-26T12:10:00Z">
                <w:pPr>
                  <w:jc w:val="both"/>
                  <w:cnfStyle w:val="000000000000" w:firstRow="0" w:lastRow="0" w:firstColumn="0" w:lastColumn="0" w:oddVBand="0" w:evenVBand="0" w:oddHBand="0" w:evenHBand="0" w:firstRowFirstColumn="0" w:firstRowLastColumn="0" w:lastRowFirstColumn="0" w:lastRowLastColumn="0"/>
                </w:pPr>
              </w:pPrChange>
            </w:pPr>
            <w:r w:rsidRPr="00F753F8">
              <w:rPr>
                <w:rFonts w:ascii="Times New Roman" w:hAnsi="Times New Roman" w:cs="Times New Roman"/>
                <w:sz w:val="24"/>
                <w:szCs w:val="24"/>
              </w:rPr>
              <w:t>5.4 ± 1.2</w:t>
            </w:r>
          </w:p>
        </w:tc>
        <w:tc>
          <w:tcPr>
            <w:tcW w:w="1300" w:type="dxa"/>
            <w:vAlign w:val="center"/>
            <w:hideMark/>
            <w:tcPrChange w:id="1278" w:author="Кристина" w:date="2025-03-26T13:05:00Z">
              <w:tcPr>
                <w:tcW w:w="1094" w:type="dxa"/>
                <w:hideMark/>
              </w:tcPr>
            </w:tcPrChange>
          </w:tcPr>
          <w:p w14:paraId="35C78E77" w14:textId="77777777" w:rsidR="00F753F8" w:rsidRPr="00F753F8" w:rsidRDefault="00F753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Change w:id="1279" w:author="Кристина" w:date="2025-03-26T12:10:00Z">
                <w:pPr>
                  <w:jc w:val="both"/>
                  <w:cnfStyle w:val="000000000000" w:firstRow="0" w:lastRow="0" w:firstColumn="0" w:lastColumn="0" w:oddVBand="0" w:evenVBand="0" w:oddHBand="0" w:evenHBand="0" w:firstRowFirstColumn="0" w:firstRowLastColumn="0" w:lastRowFirstColumn="0" w:lastRowLastColumn="0"/>
                </w:pPr>
              </w:pPrChange>
            </w:pPr>
            <w:r w:rsidRPr="00F753F8">
              <w:rPr>
                <w:rFonts w:ascii="Times New Roman" w:hAnsi="Times New Roman" w:cs="Times New Roman"/>
                <w:sz w:val="24"/>
                <w:szCs w:val="24"/>
              </w:rPr>
              <w:t>9.12 ± 1.2</w:t>
            </w:r>
          </w:p>
        </w:tc>
      </w:tr>
    </w:tbl>
    <w:p w14:paraId="04F4E466" w14:textId="77777777" w:rsidR="00B67ADD" w:rsidRPr="00B67ADD" w:rsidDel="0075507F" w:rsidRDefault="00B67ADD" w:rsidP="00301971">
      <w:pPr>
        <w:spacing w:line="480" w:lineRule="auto"/>
        <w:rPr>
          <w:del w:id="1280" w:author="Кристина" w:date="2025-03-26T15:44:00Z"/>
          <w:rFonts w:ascii="Times New Roman" w:hAnsi="Times New Roman" w:cs="Times New Roman"/>
          <w:bCs/>
          <w:noProof/>
          <w:sz w:val="24"/>
          <w:szCs w:val="24"/>
          <w:lang w:val="en-US"/>
        </w:rPr>
      </w:pPr>
    </w:p>
    <w:p w14:paraId="7A64CE81" w14:textId="62658E3B" w:rsidR="00B67ADD" w:rsidRPr="00B67ADD" w:rsidDel="0075507F" w:rsidRDefault="00B67ADD" w:rsidP="00301971">
      <w:pPr>
        <w:spacing w:line="480" w:lineRule="auto"/>
        <w:rPr>
          <w:del w:id="1281" w:author="Кристина" w:date="2025-03-26T15:44:00Z"/>
          <w:rFonts w:ascii="Times New Roman" w:hAnsi="Times New Roman" w:cs="Times New Roman"/>
          <w:b/>
          <w:bCs/>
          <w:noProof/>
          <w:sz w:val="24"/>
          <w:szCs w:val="24"/>
          <w:lang w:val="en-US"/>
        </w:rPr>
      </w:pPr>
    </w:p>
    <w:p w14:paraId="6D0E6A56" w14:textId="568F45F9" w:rsidR="00B67ADD" w:rsidRPr="00B67ADD" w:rsidDel="0075507F" w:rsidRDefault="00B67ADD" w:rsidP="00301971">
      <w:pPr>
        <w:spacing w:line="480" w:lineRule="auto"/>
        <w:rPr>
          <w:del w:id="1282" w:author="Кристина" w:date="2025-03-26T15:44:00Z"/>
          <w:rFonts w:ascii="Times New Roman" w:hAnsi="Times New Roman" w:cs="Times New Roman"/>
          <w:b/>
          <w:bCs/>
          <w:noProof/>
          <w:sz w:val="24"/>
          <w:szCs w:val="24"/>
          <w:lang w:val="en-US"/>
        </w:rPr>
      </w:pPr>
    </w:p>
    <w:p w14:paraId="517C4124" w14:textId="7E7A9888" w:rsidR="00B67ADD" w:rsidRPr="00B67ADD" w:rsidDel="0075507F" w:rsidRDefault="00B67ADD" w:rsidP="00301971">
      <w:pPr>
        <w:spacing w:line="480" w:lineRule="auto"/>
        <w:rPr>
          <w:del w:id="1283" w:author="Кристина" w:date="2025-03-26T15:44:00Z"/>
          <w:rFonts w:ascii="Times New Roman" w:hAnsi="Times New Roman" w:cs="Times New Roman"/>
          <w:b/>
          <w:bCs/>
          <w:noProof/>
          <w:sz w:val="24"/>
          <w:szCs w:val="24"/>
          <w:lang w:val="en-US"/>
        </w:rPr>
      </w:pPr>
    </w:p>
    <w:p w14:paraId="403A83BB" w14:textId="5B596DCF" w:rsidR="00B67ADD" w:rsidRPr="00B67ADD" w:rsidDel="0075507F" w:rsidRDefault="00B67ADD" w:rsidP="00301971">
      <w:pPr>
        <w:spacing w:line="480" w:lineRule="auto"/>
        <w:rPr>
          <w:del w:id="1284" w:author="Кристина" w:date="2025-03-26T15:44:00Z"/>
          <w:rFonts w:ascii="Times New Roman" w:hAnsi="Times New Roman" w:cs="Times New Roman"/>
          <w:b/>
          <w:bCs/>
          <w:noProof/>
          <w:sz w:val="24"/>
          <w:szCs w:val="24"/>
          <w:lang w:val="en-US"/>
        </w:rPr>
      </w:pPr>
    </w:p>
    <w:p w14:paraId="10D68F7E" w14:textId="77777777" w:rsidR="00B67ADD" w:rsidRPr="00B67ADD" w:rsidDel="0075507F" w:rsidRDefault="00B67ADD" w:rsidP="00301971">
      <w:pPr>
        <w:spacing w:line="480" w:lineRule="auto"/>
        <w:rPr>
          <w:del w:id="1285" w:author="Кристина" w:date="2025-03-26T15:44:00Z"/>
          <w:rFonts w:ascii="Times New Roman" w:hAnsi="Times New Roman" w:cs="Times New Roman"/>
          <w:b/>
          <w:bCs/>
          <w:noProof/>
          <w:sz w:val="24"/>
          <w:szCs w:val="24"/>
          <w:lang w:val="en-US"/>
        </w:rPr>
      </w:pPr>
    </w:p>
    <w:p w14:paraId="460952B6" w14:textId="7FE81094" w:rsidR="00F76B46" w:rsidRPr="00B67ADD" w:rsidRDefault="00F76B46" w:rsidP="00301971">
      <w:pPr>
        <w:spacing w:line="480" w:lineRule="auto"/>
        <w:rPr>
          <w:rFonts w:ascii="Times New Roman" w:hAnsi="Times New Roman" w:cs="Times New Roman"/>
          <w:b/>
          <w:bCs/>
          <w:noProof/>
          <w:sz w:val="24"/>
          <w:szCs w:val="24"/>
          <w:lang w:val="en-US"/>
        </w:rPr>
      </w:pPr>
    </w:p>
    <w:tbl>
      <w:tblPr>
        <w:tblStyle w:val="a3"/>
        <w:tblW w:w="8844" w:type="dxa"/>
        <w:jc w:val="center"/>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1263"/>
        <w:gridCol w:w="1263"/>
        <w:gridCol w:w="1264"/>
        <w:gridCol w:w="1263"/>
        <w:gridCol w:w="1264"/>
        <w:gridCol w:w="1263"/>
        <w:gridCol w:w="1264"/>
      </w:tblGrid>
      <w:tr w:rsidR="00F76B46" w:rsidRPr="00B67ADD" w:rsidDel="0075507F" w14:paraId="59FBC1AC" w14:textId="321FE21A" w:rsidTr="007717FC">
        <w:trPr>
          <w:trHeight w:val="283"/>
          <w:jc w:val="center"/>
          <w:del w:id="1286" w:author="Кристина" w:date="2025-03-26T15:44:00Z"/>
        </w:trPr>
        <w:tc>
          <w:tcPr>
            <w:tcW w:w="1263" w:type="dxa"/>
            <w:tcBorders>
              <w:bottom w:val="double" w:sz="4" w:space="0" w:color="auto"/>
            </w:tcBorders>
            <w:vAlign w:val="center"/>
          </w:tcPr>
          <w:p w14:paraId="27C3B48C" w14:textId="3691B6D8" w:rsidR="00F76B46" w:rsidRPr="00B67ADD" w:rsidDel="0075507F" w:rsidRDefault="00F76B46" w:rsidP="007717FC">
            <w:pPr>
              <w:jc w:val="center"/>
              <w:rPr>
                <w:del w:id="1287" w:author="Кристина" w:date="2025-03-26T15:44:00Z"/>
                <w:rFonts w:ascii="Times New Roman" w:eastAsia="Calibri" w:hAnsi="Times New Roman" w:cs="Times New Roman"/>
                <w:sz w:val="24"/>
                <w:szCs w:val="24"/>
                <w:lang w:val="en-US"/>
              </w:rPr>
            </w:pPr>
          </w:p>
        </w:tc>
        <w:tc>
          <w:tcPr>
            <w:tcW w:w="1263" w:type="dxa"/>
            <w:tcBorders>
              <w:bottom w:val="double" w:sz="4" w:space="0" w:color="auto"/>
            </w:tcBorders>
            <w:vAlign w:val="center"/>
          </w:tcPr>
          <w:p w14:paraId="19F233AE" w14:textId="0F205470" w:rsidR="00F76B46" w:rsidRPr="00B67ADD" w:rsidDel="0075507F" w:rsidRDefault="00F76B46" w:rsidP="007717FC">
            <w:pPr>
              <w:jc w:val="center"/>
              <w:rPr>
                <w:del w:id="1288" w:author="Кристина" w:date="2025-03-26T15:44:00Z"/>
                <w:rFonts w:ascii="Times New Roman" w:eastAsia="Calibri" w:hAnsi="Times New Roman" w:cs="Times New Roman"/>
                <w:b/>
                <w:bCs/>
                <w:sz w:val="24"/>
                <w:szCs w:val="24"/>
                <w:lang w:val="en-US"/>
              </w:rPr>
            </w:pPr>
            <w:del w:id="1289" w:author="Кристина" w:date="2025-03-26T15:44:00Z">
              <w:r w:rsidRPr="00B67ADD" w:rsidDel="0075507F">
                <w:rPr>
                  <w:rFonts w:ascii="Times New Roman" w:eastAsia="Calibri" w:hAnsi="Times New Roman" w:cs="Times New Roman"/>
                  <w:b/>
                  <w:bCs/>
                  <w:sz w:val="24"/>
                  <w:szCs w:val="24"/>
                  <w:lang w:val="en-US"/>
                </w:rPr>
                <w:delText>FIN</w:delText>
              </w:r>
            </w:del>
          </w:p>
        </w:tc>
        <w:tc>
          <w:tcPr>
            <w:tcW w:w="1264" w:type="dxa"/>
            <w:tcBorders>
              <w:bottom w:val="double" w:sz="4" w:space="0" w:color="auto"/>
            </w:tcBorders>
            <w:vAlign w:val="center"/>
          </w:tcPr>
          <w:p w14:paraId="7BB5655C" w14:textId="6654099A" w:rsidR="00F76B46" w:rsidRPr="00B67ADD" w:rsidDel="0075507F" w:rsidRDefault="00F76B46" w:rsidP="007717FC">
            <w:pPr>
              <w:jc w:val="center"/>
              <w:rPr>
                <w:del w:id="1290" w:author="Кристина" w:date="2025-03-26T15:44:00Z"/>
                <w:rFonts w:ascii="Times New Roman" w:eastAsia="Calibri" w:hAnsi="Times New Roman" w:cs="Times New Roman"/>
                <w:b/>
                <w:bCs/>
                <w:sz w:val="24"/>
                <w:szCs w:val="24"/>
                <w:lang w:val="en-US"/>
              </w:rPr>
            </w:pPr>
            <w:del w:id="1291" w:author="Кристина" w:date="2025-03-26T15:44:00Z">
              <w:r w:rsidRPr="00B67ADD" w:rsidDel="0075507F">
                <w:rPr>
                  <w:rFonts w:ascii="Times New Roman" w:eastAsia="Calibri" w:hAnsi="Times New Roman" w:cs="Times New Roman"/>
                  <w:b/>
                  <w:bCs/>
                  <w:sz w:val="24"/>
                  <w:szCs w:val="24"/>
                  <w:lang w:val="en-US"/>
                </w:rPr>
                <w:delText>APA</w:delText>
              </w:r>
            </w:del>
          </w:p>
        </w:tc>
        <w:tc>
          <w:tcPr>
            <w:tcW w:w="1263" w:type="dxa"/>
            <w:tcBorders>
              <w:bottom w:val="double" w:sz="4" w:space="0" w:color="auto"/>
            </w:tcBorders>
            <w:vAlign w:val="center"/>
          </w:tcPr>
          <w:p w14:paraId="78FE81BD" w14:textId="41014CA3" w:rsidR="00F76B46" w:rsidRPr="00B67ADD" w:rsidDel="0075507F" w:rsidRDefault="00F76B46" w:rsidP="007717FC">
            <w:pPr>
              <w:jc w:val="center"/>
              <w:rPr>
                <w:del w:id="1292" w:author="Кристина" w:date="2025-03-26T15:44:00Z"/>
                <w:rFonts w:ascii="Times New Roman" w:eastAsia="Calibri" w:hAnsi="Times New Roman" w:cs="Times New Roman"/>
                <w:b/>
                <w:bCs/>
                <w:sz w:val="24"/>
                <w:szCs w:val="24"/>
                <w:lang w:val="en-US"/>
              </w:rPr>
            </w:pPr>
            <w:del w:id="1293" w:author="Кристина" w:date="2025-03-26T15:44:00Z">
              <w:r w:rsidRPr="00B67ADD" w:rsidDel="0075507F">
                <w:rPr>
                  <w:rFonts w:ascii="Times New Roman" w:eastAsia="Calibri" w:hAnsi="Times New Roman" w:cs="Times New Roman"/>
                  <w:b/>
                  <w:bCs/>
                  <w:sz w:val="24"/>
                  <w:szCs w:val="24"/>
                  <w:lang w:val="en-US"/>
                </w:rPr>
                <w:delText>PUR</w:delText>
              </w:r>
            </w:del>
          </w:p>
        </w:tc>
        <w:tc>
          <w:tcPr>
            <w:tcW w:w="1264" w:type="dxa"/>
            <w:tcBorders>
              <w:bottom w:val="double" w:sz="4" w:space="0" w:color="auto"/>
            </w:tcBorders>
            <w:vAlign w:val="center"/>
          </w:tcPr>
          <w:p w14:paraId="56C431A9" w14:textId="69E5CE12" w:rsidR="00F76B46" w:rsidRPr="00B67ADD" w:rsidDel="0075507F" w:rsidRDefault="00F76B46" w:rsidP="007717FC">
            <w:pPr>
              <w:jc w:val="center"/>
              <w:rPr>
                <w:del w:id="1294" w:author="Кристина" w:date="2025-03-26T15:44:00Z"/>
                <w:rFonts w:ascii="Times New Roman" w:eastAsia="Calibri" w:hAnsi="Times New Roman" w:cs="Times New Roman"/>
                <w:b/>
                <w:bCs/>
                <w:sz w:val="24"/>
                <w:szCs w:val="24"/>
                <w:lang w:val="en-US"/>
              </w:rPr>
            </w:pPr>
            <w:del w:id="1295" w:author="Кристина" w:date="2025-03-26T15:44:00Z">
              <w:r w:rsidRPr="00B67ADD" w:rsidDel="0075507F">
                <w:rPr>
                  <w:rFonts w:ascii="Times New Roman" w:eastAsia="Calibri" w:hAnsi="Times New Roman" w:cs="Times New Roman"/>
                  <w:b/>
                  <w:bCs/>
                  <w:sz w:val="24"/>
                  <w:szCs w:val="24"/>
                  <w:lang w:val="en-US"/>
                </w:rPr>
                <w:delText>KHA</w:delText>
              </w:r>
            </w:del>
          </w:p>
        </w:tc>
        <w:tc>
          <w:tcPr>
            <w:tcW w:w="1263" w:type="dxa"/>
            <w:tcBorders>
              <w:bottom w:val="double" w:sz="4" w:space="0" w:color="auto"/>
            </w:tcBorders>
            <w:vAlign w:val="center"/>
          </w:tcPr>
          <w:p w14:paraId="3FB1FFEE" w14:textId="301F85F8" w:rsidR="00F76B46" w:rsidRPr="00B67ADD" w:rsidDel="0075507F" w:rsidRDefault="00F76B46" w:rsidP="007717FC">
            <w:pPr>
              <w:jc w:val="center"/>
              <w:rPr>
                <w:del w:id="1296" w:author="Кристина" w:date="2025-03-26T15:44:00Z"/>
                <w:rFonts w:ascii="Times New Roman" w:eastAsia="Calibri" w:hAnsi="Times New Roman" w:cs="Times New Roman"/>
                <w:b/>
                <w:bCs/>
                <w:sz w:val="24"/>
                <w:szCs w:val="24"/>
                <w:lang w:val="en-US"/>
              </w:rPr>
            </w:pPr>
            <w:del w:id="1297" w:author="Кристина" w:date="2025-03-26T15:44:00Z">
              <w:r w:rsidRPr="00B67ADD" w:rsidDel="0075507F">
                <w:rPr>
                  <w:rFonts w:ascii="Times New Roman" w:eastAsia="Calibri" w:hAnsi="Times New Roman" w:cs="Times New Roman"/>
                  <w:b/>
                  <w:bCs/>
                  <w:sz w:val="24"/>
                  <w:szCs w:val="24"/>
                  <w:lang w:val="en-US"/>
                </w:rPr>
                <w:delText>CHO</w:delText>
              </w:r>
            </w:del>
          </w:p>
        </w:tc>
        <w:tc>
          <w:tcPr>
            <w:tcW w:w="1264" w:type="dxa"/>
            <w:tcBorders>
              <w:bottom w:val="double" w:sz="4" w:space="0" w:color="auto"/>
            </w:tcBorders>
            <w:vAlign w:val="center"/>
          </w:tcPr>
          <w:p w14:paraId="2AB417A4" w14:textId="4463577B" w:rsidR="00F76B46" w:rsidRPr="00B67ADD" w:rsidDel="0075507F" w:rsidRDefault="00F76B46" w:rsidP="007717FC">
            <w:pPr>
              <w:jc w:val="center"/>
              <w:rPr>
                <w:del w:id="1298" w:author="Кристина" w:date="2025-03-26T15:44:00Z"/>
                <w:rFonts w:ascii="Times New Roman" w:eastAsia="Calibri" w:hAnsi="Times New Roman" w:cs="Times New Roman"/>
                <w:b/>
                <w:bCs/>
                <w:sz w:val="24"/>
                <w:szCs w:val="24"/>
                <w:lang w:val="en-US"/>
              </w:rPr>
            </w:pPr>
            <w:del w:id="1299" w:author="Кристина" w:date="2025-03-26T15:44:00Z">
              <w:r w:rsidRPr="00B67ADD" w:rsidDel="0075507F">
                <w:rPr>
                  <w:rFonts w:ascii="Times New Roman" w:eastAsia="Calibri" w:hAnsi="Times New Roman" w:cs="Times New Roman"/>
                  <w:b/>
                  <w:bCs/>
                  <w:sz w:val="24"/>
                  <w:szCs w:val="24"/>
                  <w:lang w:val="en-US"/>
                </w:rPr>
                <w:delText>BIL</w:delText>
              </w:r>
            </w:del>
          </w:p>
        </w:tc>
      </w:tr>
      <w:tr w:rsidR="00F76B46" w:rsidRPr="00B67ADD" w:rsidDel="0075507F" w14:paraId="080864EB" w14:textId="676694C7" w:rsidTr="007717FC">
        <w:trPr>
          <w:trHeight w:val="283"/>
          <w:jc w:val="center"/>
          <w:del w:id="1300" w:author="Кристина" w:date="2025-03-26T15:44:00Z"/>
        </w:trPr>
        <w:tc>
          <w:tcPr>
            <w:tcW w:w="1263" w:type="dxa"/>
            <w:tcBorders>
              <w:top w:val="double" w:sz="4" w:space="0" w:color="auto"/>
            </w:tcBorders>
            <w:vAlign w:val="center"/>
          </w:tcPr>
          <w:p w14:paraId="2A41CE2F" w14:textId="0C31BFD0" w:rsidR="00F76B46" w:rsidRPr="00B67ADD" w:rsidDel="0075507F" w:rsidRDefault="00F76B46" w:rsidP="007717FC">
            <w:pPr>
              <w:jc w:val="center"/>
              <w:rPr>
                <w:del w:id="1301" w:author="Кристина" w:date="2025-03-26T15:44:00Z"/>
                <w:rFonts w:ascii="Times New Roman" w:eastAsia="Calibri" w:hAnsi="Times New Roman" w:cs="Times New Roman"/>
                <w:sz w:val="24"/>
                <w:szCs w:val="24"/>
                <w:lang w:val="en-US"/>
              </w:rPr>
            </w:pPr>
            <w:del w:id="1302" w:author="Кристина" w:date="2025-03-26T15:44:00Z">
              <w:r w:rsidRPr="00B67ADD" w:rsidDel="0075507F">
                <w:rPr>
                  <w:rFonts w:ascii="Times New Roman" w:eastAsia="Calibri" w:hAnsi="Times New Roman" w:cs="Times New Roman"/>
                  <w:sz w:val="24"/>
                  <w:szCs w:val="24"/>
                  <w:lang w:val="en-US"/>
                </w:rPr>
                <w:delText>Nо. trees</w:delText>
              </w:r>
            </w:del>
          </w:p>
        </w:tc>
        <w:tc>
          <w:tcPr>
            <w:tcW w:w="1263" w:type="dxa"/>
            <w:tcBorders>
              <w:top w:val="double" w:sz="4" w:space="0" w:color="auto"/>
            </w:tcBorders>
            <w:vAlign w:val="center"/>
          </w:tcPr>
          <w:p w14:paraId="398FADBA" w14:textId="6B984329" w:rsidR="00F76B46" w:rsidRPr="00B67ADD" w:rsidDel="0075507F" w:rsidRDefault="00F76B46" w:rsidP="007717FC">
            <w:pPr>
              <w:jc w:val="center"/>
              <w:rPr>
                <w:del w:id="1303" w:author="Кристина" w:date="2025-03-26T15:44:00Z"/>
                <w:rFonts w:ascii="Times New Roman" w:eastAsia="Calibri" w:hAnsi="Times New Roman" w:cs="Times New Roman"/>
                <w:b/>
                <w:bCs/>
                <w:sz w:val="24"/>
                <w:szCs w:val="24"/>
                <w:lang w:val="en-US"/>
              </w:rPr>
            </w:pPr>
            <w:del w:id="1304" w:author="Кристина" w:date="2025-03-26T15:44:00Z">
              <w:r w:rsidRPr="00B67ADD" w:rsidDel="0075507F">
                <w:rPr>
                  <w:rFonts w:ascii="Times New Roman" w:eastAsia="Calibri" w:hAnsi="Times New Roman" w:cs="Times New Roman"/>
                  <w:sz w:val="24"/>
                  <w:szCs w:val="24"/>
                  <w:lang w:val="en-US"/>
                </w:rPr>
                <w:delText>35</w:delText>
              </w:r>
            </w:del>
          </w:p>
        </w:tc>
        <w:tc>
          <w:tcPr>
            <w:tcW w:w="1264" w:type="dxa"/>
            <w:tcBorders>
              <w:top w:val="double" w:sz="4" w:space="0" w:color="auto"/>
            </w:tcBorders>
            <w:vAlign w:val="center"/>
          </w:tcPr>
          <w:p w14:paraId="58088B71" w14:textId="4B55695D" w:rsidR="00F76B46" w:rsidRPr="00B67ADD" w:rsidDel="0075507F" w:rsidRDefault="00F76B46" w:rsidP="007717FC">
            <w:pPr>
              <w:jc w:val="center"/>
              <w:rPr>
                <w:del w:id="1305" w:author="Кристина" w:date="2025-03-26T15:44:00Z"/>
                <w:rFonts w:ascii="Times New Roman" w:eastAsia="Calibri" w:hAnsi="Times New Roman" w:cs="Times New Roman"/>
                <w:b/>
                <w:bCs/>
                <w:sz w:val="24"/>
                <w:szCs w:val="24"/>
                <w:lang w:val="en-US"/>
              </w:rPr>
            </w:pPr>
            <w:del w:id="1306" w:author="Кристина" w:date="2025-03-26T15:44:00Z">
              <w:r w:rsidRPr="00B67ADD" w:rsidDel="0075507F">
                <w:rPr>
                  <w:rFonts w:ascii="Times New Roman" w:eastAsia="Calibri" w:hAnsi="Times New Roman" w:cs="Times New Roman"/>
                  <w:sz w:val="24"/>
                  <w:szCs w:val="24"/>
                  <w:lang w:val="en-US"/>
                </w:rPr>
                <w:delText>18</w:delText>
              </w:r>
            </w:del>
          </w:p>
        </w:tc>
        <w:tc>
          <w:tcPr>
            <w:tcW w:w="1263" w:type="dxa"/>
            <w:tcBorders>
              <w:top w:val="double" w:sz="4" w:space="0" w:color="auto"/>
            </w:tcBorders>
            <w:vAlign w:val="center"/>
          </w:tcPr>
          <w:p w14:paraId="5ADA43D8" w14:textId="26B7FD2A" w:rsidR="00F76B46" w:rsidRPr="00B67ADD" w:rsidDel="0075507F" w:rsidRDefault="00F76B46" w:rsidP="007717FC">
            <w:pPr>
              <w:jc w:val="center"/>
              <w:rPr>
                <w:del w:id="1307" w:author="Кристина" w:date="2025-03-26T15:44:00Z"/>
                <w:rFonts w:ascii="Times New Roman" w:eastAsia="Calibri" w:hAnsi="Times New Roman" w:cs="Times New Roman"/>
                <w:b/>
                <w:bCs/>
                <w:sz w:val="24"/>
                <w:szCs w:val="24"/>
                <w:lang w:val="en-US"/>
              </w:rPr>
            </w:pPr>
            <w:del w:id="1308" w:author="Кристина" w:date="2025-03-26T15:44:00Z">
              <w:r w:rsidRPr="00B67ADD" w:rsidDel="0075507F">
                <w:rPr>
                  <w:rFonts w:ascii="Times New Roman" w:eastAsia="Calibri" w:hAnsi="Times New Roman" w:cs="Times New Roman"/>
                  <w:sz w:val="24"/>
                  <w:szCs w:val="24"/>
                  <w:lang w:val="en-US"/>
                </w:rPr>
                <w:delText>26</w:delText>
              </w:r>
            </w:del>
          </w:p>
        </w:tc>
        <w:tc>
          <w:tcPr>
            <w:tcW w:w="1264" w:type="dxa"/>
            <w:tcBorders>
              <w:top w:val="double" w:sz="4" w:space="0" w:color="auto"/>
            </w:tcBorders>
            <w:vAlign w:val="center"/>
          </w:tcPr>
          <w:p w14:paraId="02698E7D" w14:textId="7B77E8B4" w:rsidR="00F76B46" w:rsidRPr="00B67ADD" w:rsidDel="0075507F" w:rsidRDefault="00F76B46" w:rsidP="007717FC">
            <w:pPr>
              <w:jc w:val="center"/>
              <w:rPr>
                <w:del w:id="1309" w:author="Кристина" w:date="2025-03-26T15:44:00Z"/>
                <w:rFonts w:ascii="Times New Roman" w:eastAsia="Calibri" w:hAnsi="Times New Roman" w:cs="Times New Roman"/>
                <w:b/>
                <w:bCs/>
                <w:sz w:val="24"/>
                <w:szCs w:val="24"/>
                <w:lang w:val="en-US"/>
              </w:rPr>
            </w:pPr>
            <w:del w:id="1310" w:author="Кристина" w:date="2025-03-26T15:44:00Z">
              <w:r w:rsidRPr="00B67ADD" w:rsidDel="0075507F">
                <w:rPr>
                  <w:rFonts w:ascii="Times New Roman" w:eastAsia="Calibri" w:hAnsi="Times New Roman" w:cs="Times New Roman"/>
                  <w:sz w:val="24"/>
                  <w:szCs w:val="24"/>
                  <w:lang w:val="en-US"/>
                </w:rPr>
                <w:delText>18</w:delText>
              </w:r>
            </w:del>
          </w:p>
        </w:tc>
        <w:tc>
          <w:tcPr>
            <w:tcW w:w="1263" w:type="dxa"/>
            <w:tcBorders>
              <w:top w:val="double" w:sz="4" w:space="0" w:color="auto"/>
            </w:tcBorders>
            <w:vAlign w:val="center"/>
          </w:tcPr>
          <w:p w14:paraId="268BFCCC" w14:textId="4227474A" w:rsidR="00F76B46" w:rsidRPr="00B67ADD" w:rsidDel="0075507F" w:rsidRDefault="00F76B46" w:rsidP="007717FC">
            <w:pPr>
              <w:jc w:val="center"/>
              <w:rPr>
                <w:del w:id="1311" w:author="Кристина" w:date="2025-03-26T15:44:00Z"/>
                <w:rFonts w:ascii="Times New Roman" w:eastAsia="Calibri" w:hAnsi="Times New Roman" w:cs="Times New Roman"/>
                <w:b/>
                <w:bCs/>
                <w:sz w:val="24"/>
                <w:szCs w:val="24"/>
                <w:lang w:val="en-US"/>
              </w:rPr>
            </w:pPr>
            <w:del w:id="1312" w:author="Кристина" w:date="2025-03-26T15:44:00Z">
              <w:r w:rsidRPr="00B67ADD" w:rsidDel="0075507F">
                <w:rPr>
                  <w:rFonts w:ascii="Times New Roman" w:eastAsia="Calibri" w:hAnsi="Times New Roman" w:cs="Times New Roman"/>
                  <w:sz w:val="24"/>
                  <w:szCs w:val="24"/>
                  <w:lang w:val="en-US"/>
                </w:rPr>
                <w:delText>20</w:delText>
              </w:r>
            </w:del>
          </w:p>
        </w:tc>
        <w:tc>
          <w:tcPr>
            <w:tcW w:w="1264" w:type="dxa"/>
            <w:tcBorders>
              <w:top w:val="double" w:sz="4" w:space="0" w:color="auto"/>
            </w:tcBorders>
            <w:vAlign w:val="center"/>
          </w:tcPr>
          <w:p w14:paraId="636DD81B" w14:textId="77E6AC22" w:rsidR="00F76B46" w:rsidRPr="00B67ADD" w:rsidDel="0075507F" w:rsidRDefault="00F76B46" w:rsidP="007717FC">
            <w:pPr>
              <w:jc w:val="center"/>
              <w:rPr>
                <w:del w:id="1313" w:author="Кристина" w:date="2025-03-26T15:44:00Z"/>
                <w:rFonts w:ascii="Times New Roman" w:eastAsia="Calibri" w:hAnsi="Times New Roman" w:cs="Times New Roman"/>
                <w:b/>
                <w:bCs/>
                <w:sz w:val="24"/>
                <w:szCs w:val="24"/>
                <w:lang w:val="en-US"/>
              </w:rPr>
            </w:pPr>
            <w:del w:id="1314" w:author="Кристина" w:date="2025-03-26T15:44:00Z">
              <w:r w:rsidRPr="00B67ADD" w:rsidDel="0075507F">
                <w:rPr>
                  <w:rFonts w:ascii="Times New Roman" w:eastAsia="Calibri" w:hAnsi="Times New Roman" w:cs="Times New Roman"/>
                  <w:sz w:val="24"/>
                  <w:szCs w:val="24"/>
                  <w:lang w:val="en-US"/>
                </w:rPr>
                <w:delText>20</w:delText>
              </w:r>
            </w:del>
          </w:p>
        </w:tc>
      </w:tr>
      <w:tr w:rsidR="00F76B46" w:rsidRPr="00B67ADD" w:rsidDel="0075507F" w14:paraId="6E3ACC36" w14:textId="397A0D0B" w:rsidTr="007717FC">
        <w:trPr>
          <w:trHeight w:val="283"/>
          <w:jc w:val="center"/>
          <w:del w:id="1315" w:author="Кристина" w:date="2025-03-26T15:44:00Z"/>
        </w:trPr>
        <w:tc>
          <w:tcPr>
            <w:tcW w:w="1263" w:type="dxa"/>
            <w:vAlign w:val="center"/>
          </w:tcPr>
          <w:p w14:paraId="156FD4C2" w14:textId="4CB0DAD5" w:rsidR="00F76B46" w:rsidRPr="00B67ADD" w:rsidDel="0075507F" w:rsidRDefault="003B45B3" w:rsidP="007717FC">
            <w:pPr>
              <w:jc w:val="center"/>
              <w:rPr>
                <w:del w:id="1316" w:author="Кристина" w:date="2025-03-26T15:44:00Z"/>
                <w:rFonts w:ascii="Times New Roman" w:eastAsia="Calibri" w:hAnsi="Times New Roman" w:cs="Times New Roman"/>
                <w:sz w:val="24"/>
                <w:szCs w:val="24"/>
                <w:lang w:val="en-US"/>
              </w:rPr>
            </w:pPr>
            <w:del w:id="1317" w:author="Кристина" w:date="2025-03-26T15:44:00Z">
              <w:r w:rsidRPr="00B67ADD" w:rsidDel="0075507F">
                <w:rPr>
                  <w:rFonts w:ascii="Times New Roman" w:eastAsia="Calibri" w:hAnsi="Times New Roman" w:cs="Times New Roman"/>
                  <w:sz w:val="24"/>
                  <w:szCs w:val="24"/>
                  <w:lang w:val="en-US"/>
                </w:rPr>
                <w:delText>Tree age</w:delText>
              </w:r>
            </w:del>
          </w:p>
          <w:p w14:paraId="45144E6F" w14:textId="65667D05" w:rsidR="003B45B3" w:rsidRPr="00B67ADD" w:rsidDel="0075507F" w:rsidRDefault="003B45B3" w:rsidP="007717FC">
            <w:pPr>
              <w:jc w:val="center"/>
              <w:rPr>
                <w:del w:id="1318" w:author="Кристина" w:date="2025-03-26T15:44:00Z"/>
                <w:rFonts w:ascii="Times New Roman" w:eastAsia="Calibri" w:hAnsi="Times New Roman" w:cs="Times New Roman"/>
                <w:sz w:val="24"/>
                <w:szCs w:val="24"/>
                <w:lang w:val="en-US"/>
              </w:rPr>
            </w:pPr>
            <w:del w:id="1319" w:author="Кристина" w:date="2025-03-26T15:44:00Z">
              <w:r w:rsidRPr="00B67ADD" w:rsidDel="0075507F">
                <w:rPr>
                  <w:rFonts w:ascii="Times New Roman" w:eastAsia="Calibri" w:hAnsi="Times New Roman" w:cs="Times New Roman"/>
                  <w:sz w:val="24"/>
                  <w:szCs w:val="24"/>
                  <w:lang w:val="en-US"/>
                </w:rPr>
                <w:delText>(mean</w:delText>
              </w:r>
              <w:r w:rsidRPr="00B67ADD" w:rsidDel="0075507F">
                <w:rPr>
                  <w:rFonts w:ascii="Times New Roman" w:hAnsi="Times New Roman" w:cs="Times New Roman"/>
                  <w:color w:val="4D5156"/>
                  <w:sz w:val="24"/>
                  <w:szCs w:val="24"/>
                  <w:shd w:val="clear" w:color="auto" w:fill="FFFFFF"/>
                  <w:lang w:val="en-US"/>
                </w:rPr>
                <w:delText>±</w:delText>
              </w:r>
              <w:r w:rsidRPr="00B67ADD" w:rsidDel="0075507F">
                <w:rPr>
                  <w:rFonts w:ascii="Times New Roman" w:hAnsi="Times New Roman" w:cs="Times New Roman"/>
                  <w:sz w:val="24"/>
                  <w:szCs w:val="24"/>
                </w:rPr>
                <w:delText>S</w:delText>
              </w:r>
              <w:r w:rsidRPr="00B67ADD" w:rsidDel="0075507F">
                <w:rPr>
                  <w:rFonts w:ascii="Times New Roman" w:hAnsi="Times New Roman" w:cs="Times New Roman"/>
                  <w:sz w:val="24"/>
                  <w:szCs w:val="24"/>
                  <w:lang w:val="en-US"/>
                </w:rPr>
                <w:delText>D</w:delText>
              </w:r>
              <w:r w:rsidRPr="00B67ADD" w:rsidDel="0075507F">
                <w:rPr>
                  <w:rFonts w:ascii="Times New Roman" w:eastAsia="Calibri" w:hAnsi="Times New Roman" w:cs="Times New Roman"/>
                  <w:sz w:val="24"/>
                  <w:szCs w:val="24"/>
                  <w:lang w:val="en-US"/>
                </w:rPr>
                <w:delText>)</w:delText>
              </w:r>
            </w:del>
          </w:p>
        </w:tc>
        <w:tc>
          <w:tcPr>
            <w:tcW w:w="1263" w:type="dxa"/>
            <w:vAlign w:val="center"/>
          </w:tcPr>
          <w:p w14:paraId="3711C19B" w14:textId="27D703C8" w:rsidR="00F76B46" w:rsidRPr="00B67ADD" w:rsidDel="0075507F" w:rsidRDefault="00F76B46" w:rsidP="007717FC">
            <w:pPr>
              <w:jc w:val="center"/>
              <w:rPr>
                <w:del w:id="1320" w:author="Кристина" w:date="2025-03-26T15:44:00Z"/>
                <w:rFonts w:ascii="Times New Roman" w:eastAsia="Calibri" w:hAnsi="Times New Roman" w:cs="Times New Roman"/>
                <w:sz w:val="24"/>
                <w:szCs w:val="24"/>
                <w:lang w:val="en-US"/>
              </w:rPr>
            </w:pPr>
            <w:del w:id="1321" w:author="Кристина" w:date="2025-03-26T15:44:00Z">
              <w:r w:rsidRPr="00B67ADD" w:rsidDel="0075507F">
                <w:rPr>
                  <w:rFonts w:ascii="Times New Roman" w:eastAsia="Calibri" w:hAnsi="Times New Roman" w:cs="Times New Roman"/>
                  <w:sz w:val="24"/>
                  <w:szCs w:val="24"/>
                  <w:lang w:val="en-US"/>
                </w:rPr>
                <w:delText xml:space="preserve">162 </w:delText>
              </w:r>
              <w:r w:rsidRPr="00B67ADD" w:rsidDel="0075507F">
                <w:rPr>
                  <w:rFonts w:ascii="Times New Roman" w:hAnsi="Times New Roman" w:cs="Times New Roman"/>
                  <w:color w:val="4D5156"/>
                  <w:sz w:val="24"/>
                  <w:szCs w:val="24"/>
                  <w:shd w:val="clear" w:color="auto" w:fill="FFFFFF"/>
                  <w:lang w:val="en-US"/>
                </w:rPr>
                <w:delText>±</w:delText>
              </w:r>
              <w:r w:rsidRPr="00B67ADD" w:rsidDel="0075507F">
                <w:rPr>
                  <w:rFonts w:ascii="Times New Roman" w:eastAsia="Calibri" w:hAnsi="Times New Roman" w:cs="Times New Roman"/>
                  <w:sz w:val="24"/>
                  <w:szCs w:val="24"/>
                  <w:lang w:val="en-US"/>
                </w:rPr>
                <w:delText>59,4</w:delText>
              </w:r>
            </w:del>
          </w:p>
        </w:tc>
        <w:tc>
          <w:tcPr>
            <w:tcW w:w="1264" w:type="dxa"/>
            <w:vAlign w:val="center"/>
          </w:tcPr>
          <w:p w14:paraId="3F3D2383" w14:textId="7EB8D6C2" w:rsidR="00F76B46" w:rsidRPr="00B67ADD" w:rsidDel="0075507F" w:rsidRDefault="00F76B46" w:rsidP="007717FC">
            <w:pPr>
              <w:jc w:val="center"/>
              <w:rPr>
                <w:del w:id="1322" w:author="Кристина" w:date="2025-03-26T15:44:00Z"/>
                <w:rFonts w:ascii="Times New Roman" w:eastAsia="Calibri" w:hAnsi="Times New Roman" w:cs="Times New Roman"/>
                <w:sz w:val="24"/>
                <w:szCs w:val="24"/>
                <w:lang w:val="en-US"/>
              </w:rPr>
            </w:pPr>
            <w:del w:id="1323" w:author="Кристина" w:date="2025-03-26T15:44:00Z">
              <w:r w:rsidRPr="00B67ADD" w:rsidDel="0075507F">
                <w:rPr>
                  <w:rFonts w:ascii="Times New Roman" w:eastAsia="Calibri" w:hAnsi="Times New Roman" w:cs="Times New Roman"/>
                  <w:sz w:val="24"/>
                  <w:szCs w:val="24"/>
                  <w:lang w:val="en-US"/>
                </w:rPr>
                <w:delText xml:space="preserve">263 </w:delText>
              </w:r>
              <w:r w:rsidRPr="00B67ADD" w:rsidDel="0075507F">
                <w:rPr>
                  <w:rFonts w:ascii="Times New Roman" w:hAnsi="Times New Roman" w:cs="Times New Roman"/>
                  <w:color w:val="4D5156"/>
                  <w:sz w:val="24"/>
                  <w:szCs w:val="24"/>
                  <w:shd w:val="clear" w:color="auto" w:fill="FFFFFF"/>
                  <w:lang w:val="en-US"/>
                </w:rPr>
                <w:delText>±</w:delText>
              </w:r>
              <w:r w:rsidRPr="00B67ADD" w:rsidDel="0075507F">
                <w:rPr>
                  <w:rFonts w:ascii="Times New Roman" w:eastAsia="Calibri" w:hAnsi="Times New Roman" w:cs="Times New Roman"/>
                  <w:sz w:val="24"/>
                  <w:szCs w:val="24"/>
                  <w:lang w:val="en-US"/>
                </w:rPr>
                <w:delText>73,6</w:delText>
              </w:r>
            </w:del>
          </w:p>
        </w:tc>
        <w:tc>
          <w:tcPr>
            <w:tcW w:w="1263" w:type="dxa"/>
            <w:vAlign w:val="center"/>
          </w:tcPr>
          <w:p w14:paraId="27882804" w14:textId="1413DF25" w:rsidR="00F76B46" w:rsidRPr="00B67ADD" w:rsidDel="0075507F" w:rsidRDefault="00F76B46" w:rsidP="007717FC">
            <w:pPr>
              <w:jc w:val="center"/>
              <w:rPr>
                <w:del w:id="1324" w:author="Кристина" w:date="2025-03-26T15:44:00Z"/>
                <w:rFonts w:ascii="Times New Roman" w:eastAsia="Calibri" w:hAnsi="Times New Roman" w:cs="Times New Roman"/>
                <w:sz w:val="24"/>
                <w:szCs w:val="24"/>
                <w:lang w:val="en-US"/>
              </w:rPr>
            </w:pPr>
            <w:del w:id="1325" w:author="Кристина" w:date="2025-03-26T15:44:00Z">
              <w:r w:rsidRPr="00B67ADD" w:rsidDel="0075507F">
                <w:rPr>
                  <w:rFonts w:ascii="Times New Roman" w:eastAsia="Calibri" w:hAnsi="Times New Roman" w:cs="Times New Roman"/>
                  <w:sz w:val="24"/>
                  <w:szCs w:val="24"/>
                  <w:lang w:val="en-US"/>
                </w:rPr>
                <w:delText>133</w:delText>
              </w:r>
              <w:r w:rsidRPr="00B67ADD" w:rsidDel="0075507F">
                <w:rPr>
                  <w:rFonts w:ascii="Times New Roman" w:hAnsi="Times New Roman" w:cs="Times New Roman"/>
                  <w:color w:val="4D5156"/>
                  <w:sz w:val="24"/>
                  <w:szCs w:val="24"/>
                  <w:shd w:val="clear" w:color="auto" w:fill="FFFFFF"/>
                  <w:lang w:val="en-US"/>
                </w:rPr>
                <w:delText>±</w:delText>
              </w:r>
              <w:r w:rsidRPr="00B67ADD" w:rsidDel="0075507F">
                <w:rPr>
                  <w:rFonts w:ascii="Times New Roman" w:eastAsia="Calibri" w:hAnsi="Times New Roman" w:cs="Times New Roman"/>
                  <w:sz w:val="24"/>
                  <w:szCs w:val="24"/>
                  <w:lang w:val="en-US"/>
                </w:rPr>
                <w:delText>35,9</w:delText>
              </w:r>
            </w:del>
          </w:p>
        </w:tc>
        <w:tc>
          <w:tcPr>
            <w:tcW w:w="1264" w:type="dxa"/>
            <w:vAlign w:val="center"/>
          </w:tcPr>
          <w:p w14:paraId="2D73E99C" w14:textId="59643BEC" w:rsidR="00F76B46" w:rsidRPr="00B67ADD" w:rsidDel="0075507F" w:rsidRDefault="00F76B46" w:rsidP="007717FC">
            <w:pPr>
              <w:jc w:val="center"/>
              <w:rPr>
                <w:del w:id="1326" w:author="Кристина" w:date="2025-03-26T15:44:00Z"/>
                <w:rFonts w:ascii="Times New Roman" w:eastAsia="Calibri" w:hAnsi="Times New Roman" w:cs="Times New Roman"/>
                <w:sz w:val="24"/>
                <w:szCs w:val="24"/>
                <w:lang w:val="en-US"/>
              </w:rPr>
            </w:pPr>
            <w:del w:id="1327" w:author="Кристина" w:date="2025-03-26T15:44:00Z">
              <w:r w:rsidRPr="00B67ADD" w:rsidDel="0075507F">
                <w:rPr>
                  <w:rFonts w:ascii="Times New Roman" w:eastAsia="Calibri" w:hAnsi="Times New Roman" w:cs="Times New Roman"/>
                  <w:sz w:val="24"/>
                  <w:szCs w:val="24"/>
                  <w:lang w:val="en-US"/>
                </w:rPr>
                <w:delText>300</w:delText>
              </w:r>
              <w:r w:rsidRPr="00B67ADD" w:rsidDel="0075507F">
                <w:rPr>
                  <w:rFonts w:ascii="Times New Roman" w:hAnsi="Times New Roman" w:cs="Times New Roman"/>
                  <w:color w:val="4D5156"/>
                  <w:sz w:val="24"/>
                  <w:szCs w:val="24"/>
                  <w:shd w:val="clear" w:color="auto" w:fill="FFFFFF"/>
                  <w:lang w:val="en-US"/>
                </w:rPr>
                <w:delText>±</w:delText>
              </w:r>
              <w:r w:rsidRPr="00B67ADD" w:rsidDel="0075507F">
                <w:rPr>
                  <w:rFonts w:ascii="Times New Roman" w:eastAsia="Calibri" w:hAnsi="Times New Roman" w:cs="Times New Roman"/>
                  <w:sz w:val="24"/>
                  <w:szCs w:val="24"/>
                  <w:lang w:val="en-US"/>
                </w:rPr>
                <w:delText>36,7</w:delText>
              </w:r>
            </w:del>
          </w:p>
        </w:tc>
        <w:tc>
          <w:tcPr>
            <w:tcW w:w="1263" w:type="dxa"/>
            <w:vAlign w:val="center"/>
          </w:tcPr>
          <w:p w14:paraId="52D5DC70" w14:textId="755BB063" w:rsidR="00F76B46" w:rsidRPr="00B67ADD" w:rsidDel="0075507F" w:rsidRDefault="00F76B46" w:rsidP="007717FC">
            <w:pPr>
              <w:jc w:val="center"/>
              <w:rPr>
                <w:del w:id="1328" w:author="Кристина" w:date="2025-03-26T15:44:00Z"/>
                <w:rFonts w:ascii="Times New Roman" w:eastAsia="Calibri" w:hAnsi="Times New Roman" w:cs="Times New Roman"/>
                <w:sz w:val="24"/>
                <w:szCs w:val="24"/>
                <w:lang w:val="en-US"/>
              </w:rPr>
            </w:pPr>
            <w:del w:id="1329" w:author="Кристина" w:date="2025-03-26T15:44:00Z">
              <w:r w:rsidRPr="00B67ADD" w:rsidDel="0075507F">
                <w:rPr>
                  <w:rFonts w:ascii="Times New Roman" w:eastAsia="Calibri" w:hAnsi="Times New Roman" w:cs="Times New Roman"/>
                  <w:sz w:val="24"/>
                  <w:szCs w:val="24"/>
                  <w:lang w:val="en-US"/>
                </w:rPr>
                <w:delText>331,4</w:delText>
              </w:r>
              <w:r w:rsidRPr="00B67ADD" w:rsidDel="0075507F">
                <w:rPr>
                  <w:rFonts w:ascii="Times New Roman" w:hAnsi="Times New Roman" w:cs="Times New Roman"/>
                  <w:color w:val="4D5156"/>
                  <w:sz w:val="24"/>
                  <w:szCs w:val="24"/>
                  <w:shd w:val="clear" w:color="auto" w:fill="FFFFFF"/>
                  <w:lang w:val="en-US"/>
                </w:rPr>
                <w:delText>±</w:delText>
              </w:r>
              <w:r w:rsidRPr="00B67ADD" w:rsidDel="0075507F">
                <w:rPr>
                  <w:rFonts w:ascii="Times New Roman" w:eastAsia="Calibri" w:hAnsi="Times New Roman" w:cs="Times New Roman"/>
                  <w:sz w:val="24"/>
                  <w:szCs w:val="24"/>
                  <w:lang w:val="en-US"/>
                </w:rPr>
                <w:delText>118</w:delText>
              </w:r>
            </w:del>
          </w:p>
        </w:tc>
        <w:tc>
          <w:tcPr>
            <w:tcW w:w="1264" w:type="dxa"/>
            <w:vAlign w:val="center"/>
          </w:tcPr>
          <w:p w14:paraId="71769B90" w14:textId="598AB622" w:rsidR="00F76B46" w:rsidRPr="00B67ADD" w:rsidDel="0075507F" w:rsidRDefault="00F76B46" w:rsidP="007717FC">
            <w:pPr>
              <w:jc w:val="center"/>
              <w:rPr>
                <w:del w:id="1330" w:author="Кристина" w:date="2025-03-26T15:44:00Z"/>
                <w:rFonts w:ascii="Times New Roman" w:eastAsia="Calibri" w:hAnsi="Times New Roman" w:cs="Times New Roman"/>
                <w:sz w:val="24"/>
                <w:szCs w:val="24"/>
                <w:lang w:val="en-US"/>
              </w:rPr>
            </w:pPr>
            <w:del w:id="1331" w:author="Кристина" w:date="2025-03-26T15:44:00Z">
              <w:r w:rsidRPr="00B67ADD" w:rsidDel="0075507F">
                <w:rPr>
                  <w:rFonts w:ascii="Times New Roman" w:eastAsia="Calibri" w:hAnsi="Times New Roman" w:cs="Times New Roman"/>
                  <w:sz w:val="24"/>
                  <w:szCs w:val="24"/>
                  <w:lang w:val="en-US"/>
                </w:rPr>
                <w:delText>163</w:delText>
              </w:r>
              <w:r w:rsidRPr="00B67ADD" w:rsidDel="0075507F">
                <w:rPr>
                  <w:rFonts w:ascii="Times New Roman" w:hAnsi="Times New Roman" w:cs="Times New Roman"/>
                  <w:color w:val="4D5156"/>
                  <w:sz w:val="24"/>
                  <w:szCs w:val="24"/>
                  <w:shd w:val="clear" w:color="auto" w:fill="FFFFFF"/>
                  <w:lang w:val="en-US"/>
                </w:rPr>
                <w:delText>±</w:delText>
              </w:r>
              <w:r w:rsidRPr="00B67ADD" w:rsidDel="0075507F">
                <w:rPr>
                  <w:rFonts w:ascii="Times New Roman" w:eastAsia="Calibri" w:hAnsi="Times New Roman" w:cs="Times New Roman"/>
                  <w:sz w:val="24"/>
                  <w:szCs w:val="24"/>
                  <w:lang w:val="en-US"/>
                </w:rPr>
                <w:delText>22</w:delText>
              </w:r>
            </w:del>
          </w:p>
        </w:tc>
      </w:tr>
      <w:tr w:rsidR="00F76B46" w:rsidRPr="00B67ADD" w:rsidDel="0075507F" w14:paraId="6828CF78" w14:textId="258FE7F0" w:rsidTr="007717FC">
        <w:trPr>
          <w:trHeight w:val="283"/>
          <w:jc w:val="center"/>
          <w:del w:id="1332" w:author="Кристина" w:date="2025-03-26T15:44:00Z"/>
        </w:trPr>
        <w:tc>
          <w:tcPr>
            <w:tcW w:w="1263" w:type="dxa"/>
            <w:vAlign w:val="center"/>
          </w:tcPr>
          <w:p w14:paraId="60B918D8" w14:textId="1A533EE8" w:rsidR="00F76B46" w:rsidRPr="00B67ADD" w:rsidDel="0075507F" w:rsidRDefault="00F76B46" w:rsidP="007717FC">
            <w:pPr>
              <w:jc w:val="center"/>
              <w:rPr>
                <w:del w:id="1333" w:author="Кристина" w:date="2025-03-26T15:44:00Z"/>
                <w:rFonts w:ascii="Times New Roman" w:eastAsia="Calibri" w:hAnsi="Times New Roman" w:cs="Times New Roman"/>
                <w:sz w:val="24"/>
                <w:szCs w:val="24"/>
                <w:lang w:val="en-US"/>
              </w:rPr>
            </w:pPr>
            <w:del w:id="1334" w:author="Кристина" w:date="2025-03-26T15:44:00Z">
              <w:r w:rsidRPr="00B67ADD" w:rsidDel="0075507F">
                <w:rPr>
                  <w:rFonts w:ascii="Times New Roman" w:eastAsia="Calibri" w:hAnsi="Times New Roman" w:cs="Times New Roman"/>
                  <w:sz w:val="24"/>
                  <w:szCs w:val="24"/>
                  <w:lang w:val="en-US"/>
                </w:rPr>
                <w:delText>Mean dbh (cm)</w:delText>
              </w:r>
            </w:del>
          </w:p>
        </w:tc>
        <w:tc>
          <w:tcPr>
            <w:tcW w:w="1263" w:type="dxa"/>
            <w:vAlign w:val="center"/>
          </w:tcPr>
          <w:p w14:paraId="37FAFF98" w14:textId="06A110F1" w:rsidR="00F76B46" w:rsidRPr="00B67ADD" w:rsidDel="0075507F" w:rsidRDefault="00F76B46" w:rsidP="007717FC">
            <w:pPr>
              <w:jc w:val="center"/>
              <w:rPr>
                <w:del w:id="1335" w:author="Кристина" w:date="2025-03-26T15:44:00Z"/>
                <w:rFonts w:ascii="Times New Roman" w:eastAsia="Calibri" w:hAnsi="Times New Roman" w:cs="Times New Roman"/>
                <w:sz w:val="24"/>
                <w:szCs w:val="24"/>
                <w:lang w:val="en-US"/>
              </w:rPr>
            </w:pPr>
          </w:p>
        </w:tc>
        <w:tc>
          <w:tcPr>
            <w:tcW w:w="1264" w:type="dxa"/>
            <w:vAlign w:val="center"/>
          </w:tcPr>
          <w:p w14:paraId="332C3DFD" w14:textId="6C13AC0A" w:rsidR="00F76B46" w:rsidRPr="00B67ADD" w:rsidDel="0075507F" w:rsidRDefault="00F76B46" w:rsidP="007717FC">
            <w:pPr>
              <w:jc w:val="center"/>
              <w:rPr>
                <w:del w:id="1336" w:author="Кристина" w:date="2025-03-26T15:44:00Z"/>
                <w:rFonts w:ascii="Times New Roman" w:eastAsia="Calibri" w:hAnsi="Times New Roman" w:cs="Times New Roman"/>
                <w:sz w:val="24"/>
                <w:szCs w:val="24"/>
                <w:lang w:val="en-US"/>
              </w:rPr>
            </w:pPr>
            <w:del w:id="1337" w:author="Кристина" w:date="2025-03-26T15:44:00Z">
              <w:r w:rsidRPr="00B67ADD" w:rsidDel="0075507F">
                <w:rPr>
                  <w:rFonts w:ascii="Times New Roman" w:eastAsia="Calibri" w:hAnsi="Times New Roman" w:cs="Times New Roman"/>
                  <w:sz w:val="24"/>
                  <w:szCs w:val="24"/>
                  <w:lang w:val="en-US"/>
                </w:rPr>
                <w:delText>36.6</w:delText>
              </w:r>
            </w:del>
          </w:p>
        </w:tc>
        <w:tc>
          <w:tcPr>
            <w:tcW w:w="1263" w:type="dxa"/>
            <w:vAlign w:val="center"/>
          </w:tcPr>
          <w:p w14:paraId="4352EF99" w14:textId="49BBE834" w:rsidR="00F76B46" w:rsidRPr="00B67ADD" w:rsidDel="0075507F" w:rsidRDefault="00F76B46" w:rsidP="007717FC">
            <w:pPr>
              <w:jc w:val="center"/>
              <w:rPr>
                <w:del w:id="1338" w:author="Кристина" w:date="2025-03-26T15:44:00Z"/>
                <w:rFonts w:ascii="Times New Roman" w:eastAsia="Calibri" w:hAnsi="Times New Roman" w:cs="Times New Roman"/>
                <w:sz w:val="24"/>
                <w:szCs w:val="24"/>
                <w:lang w:val="en-US"/>
              </w:rPr>
            </w:pPr>
            <w:del w:id="1339" w:author="Кристина" w:date="2025-03-26T15:44:00Z">
              <w:r w:rsidRPr="00B67ADD" w:rsidDel="0075507F">
                <w:rPr>
                  <w:rFonts w:ascii="Times New Roman" w:eastAsia="Calibri" w:hAnsi="Times New Roman" w:cs="Times New Roman"/>
                  <w:sz w:val="24"/>
                  <w:szCs w:val="24"/>
                  <w:lang w:val="en-US"/>
                </w:rPr>
                <w:delText>15.3</w:delText>
              </w:r>
            </w:del>
          </w:p>
        </w:tc>
        <w:tc>
          <w:tcPr>
            <w:tcW w:w="1264" w:type="dxa"/>
            <w:vAlign w:val="center"/>
          </w:tcPr>
          <w:p w14:paraId="5FBE8E81" w14:textId="48C7F45F" w:rsidR="00F76B46" w:rsidRPr="00B67ADD" w:rsidDel="0075507F" w:rsidRDefault="00F76B46" w:rsidP="007717FC">
            <w:pPr>
              <w:jc w:val="center"/>
              <w:rPr>
                <w:del w:id="1340" w:author="Кристина" w:date="2025-03-26T15:44:00Z"/>
                <w:rFonts w:ascii="Times New Roman" w:eastAsia="Calibri" w:hAnsi="Times New Roman" w:cs="Times New Roman"/>
                <w:sz w:val="24"/>
                <w:szCs w:val="24"/>
              </w:rPr>
            </w:pPr>
            <w:del w:id="1341" w:author="Кристина" w:date="2025-03-26T15:44:00Z">
              <w:r w:rsidRPr="00B67ADD" w:rsidDel="0075507F">
                <w:rPr>
                  <w:rFonts w:ascii="Times New Roman" w:eastAsia="Calibri" w:hAnsi="Times New Roman" w:cs="Times New Roman"/>
                  <w:sz w:val="24"/>
                  <w:szCs w:val="24"/>
                  <w:lang w:val="en-US"/>
                </w:rPr>
                <w:delText>22.3</w:delText>
              </w:r>
            </w:del>
          </w:p>
        </w:tc>
        <w:tc>
          <w:tcPr>
            <w:tcW w:w="1263" w:type="dxa"/>
            <w:vAlign w:val="center"/>
          </w:tcPr>
          <w:p w14:paraId="2C6DE778" w14:textId="39F6C66A" w:rsidR="00F76B46" w:rsidRPr="00B67ADD" w:rsidDel="0075507F" w:rsidRDefault="00F76B46" w:rsidP="007717FC">
            <w:pPr>
              <w:jc w:val="center"/>
              <w:rPr>
                <w:del w:id="1342" w:author="Кристина" w:date="2025-03-26T15:44:00Z"/>
                <w:rFonts w:ascii="Times New Roman" w:eastAsia="Calibri" w:hAnsi="Times New Roman" w:cs="Times New Roman"/>
                <w:sz w:val="24"/>
                <w:szCs w:val="24"/>
                <w:lang w:val="en-US"/>
              </w:rPr>
            </w:pPr>
            <w:del w:id="1343" w:author="Кристина" w:date="2025-03-26T15:44:00Z">
              <w:r w:rsidRPr="00B67ADD" w:rsidDel="0075507F">
                <w:rPr>
                  <w:rFonts w:ascii="Times New Roman" w:eastAsia="Calibri" w:hAnsi="Times New Roman" w:cs="Times New Roman"/>
                  <w:sz w:val="24"/>
                  <w:szCs w:val="24"/>
                </w:rPr>
                <w:delText>13.7</w:delText>
              </w:r>
            </w:del>
          </w:p>
        </w:tc>
        <w:tc>
          <w:tcPr>
            <w:tcW w:w="1264" w:type="dxa"/>
            <w:vAlign w:val="center"/>
          </w:tcPr>
          <w:p w14:paraId="0F55C30F" w14:textId="4B26AB8C" w:rsidR="00F76B46" w:rsidRPr="00B67ADD" w:rsidDel="0075507F" w:rsidRDefault="00F76B46" w:rsidP="007717FC">
            <w:pPr>
              <w:jc w:val="center"/>
              <w:rPr>
                <w:del w:id="1344" w:author="Кристина" w:date="2025-03-26T15:44:00Z"/>
                <w:rFonts w:ascii="Times New Roman" w:eastAsia="Calibri" w:hAnsi="Times New Roman" w:cs="Times New Roman"/>
                <w:sz w:val="24"/>
                <w:szCs w:val="24"/>
                <w:lang w:val="en-US"/>
              </w:rPr>
            </w:pPr>
            <w:del w:id="1345" w:author="Кристина" w:date="2025-03-26T15:44:00Z">
              <w:r w:rsidRPr="00B67ADD" w:rsidDel="0075507F">
                <w:rPr>
                  <w:rFonts w:ascii="Times New Roman" w:eastAsia="Calibri" w:hAnsi="Times New Roman" w:cs="Times New Roman"/>
                  <w:sz w:val="24"/>
                  <w:szCs w:val="24"/>
                </w:rPr>
                <w:delText>16.9</w:delText>
              </w:r>
            </w:del>
          </w:p>
        </w:tc>
      </w:tr>
      <w:tr w:rsidR="00F76B46" w:rsidRPr="00B67ADD" w:rsidDel="0075507F" w14:paraId="4171DEF9" w14:textId="787421BC" w:rsidTr="007717FC">
        <w:trPr>
          <w:trHeight w:val="283"/>
          <w:jc w:val="center"/>
          <w:del w:id="1346" w:author="Кристина" w:date="2025-03-26T15:44:00Z"/>
        </w:trPr>
        <w:tc>
          <w:tcPr>
            <w:tcW w:w="1263" w:type="dxa"/>
            <w:vAlign w:val="center"/>
          </w:tcPr>
          <w:p w14:paraId="00AC1134" w14:textId="1CC1A001" w:rsidR="00F76B46" w:rsidRPr="00B67ADD" w:rsidDel="0075507F" w:rsidRDefault="00F76B46" w:rsidP="007717FC">
            <w:pPr>
              <w:jc w:val="center"/>
              <w:rPr>
                <w:del w:id="1347" w:author="Кристина" w:date="2025-03-26T15:44:00Z"/>
                <w:rFonts w:ascii="Times New Roman" w:eastAsia="Calibri" w:hAnsi="Times New Roman" w:cs="Times New Roman"/>
                <w:sz w:val="24"/>
                <w:szCs w:val="24"/>
                <w:lang w:val="en-US"/>
              </w:rPr>
            </w:pPr>
            <w:del w:id="1348" w:author="Кристина" w:date="2025-03-26T15:44:00Z">
              <w:r w:rsidRPr="00B67ADD" w:rsidDel="0075507F">
                <w:rPr>
                  <w:rFonts w:ascii="Times New Roman" w:eastAsia="Calibri" w:hAnsi="Times New Roman" w:cs="Times New Roman"/>
                  <w:sz w:val="24"/>
                  <w:szCs w:val="24"/>
                  <w:lang w:val="en-US"/>
                </w:rPr>
                <w:delText>Mean tree height (m)</w:delText>
              </w:r>
            </w:del>
          </w:p>
        </w:tc>
        <w:tc>
          <w:tcPr>
            <w:tcW w:w="1263" w:type="dxa"/>
            <w:vAlign w:val="center"/>
          </w:tcPr>
          <w:p w14:paraId="641CACDD" w14:textId="4B241A95" w:rsidR="00F76B46" w:rsidRPr="00B67ADD" w:rsidDel="0075507F" w:rsidRDefault="00F76B46" w:rsidP="007717FC">
            <w:pPr>
              <w:jc w:val="center"/>
              <w:rPr>
                <w:del w:id="1349" w:author="Кристина" w:date="2025-03-26T15:44:00Z"/>
                <w:rFonts w:ascii="Times New Roman" w:eastAsia="Calibri" w:hAnsi="Times New Roman" w:cs="Times New Roman"/>
                <w:sz w:val="24"/>
                <w:szCs w:val="24"/>
                <w:lang w:val="en-US"/>
              </w:rPr>
            </w:pPr>
          </w:p>
        </w:tc>
        <w:tc>
          <w:tcPr>
            <w:tcW w:w="1264" w:type="dxa"/>
            <w:vAlign w:val="center"/>
          </w:tcPr>
          <w:p w14:paraId="3B20843C" w14:textId="431CA643" w:rsidR="00F76B46" w:rsidRPr="00B67ADD" w:rsidDel="0075507F" w:rsidRDefault="00F76B46" w:rsidP="007717FC">
            <w:pPr>
              <w:jc w:val="center"/>
              <w:rPr>
                <w:del w:id="1350" w:author="Кристина" w:date="2025-03-26T15:44:00Z"/>
                <w:rFonts w:ascii="Times New Roman" w:eastAsia="Calibri" w:hAnsi="Times New Roman" w:cs="Times New Roman"/>
                <w:sz w:val="24"/>
                <w:szCs w:val="24"/>
                <w:lang w:val="en-US"/>
              </w:rPr>
            </w:pPr>
            <w:del w:id="1351" w:author="Кристина" w:date="2025-03-26T15:44:00Z">
              <w:r w:rsidRPr="00B67ADD" w:rsidDel="0075507F">
                <w:rPr>
                  <w:rFonts w:ascii="Times New Roman" w:eastAsia="Calibri" w:hAnsi="Times New Roman" w:cs="Times New Roman"/>
                  <w:sz w:val="24"/>
                  <w:szCs w:val="24"/>
                </w:rPr>
                <w:delText>14.5</w:delText>
              </w:r>
            </w:del>
          </w:p>
        </w:tc>
        <w:tc>
          <w:tcPr>
            <w:tcW w:w="1263" w:type="dxa"/>
            <w:vAlign w:val="center"/>
          </w:tcPr>
          <w:p w14:paraId="697DD0F4" w14:textId="3D2333E7" w:rsidR="00F76B46" w:rsidRPr="00B67ADD" w:rsidDel="0075507F" w:rsidRDefault="00F76B46" w:rsidP="007717FC">
            <w:pPr>
              <w:jc w:val="center"/>
              <w:rPr>
                <w:del w:id="1352" w:author="Кристина" w:date="2025-03-26T15:44:00Z"/>
                <w:rFonts w:ascii="Times New Roman" w:eastAsia="Calibri" w:hAnsi="Times New Roman" w:cs="Times New Roman"/>
                <w:sz w:val="24"/>
                <w:szCs w:val="24"/>
                <w:lang w:val="en-US"/>
              </w:rPr>
            </w:pPr>
            <w:del w:id="1353" w:author="Кристина" w:date="2025-03-26T15:44:00Z">
              <w:r w:rsidRPr="00B67ADD" w:rsidDel="0075507F">
                <w:rPr>
                  <w:rFonts w:ascii="Times New Roman" w:eastAsia="Calibri" w:hAnsi="Times New Roman" w:cs="Times New Roman"/>
                  <w:sz w:val="24"/>
                  <w:szCs w:val="24"/>
                  <w:lang w:val="en-US"/>
                </w:rPr>
                <w:delText>9</w:delText>
              </w:r>
            </w:del>
          </w:p>
        </w:tc>
        <w:tc>
          <w:tcPr>
            <w:tcW w:w="1264" w:type="dxa"/>
            <w:vAlign w:val="center"/>
          </w:tcPr>
          <w:p w14:paraId="1AC614B5" w14:textId="0A8AFD69" w:rsidR="00F76B46" w:rsidRPr="00B67ADD" w:rsidDel="0075507F" w:rsidRDefault="00F76B46" w:rsidP="007717FC">
            <w:pPr>
              <w:jc w:val="center"/>
              <w:rPr>
                <w:del w:id="1354" w:author="Кристина" w:date="2025-03-26T15:44:00Z"/>
                <w:rFonts w:ascii="Times New Roman" w:eastAsia="Calibri" w:hAnsi="Times New Roman" w:cs="Times New Roman"/>
                <w:sz w:val="24"/>
                <w:szCs w:val="24"/>
              </w:rPr>
            </w:pPr>
            <w:del w:id="1355" w:author="Кристина" w:date="2025-03-26T15:44:00Z">
              <w:r w:rsidRPr="00B67ADD" w:rsidDel="0075507F">
                <w:rPr>
                  <w:rFonts w:ascii="Times New Roman" w:eastAsia="Calibri" w:hAnsi="Times New Roman" w:cs="Times New Roman"/>
                  <w:sz w:val="24"/>
                  <w:szCs w:val="24"/>
                  <w:lang w:val="en-US"/>
                </w:rPr>
                <w:delText>11.7</w:delText>
              </w:r>
            </w:del>
          </w:p>
        </w:tc>
        <w:tc>
          <w:tcPr>
            <w:tcW w:w="1263" w:type="dxa"/>
            <w:vAlign w:val="center"/>
          </w:tcPr>
          <w:p w14:paraId="3C152518" w14:textId="11286C7B" w:rsidR="00F76B46" w:rsidRPr="00B67ADD" w:rsidDel="0075507F" w:rsidRDefault="00F76B46" w:rsidP="007717FC">
            <w:pPr>
              <w:jc w:val="center"/>
              <w:rPr>
                <w:del w:id="1356" w:author="Кристина" w:date="2025-03-26T15:44:00Z"/>
                <w:rFonts w:ascii="Times New Roman" w:eastAsia="Calibri" w:hAnsi="Times New Roman" w:cs="Times New Roman"/>
                <w:sz w:val="24"/>
                <w:szCs w:val="24"/>
                <w:lang w:val="en-US"/>
              </w:rPr>
            </w:pPr>
            <w:del w:id="1357" w:author="Кристина" w:date="2025-03-26T15:44:00Z">
              <w:r w:rsidRPr="00B67ADD" w:rsidDel="0075507F">
                <w:rPr>
                  <w:rFonts w:ascii="Times New Roman" w:eastAsia="Calibri" w:hAnsi="Times New Roman" w:cs="Times New Roman"/>
                  <w:sz w:val="24"/>
                  <w:szCs w:val="24"/>
                </w:rPr>
                <w:delText>5.4</w:delText>
              </w:r>
            </w:del>
          </w:p>
        </w:tc>
        <w:tc>
          <w:tcPr>
            <w:tcW w:w="1264" w:type="dxa"/>
            <w:vAlign w:val="center"/>
          </w:tcPr>
          <w:p w14:paraId="123CCC2F" w14:textId="56D65B29" w:rsidR="00F76B46" w:rsidRPr="00B67ADD" w:rsidDel="0075507F" w:rsidRDefault="00F76B46" w:rsidP="007717FC">
            <w:pPr>
              <w:jc w:val="center"/>
              <w:rPr>
                <w:del w:id="1358" w:author="Кристина" w:date="2025-03-26T15:44:00Z"/>
                <w:rFonts w:ascii="Times New Roman" w:eastAsia="Calibri" w:hAnsi="Times New Roman" w:cs="Times New Roman"/>
                <w:sz w:val="24"/>
                <w:szCs w:val="24"/>
                <w:lang w:val="en-US"/>
              </w:rPr>
            </w:pPr>
            <w:del w:id="1359" w:author="Кристина" w:date="2025-03-26T15:44:00Z">
              <w:r w:rsidRPr="00B67ADD" w:rsidDel="0075507F">
                <w:rPr>
                  <w:rFonts w:ascii="Times New Roman" w:eastAsia="Calibri" w:hAnsi="Times New Roman" w:cs="Times New Roman"/>
                  <w:sz w:val="24"/>
                  <w:szCs w:val="24"/>
                </w:rPr>
                <w:delText>9.12</w:delText>
              </w:r>
            </w:del>
          </w:p>
        </w:tc>
      </w:tr>
      <w:tr w:rsidR="00F76B46" w:rsidRPr="00B67ADD" w:rsidDel="0075507F" w14:paraId="0CBC3C56" w14:textId="0C3EC40A" w:rsidTr="007717FC">
        <w:trPr>
          <w:trHeight w:val="283"/>
          <w:jc w:val="center"/>
          <w:del w:id="1360" w:author="Кристина" w:date="2025-03-26T15:44:00Z"/>
        </w:trPr>
        <w:tc>
          <w:tcPr>
            <w:tcW w:w="1263" w:type="dxa"/>
            <w:vAlign w:val="center"/>
          </w:tcPr>
          <w:p w14:paraId="4883BD44" w14:textId="1A3F3471" w:rsidR="00F76B46" w:rsidRPr="00B67ADD" w:rsidDel="0075507F" w:rsidRDefault="00F76B46" w:rsidP="007717FC">
            <w:pPr>
              <w:jc w:val="center"/>
              <w:rPr>
                <w:del w:id="1361" w:author="Кристина" w:date="2025-03-26T15:44:00Z"/>
                <w:rFonts w:ascii="Times New Roman" w:eastAsia="Calibri" w:hAnsi="Times New Roman" w:cs="Times New Roman"/>
                <w:sz w:val="24"/>
                <w:szCs w:val="24"/>
                <w:lang w:val="en-US"/>
              </w:rPr>
            </w:pPr>
            <w:del w:id="1362" w:author="Кристина" w:date="2025-03-26T15:44:00Z">
              <w:r w:rsidRPr="00B67ADD" w:rsidDel="0075507F">
                <w:rPr>
                  <w:rFonts w:ascii="Times New Roman" w:eastAsia="Calibri" w:hAnsi="Times New Roman" w:cs="Times New Roman"/>
                  <w:sz w:val="24"/>
                  <w:szCs w:val="24"/>
                  <w:lang w:val="en-US"/>
                </w:rPr>
                <w:delText>Average tree ring width (mm)</w:delText>
              </w:r>
            </w:del>
          </w:p>
        </w:tc>
        <w:tc>
          <w:tcPr>
            <w:tcW w:w="1263" w:type="dxa"/>
            <w:vAlign w:val="center"/>
          </w:tcPr>
          <w:p w14:paraId="0100A622" w14:textId="05CB925E" w:rsidR="00F76B46" w:rsidRPr="00B67ADD" w:rsidDel="0075507F" w:rsidRDefault="00F76B46" w:rsidP="007717FC">
            <w:pPr>
              <w:jc w:val="center"/>
              <w:rPr>
                <w:del w:id="1363" w:author="Кристина" w:date="2025-03-26T15:44:00Z"/>
                <w:rFonts w:ascii="Times New Roman" w:eastAsia="Calibri" w:hAnsi="Times New Roman" w:cs="Times New Roman"/>
                <w:sz w:val="24"/>
                <w:szCs w:val="24"/>
                <w:lang w:val="en-US"/>
              </w:rPr>
            </w:pPr>
            <w:del w:id="1364" w:author="Кристина" w:date="2025-03-26T15:44:00Z">
              <w:r w:rsidRPr="00B67ADD" w:rsidDel="0075507F">
                <w:rPr>
                  <w:rFonts w:ascii="Times New Roman" w:eastAsia="Calibri" w:hAnsi="Times New Roman" w:cs="Times New Roman"/>
                  <w:sz w:val="24"/>
                  <w:szCs w:val="24"/>
                  <w:lang w:val="en-US"/>
                </w:rPr>
                <w:delText>0,98+0,12</w:delText>
              </w:r>
            </w:del>
          </w:p>
        </w:tc>
        <w:tc>
          <w:tcPr>
            <w:tcW w:w="1264" w:type="dxa"/>
            <w:vAlign w:val="center"/>
          </w:tcPr>
          <w:p w14:paraId="10F22452" w14:textId="6DBAE647" w:rsidR="00F76B46" w:rsidRPr="00B67ADD" w:rsidDel="0075507F" w:rsidRDefault="00F76B46" w:rsidP="007717FC">
            <w:pPr>
              <w:jc w:val="center"/>
              <w:rPr>
                <w:del w:id="1365" w:author="Кристина" w:date="2025-03-26T15:44:00Z"/>
                <w:rFonts w:ascii="Times New Roman" w:eastAsia="Calibri" w:hAnsi="Times New Roman" w:cs="Times New Roman"/>
                <w:sz w:val="24"/>
                <w:szCs w:val="24"/>
                <w:lang w:val="en-US"/>
              </w:rPr>
            </w:pPr>
            <w:del w:id="1366" w:author="Кристина" w:date="2025-03-26T15:44:00Z">
              <w:r w:rsidRPr="00B67ADD" w:rsidDel="0075507F">
                <w:rPr>
                  <w:rFonts w:ascii="Times New Roman" w:eastAsia="Calibri" w:hAnsi="Times New Roman" w:cs="Times New Roman"/>
                  <w:sz w:val="24"/>
                  <w:szCs w:val="24"/>
                </w:rPr>
                <w:delText>0,</w:delText>
              </w:r>
              <w:r w:rsidRPr="00B67ADD" w:rsidDel="0075507F">
                <w:rPr>
                  <w:rFonts w:ascii="Times New Roman" w:eastAsia="Calibri" w:hAnsi="Times New Roman" w:cs="Times New Roman"/>
                  <w:sz w:val="24"/>
                  <w:szCs w:val="24"/>
                  <w:lang w:val="en-US"/>
                </w:rPr>
                <w:delText>98+0,14</w:delText>
              </w:r>
            </w:del>
          </w:p>
        </w:tc>
        <w:tc>
          <w:tcPr>
            <w:tcW w:w="1263" w:type="dxa"/>
            <w:vAlign w:val="center"/>
          </w:tcPr>
          <w:p w14:paraId="34681996" w14:textId="36213298" w:rsidR="00F76B46" w:rsidRPr="00B67ADD" w:rsidDel="0075507F" w:rsidRDefault="00F76B46" w:rsidP="007717FC">
            <w:pPr>
              <w:jc w:val="center"/>
              <w:rPr>
                <w:del w:id="1367" w:author="Кристина" w:date="2025-03-26T15:44:00Z"/>
                <w:rFonts w:ascii="Times New Roman" w:eastAsia="Calibri" w:hAnsi="Times New Roman" w:cs="Times New Roman"/>
                <w:sz w:val="24"/>
                <w:szCs w:val="24"/>
                <w:lang w:val="en-US"/>
              </w:rPr>
            </w:pPr>
            <w:del w:id="1368" w:author="Кристина" w:date="2025-03-26T15:44:00Z">
              <w:r w:rsidRPr="00B67ADD" w:rsidDel="0075507F">
                <w:rPr>
                  <w:rFonts w:ascii="Times New Roman" w:eastAsia="Calibri" w:hAnsi="Times New Roman" w:cs="Times New Roman"/>
                  <w:sz w:val="24"/>
                  <w:szCs w:val="24"/>
                  <w:lang w:val="en-US"/>
                </w:rPr>
                <w:delText>0,95+0,3</w:delText>
              </w:r>
            </w:del>
          </w:p>
        </w:tc>
        <w:tc>
          <w:tcPr>
            <w:tcW w:w="1264" w:type="dxa"/>
            <w:vAlign w:val="center"/>
          </w:tcPr>
          <w:p w14:paraId="18AA4C86" w14:textId="329ED45A" w:rsidR="00F76B46" w:rsidRPr="00B67ADD" w:rsidDel="0075507F" w:rsidRDefault="00F76B46" w:rsidP="007717FC">
            <w:pPr>
              <w:jc w:val="center"/>
              <w:rPr>
                <w:del w:id="1369" w:author="Кристина" w:date="2025-03-26T15:44:00Z"/>
                <w:rFonts w:ascii="Times New Roman" w:eastAsia="Calibri" w:hAnsi="Times New Roman" w:cs="Times New Roman"/>
                <w:sz w:val="24"/>
                <w:szCs w:val="24"/>
              </w:rPr>
            </w:pPr>
            <w:del w:id="1370" w:author="Кристина" w:date="2025-03-26T15:44:00Z">
              <w:r w:rsidRPr="00B67ADD" w:rsidDel="0075507F">
                <w:rPr>
                  <w:rFonts w:ascii="Times New Roman" w:eastAsia="Calibri" w:hAnsi="Times New Roman" w:cs="Times New Roman"/>
                  <w:sz w:val="24"/>
                  <w:szCs w:val="24"/>
                  <w:lang w:val="en-US"/>
                </w:rPr>
                <w:delText>0,95+0,29</w:delText>
              </w:r>
            </w:del>
          </w:p>
        </w:tc>
        <w:tc>
          <w:tcPr>
            <w:tcW w:w="1263" w:type="dxa"/>
            <w:vAlign w:val="center"/>
          </w:tcPr>
          <w:p w14:paraId="58467546" w14:textId="12454016" w:rsidR="00F76B46" w:rsidRPr="00B67ADD" w:rsidDel="0075507F" w:rsidRDefault="00F76B46" w:rsidP="007717FC">
            <w:pPr>
              <w:jc w:val="center"/>
              <w:rPr>
                <w:del w:id="1371" w:author="Кристина" w:date="2025-03-26T15:44:00Z"/>
                <w:rFonts w:ascii="Times New Roman" w:eastAsia="Calibri" w:hAnsi="Times New Roman" w:cs="Times New Roman"/>
                <w:sz w:val="24"/>
                <w:szCs w:val="24"/>
                <w:lang w:val="en-US"/>
              </w:rPr>
            </w:pPr>
            <w:del w:id="1372" w:author="Кристина" w:date="2025-03-26T15:44:00Z">
              <w:r w:rsidRPr="00B67ADD" w:rsidDel="0075507F">
                <w:rPr>
                  <w:rFonts w:ascii="Times New Roman" w:eastAsia="Calibri" w:hAnsi="Times New Roman" w:cs="Times New Roman"/>
                  <w:sz w:val="24"/>
                  <w:szCs w:val="24"/>
                </w:rPr>
                <w:delText>0,</w:delText>
              </w:r>
              <w:r w:rsidRPr="00B67ADD" w:rsidDel="0075507F">
                <w:rPr>
                  <w:rFonts w:ascii="Times New Roman" w:eastAsia="Calibri" w:hAnsi="Times New Roman" w:cs="Times New Roman"/>
                  <w:sz w:val="24"/>
                  <w:szCs w:val="24"/>
                  <w:lang w:val="en-US"/>
                </w:rPr>
                <w:delText>98+0,29</w:delText>
              </w:r>
            </w:del>
          </w:p>
        </w:tc>
        <w:tc>
          <w:tcPr>
            <w:tcW w:w="1264" w:type="dxa"/>
            <w:vAlign w:val="center"/>
          </w:tcPr>
          <w:p w14:paraId="220DF6A7" w14:textId="05B85919" w:rsidR="00F76B46" w:rsidRPr="00B67ADD" w:rsidDel="0075507F" w:rsidRDefault="00F76B46" w:rsidP="007717FC">
            <w:pPr>
              <w:jc w:val="center"/>
              <w:rPr>
                <w:del w:id="1373" w:author="Кристина" w:date="2025-03-26T15:44:00Z"/>
                <w:rFonts w:ascii="Times New Roman" w:eastAsia="Calibri" w:hAnsi="Times New Roman" w:cs="Times New Roman"/>
                <w:sz w:val="24"/>
                <w:szCs w:val="24"/>
                <w:lang w:val="en-US"/>
              </w:rPr>
            </w:pPr>
            <w:del w:id="1374" w:author="Кристина" w:date="2025-03-26T15:44:00Z">
              <w:r w:rsidRPr="00B67ADD" w:rsidDel="0075507F">
                <w:rPr>
                  <w:rFonts w:ascii="Times New Roman" w:eastAsia="Calibri" w:hAnsi="Times New Roman" w:cs="Times New Roman"/>
                  <w:sz w:val="24"/>
                  <w:szCs w:val="24"/>
                  <w:lang w:val="en-US"/>
                </w:rPr>
                <w:delText>0,98+0,11</w:delText>
              </w:r>
            </w:del>
          </w:p>
        </w:tc>
      </w:tr>
      <w:tr w:rsidR="00F76B46" w:rsidRPr="00B67ADD" w:rsidDel="0075507F" w14:paraId="0278936B" w14:textId="52957C9A" w:rsidTr="007717FC">
        <w:trPr>
          <w:trHeight w:val="283"/>
          <w:jc w:val="center"/>
          <w:del w:id="1375" w:author="Кристина" w:date="2025-03-26T15:44:00Z"/>
        </w:trPr>
        <w:tc>
          <w:tcPr>
            <w:tcW w:w="1263" w:type="dxa"/>
            <w:vAlign w:val="center"/>
          </w:tcPr>
          <w:p w14:paraId="2C6376A6" w14:textId="5EF370B3" w:rsidR="00F76B46" w:rsidRPr="00B67ADD" w:rsidDel="0075507F" w:rsidRDefault="00F76B46" w:rsidP="007717FC">
            <w:pPr>
              <w:jc w:val="center"/>
              <w:rPr>
                <w:del w:id="1376" w:author="Кристина" w:date="2025-03-26T15:44:00Z"/>
                <w:rFonts w:ascii="Times New Roman" w:eastAsia="Calibri" w:hAnsi="Times New Roman" w:cs="Times New Roman"/>
                <w:sz w:val="24"/>
                <w:szCs w:val="24"/>
                <w:lang w:val="en-US"/>
              </w:rPr>
            </w:pPr>
            <w:del w:id="1377" w:author="Кристина" w:date="2025-03-26T15:44:00Z">
              <w:r w:rsidRPr="00B67ADD" w:rsidDel="0075507F">
                <w:rPr>
                  <w:rFonts w:ascii="Times New Roman" w:eastAsia="Calibri" w:hAnsi="Times New Roman" w:cs="Times New Roman"/>
                  <w:sz w:val="24"/>
                  <w:szCs w:val="24"/>
                </w:rPr>
                <w:delText>ms</w:delText>
              </w:r>
              <w:r w:rsidRPr="00B67ADD" w:rsidDel="0075507F">
                <w:rPr>
                  <w:rFonts w:ascii="Times New Roman" w:eastAsia="Calibri" w:hAnsi="Times New Roman" w:cs="Times New Roman"/>
                  <w:sz w:val="24"/>
                  <w:szCs w:val="24"/>
                  <w:vertAlign w:val="subscript"/>
                </w:rPr>
                <w:delText>x</w:delText>
              </w:r>
            </w:del>
          </w:p>
        </w:tc>
        <w:tc>
          <w:tcPr>
            <w:tcW w:w="1263" w:type="dxa"/>
            <w:vAlign w:val="center"/>
          </w:tcPr>
          <w:p w14:paraId="7ECB9C1D" w14:textId="3C375E4A" w:rsidR="00F76B46" w:rsidRPr="00B67ADD" w:rsidDel="0075507F" w:rsidRDefault="00F76B46" w:rsidP="007717FC">
            <w:pPr>
              <w:jc w:val="center"/>
              <w:rPr>
                <w:del w:id="1378" w:author="Кристина" w:date="2025-03-26T15:44:00Z"/>
                <w:rFonts w:ascii="Times New Roman" w:eastAsia="Calibri" w:hAnsi="Times New Roman" w:cs="Times New Roman"/>
                <w:sz w:val="24"/>
                <w:szCs w:val="24"/>
                <w:lang w:val="en-US"/>
              </w:rPr>
            </w:pPr>
            <w:del w:id="1379" w:author="Кристина" w:date="2025-03-26T15:44:00Z">
              <w:r w:rsidRPr="00B67ADD" w:rsidDel="0075507F">
                <w:rPr>
                  <w:rFonts w:ascii="Times New Roman" w:eastAsia="Calibri" w:hAnsi="Times New Roman" w:cs="Times New Roman"/>
                  <w:sz w:val="24"/>
                  <w:szCs w:val="24"/>
                  <w:lang w:val="en-US"/>
                </w:rPr>
                <w:delText>0.25</w:delText>
              </w:r>
            </w:del>
          </w:p>
        </w:tc>
        <w:tc>
          <w:tcPr>
            <w:tcW w:w="1264" w:type="dxa"/>
            <w:vAlign w:val="center"/>
          </w:tcPr>
          <w:p w14:paraId="6430EE42" w14:textId="33291FDD" w:rsidR="00F76B46" w:rsidRPr="00B67ADD" w:rsidDel="0075507F" w:rsidRDefault="00F76B46" w:rsidP="007717FC">
            <w:pPr>
              <w:jc w:val="center"/>
              <w:rPr>
                <w:del w:id="1380" w:author="Кристина" w:date="2025-03-26T15:44:00Z"/>
                <w:rFonts w:ascii="Times New Roman" w:eastAsia="Calibri" w:hAnsi="Times New Roman" w:cs="Times New Roman"/>
                <w:sz w:val="24"/>
                <w:szCs w:val="24"/>
                <w:lang w:val="en-US"/>
              </w:rPr>
            </w:pPr>
            <w:del w:id="1381" w:author="Кристина" w:date="2025-03-26T15:44:00Z">
              <w:r w:rsidRPr="00B67ADD" w:rsidDel="0075507F">
                <w:rPr>
                  <w:rFonts w:ascii="Times New Roman" w:eastAsia="Calibri" w:hAnsi="Times New Roman" w:cs="Times New Roman"/>
                  <w:sz w:val="24"/>
                  <w:szCs w:val="24"/>
                  <w:lang w:val="en-US"/>
                </w:rPr>
                <w:delText>0.25</w:delText>
              </w:r>
            </w:del>
          </w:p>
        </w:tc>
        <w:tc>
          <w:tcPr>
            <w:tcW w:w="1263" w:type="dxa"/>
            <w:vAlign w:val="center"/>
          </w:tcPr>
          <w:p w14:paraId="44313F34" w14:textId="4BB8391A" w:rsidR="00F76B46" w:rsidRPr="00B67ADD" w:rsidDel="0075507F" w:rsidRDefault="00F76B46" w:rsidP="007717FC">
            <w:pPr>
              <w:jc w:val="center"/>
              <w:rPr>
                <w:del w:id="1382" w:author="Кристина" w:date="2025-03-26T15:44:00Z"/>
                <w:rFonts w:ascii="Times New Roman" w:eastAsia="Calibri" w:hAnsi="Times New Roman" w:cs="Times New Roman"/>
                <w:sz w:val="24"/>
                <w:szCs w:val="24"/>
                <w:lang w:val="en-US"/>
              </w:rPr>
            </w:pPr>
            <w:del w:id="1383" w:author="Кристина" w:date="2025-03-26T15:44:00Z">
              <w:r w:rsidRPr="00B67ADD" w:rsidDel="0075507F">
                <w:rPr>
                  <w:rFonts w:ascii="Times New Roman" w:eastAsia="Calibri" w:hAnsi="Times New Roman" w:cs="Times New Roman"/>
                  <w:sz w:val="24"/>
                  <w:szCs w:val="24"/>
                  <w:lang w:val="en-US"/>
                </w:rPr>
                <w:delText>0.40</w:delText>
              </w:r>
            </w:del>
          </w:p>
        </w:tc>
        <w:tc>
          <w:tcPr>
            <w:tcW w:w="1264" w:type="dxa"/>
            <w:vAlign w:val="center"/>
          </w:tcPr>
          <w:p w14:paraId="305296F1" w14:textId="75736FC9" w:rsidR="00F76B46" w:rsidRPr="00B67ADD" w:rsidDel="0075507F" w:rsidRDefault="00F76B46" w:rsidP="007717FC">
            <w:pPr>
              <w:jc w:val="center"/>
              <w:rPr>
                <w:del w:id="1384" w:author="Кристина" w:date="2025-03-26T15:44:00Z"/>
                <w:rFonts w:ascii="Times New Roman" w:eastAsia="Calibri" w:hAnsi="Times New Roman" w:cs="Times New Roman"/>
                <w:sz w:val="24"/>
                <w:szCs w:val="24"/>
              </w:rPr>
            </w:pPr>
            <w:del w:id="1385" w:author="Кристина" w:date="2025-03-26T15:44:00Z">
              <w:r w:rsidRPr="00B67ADD" w:rsidDel="0075507F">
                <w:rPr>
                  <w:rFonts w:ascii="Times New Roman" w:eastAsia="Calibri" w:hAnsi="Times New Roman" w:cs="Times New Roman"/>
                  <w:sz w:val="24"/>
                  <w:szCs w:val="24"/>
                </w:rPr>
                <w:delText>0.55</w:delText>
              </w:r>
            </w:del>
          </w:p>
        </w:tc>
        <w:tc>
          <w:tcPr>
            <w:tcW w:w="1263" w:type="dxa"/>
            <w:vAlign w:val="center"/>
          </w:tcPr>
          <w:p w14:paraId="6B75685A" w14:textId="68946DF3" w:rsidR="00F76B46" w:rsidRPr="00B67ADD" w:rsidDel="0075507F" w:rsidRDefault="00F76B46" w:rsidP="007717FC">
            <w:pPr>
              <w:jc w:val="center"/>
              <w:rPr>
                <w:del w:id="1386" w:author="Кристина" w:date="2025-03-26T15:44:00Z"/>
                <w:rFonts w:ascii="Times New Roman" w:eastAsia="Calibri" w:hAnsi="Times New Roman" w:cs="Times New Roman"/>
                <w:sz w:val="24"/>
                <w:szCs w:val="24"/>
              </w:rPr>
            </w:pPr>
            <w:del w:id="1387" w:author="Кристина" w:date="2025-03-26T15:44:00Z">
              <w:r w:rsidRPr="00B67ADD" w:rsidDel="0075507F">
                <w:rPr>
                  <w:rFonts w:ascii="Times New Roman" w:eastAsia="Calibri" w:hAnsi="Times New Roman" w:cs="Times New Roman"/>
                  <w:sz w:val="24"/>
                  <w:szCs w:val="24"/>
                </w:rPr>
                <w:delText>0.44</w:delText>
              </w:r>
            </w:del>
          </w:p>
        </w:tc>
        <w:tc>
          <w:tcPr>
            <w:tcW w:w="1264" w:type="dxa"/>
            <w:vAlign w:val="center"/>
          </w:tcPr>
          <w:p w14:paraId="12312581" w14:textId="214AEDE7" w:rsidR="00F76B46" w:rsidRPr="00B67ADD" w:rsidDel="0075507F" w:rsidRDefault="00F76B46" w:rsidP="007717FC">
            <w:pPr>
              <w:jc w:val="center"/>
              <w:rPr>
                <w:del w:id="1388" w:author="Кристина" w:date="2025-03-26T15:44:00Z"/>
                <w:rFonts w:ascii="Times New Roman" w:eastAsia="Calibri" w:hAnsi="Times New Roman" w:cs="Times New Roman"/>
                <w:sz w:val="24"/>
                <w:szCs w:val="24"/>
                <w:lang w:val="en-US"/>
              </w:rPr>
            </w:pPr>
            <w:del w:id="1389" w:author="Кристина" w:date="2025-03-26T15:44:00Z">
              <w:r w:rsidRPr="00B67ADD" w:rsidDel="0075507F">
                <w:rPr>
                  <w:rFonts w:ascii="Times New Roman" w:eastAsia="Calibri" w:hAnsi="Times New Roman" w:cs="Times New Roman"/>
                  <w:sz w:val="24"/>
                  <w:szCs w:val="24"/>
                  <w:lang w:val="en-US"/>
                </w:rPr>
                <w:delText>0.44</w:delText>
              </w:r>
            </w:del>
          </w:p>
        </w:tc>
      </w:tr>
      <w:tr w:rsidR="00F76B46" w:rsidRPr="00B67ADD" w:rsidDel="0075507F" w14:paraId="4B5A1A23" w14:textId="365970B5" w:rsidTr="007717FC">
        <w:trPr>
          <w:trHeight w:val="283"/>
          <w:jc w:val="center"/>
          <w:del w:id="1390" w:author="Кристина" w:date="2025-03-26T15:44:00Z"/>
        </w:trPr>
        <w:tc>
          <w:tcPr>
            <w:tcW w:w="1263" w:type="dxa"/>
            <w:vAlign w:val="center"/>
          </w:tcPr>
          <w:p w14:paraId="66BC2345" w14:textId="4BD9F6F0" w:rsidR="00F76B46" w:rsidRPr="00B67ADD" w:rsidDel="0075507F" w:rsidRDefault="00F76B46" w:rsidP="007717FC">
            <w:pPr>
              <w:jc w:val="center"/>
              <w:rPr>
                <w:del w:id="1391" w:author="Кристина" w:date="2025-03-26T15:44:00Z"/>
                <w:rFonts w:ascii="Times New Roman" w:eastAsia="Calibri" w:hAnsi="Times New Roman" w:cs="Times New Roman"/>
                <w:sz w:val="24"/>
                <w:szCs w:val="24"/>
                <w:lang w:val="en-US"/>
              </w:rPr>
            </w:pPr>
            <w:del w:id="1392" w:author="Кристина" w:date="2025-03-26T15:44:00Z">
              <w:r w:rsidRPr="00B67ADD" w:rsidDel="0075507F">
                <w:rPr>
                  <w:rFonts w:ascii="Times New Roman" w:eastAsia="Calibri" w:hAnsi="Times New Roman" w:cs="Times New Roman"/>
                  <w:sz w:val="24"/>
                  <w:szCs w:val="24"/>
                  <w:lang w:val="en-US"/>
                </w:rPr>
                <w:delText>EPS</w:delText>
              </w:r>
            </w:del>
          </w:p>
        </w:tc>
        <w:tc>
          <w:tcPr>
            <w:tcW w:w="1263" w:type="dxa"/>
            <w:vAlign w:val="center"/>
          </w:tcPr>
          <w:p w14:paraId="5AA1FF22" w14:textId="03E32A9C" w:rsidR="00F76B46" w:rsidRPr="00B67ADD" w:rsidDel="0075507F" w:rsidRDefault="00F76B46" w:rsidP="007717FC">
            <w:pPr>
              <w:jc w:val="center"/>
              <w:rPr>
                <w:del w:id="1393" w:author="Кристина" w:date="2025-03-26T15:44:00Z"/>
                <w:rFonts w:ascii="Times New Roman" w:eastAsia="Calibri" w:hAnsi="Times New Roman" w:cs="Times New Roman"/>
                <w:sz w:val="24"/>
                <w:szCs w:val="24"/>
                <w:lang w:val="en-US"/>
              </w:rPr>
            </w:pPr>
            <w:del w:id="1394" w:author="Кристина" w:date="2025-03-26T15:44:00Z">
              <w:r w:rsidRPr="00B67ADD" w:rsidDel="0075507F">
                <w:rPr>
                  <w:rFonts w:ascii="Times New Roman" w:eastAsia="Calibri" w:hAnsi="Times New Roman" w:cs="Times New Roman"/>
                  <w:sz w:val="24"/>
                  <w:szCs w:val="24"/>
                </w:rPr>
                <w:delText>0.</w:delText>
              </w:r>
              <w:r w:rsidRPr="00B67ADD" w:rsidDel="0075507F">
                <w:rPr>
                  <w:rFonts w:ascii="Times New Roman" w:eastAsia="Calibri" w:hAnsi="Times New Roman" w:cs="Times New Roman"/>
                  <w:sz w:val="24"/>
                  <w:szCs w:val="24"/>
                  <w:lang w:val="en-US"/>
                </w:rPr>
                <w:delText>65</w:delText>
              </w:r>
            </w:del>
          </w:p>
        </w:tc>
        <w:tc>
          <w:tcPr>
            <w:tcW w:w="1264" w:type="dxa"/>
            <w:vAlign w:val="center"/>
          </w:tcPr>
          <w:p w14:paraId="13C5AFDE" w14:textId="3CE658D8" w:rsidR="00F76B46" w:rsidRPr="00B67ADD" w:rsidDel="0075507F" w:rsidRDefault="00F76B46" w:rsidP="007717FC">
            <w:pPr>
              <w:jc w:val="center"/>
              <w:rPr>
                <w:del w:id="1395" w:author="Кристина" w:date="2025-03-26T15:44:00Z"/>
                <w:rFonts w:ascii="Times New Roman" w:eastAsia="Calibri" w:hAnsi="Times New Roman" w:cs="Times New Roman"/>
                <w:sz w:val="24"/>
                <w:szCs w:val="24"/>
                <w:lang w:val="en-US"/>
              </w:rPr>
            </w:pPr>
            <w:del w:id="1396" w:author="Кристина" w:date="2025-03-26T15:44:00Z">
              <w:r w:rsidRPr="00B67ADD" w:rsidDel="0075507F">
                <w:rPr>
                  <w:rFonts w:ascii="Times New Roman" w:eastAsia="Calibri" w:hAnsi="Times New Roman" w:cs="Times New Roman"/>
                  <w:sz w:val="24"/>
                  <w:szCs w:val="24"/>
                </w:rPr>
                <w:delText>0.</w:delText>
              </w:r>
              <w:r w:rsidRPr="00B67ADD" w:rsidDel="0075507F">
                <w:rPr>
                  <w:rFonts w:ascii="Times New Roman" w:eastAsia="Calibri" w:hAnsi="Times New Roman" w:cs="Times New Roman"/>
                  <w:sz w:val="24"/>
                  <w:szCs w:val="24"/>
                  <w:lang w:val="en-US"/>
                </w:rPr>
                <w:delText>89</w:delText>
              </w:r>
            </w:del>
          </w:p>
        </w:tc>
        <w:tc>
          <w:tcPr>
            <w:tcW w:w="1263" w:type="dxa"/>
            <w:vAlign w:val="center"/>
          </w:tcPr>
          <w:p w14:paraId="21F89C6F" w14:textId="6BEB3CD2" w:rsidR="00F76B46" w:rsidRPr="00B67ADD" w:rsidDel="0075507F" w:rsidRDefault="00F76B46" w:rsidP="007717FC">
            <w:pPr>
              <w:jc w:val="center"/>
              <w:rPr>
                <w:del w:id="1397" w:author="Кристина" w:date="2025-03-26T15:44:00Z"/>
                <w:rFonts w:ascii="Times New Roman" w:eastAsia="Calibri" w:hAnsi="Times New Roman" w:cs="Times New Roman"/>
                <w:sz w:val="24"/>
                <w:szCs w:val="24"/>
              </w:rPr>
            </w:pPr>
            <w:del w:id="1398" w:author="Кристина" w:date="2025-03-26T15:44:00Z">
              <w:r w:rsidRPr="00B67ADD" w:rsidDel="0075507F">
                <w:rPr>
                  <w:rFonts w:ascii="Times New Roman" w:eastAsia="Calibri" w:hAnsi="Times New Roman" w:cs="Times New Roman"/>
                  <w:sz w:val="24"/>
                  <w:szCs w:val="24"/>
                </w:rPr>
                <w:delText>0.96</w:delText>
              </w:r>
            </w:del>
          </w:p>
        </w:tc>
        <w:tc>
          <w:tcPr>
            <w:tcW w:w="1264" w:type="dxa"/>
            <w:vAlign w:val="center"/>
          </w:tcPr>
          <w:p w14:paraId="59961E6C" w14:textId="3A8922C6" w:rsidR="00F76B46" w:rsidRPr="00B67ADD" w:rsidDel="0075507F" w:rsidRDefault="00F76B46" w:rsidP="007717FC">
            <w:pPr>
              <w:jc w:val="center"/>
              <w:rPr>
                <w:del w:id="1399" w:author="Кристина" w:date="2025-03-26T15:44:00Z"/>
                <w:rFonts w:ascii="Times New Roman" w:eastAsia="Calibri" w:hAnsi="Times New Roman" w:cs="Times New Roman"/>
                <w:sz w:val="24"/>
                <w:szCs w:val="24"/>
              </w:rPr>
            </w:pPr>
            <w:del w:id="1400" w:author="Кристина" w:date="2025-03-26T15:44:00Z">
              <w:r w:rsidRPr="00B67ADD" w:rsidDel="0075507F">
                <w:rPr>
                  <w:rFonts w:ascii="Times New Roman" w:eastAsia="Calibri" w:hAnsi="Times New Roman" w:cs="Times New Roman"/>
                  <w:sz w:val="24"/>
                  <w:szCs w:val="24"/>
                </w:rPr>
                <w:delText>0.96</w:delText>
              </w:r>
            </w:del>
          </w:p>
        </w:tc>
        <w:tc>
          <w:tcPr>
            <w:tcW w:w="1263" w:type="dxa"/>
            <w:vAlign w:val="center"/>
          </w:tcPr>
          <w:p w14:paraId="6F19F5BD" w14:textId="3A07E1B8" w:rsidR="00F76B46" w:rsidRPr="00B67ADD" w:rsidDel="0075507F" w:rsidRDefault="00F76B46" w:rsidP="007717FC">
            <w:pPr>
              <w:jc w:val="center"/>
              <w:rPr>
                <w:del w:id="1401" w:author="Кристина" w:date="2025-03-26T15:44:00Z"/>
                <w:rFonts w:ascii="Times New Roman" w:eastAsia="Calibri" w:hAnsi="Times New Roman" w:cs="Times New Roman"/>
                <w:sz w:val="24"/>
                <w:szCs w:val="24"/>
              </w:rPr>
            </w:pPr>
            <w:del w:id="1402" w:author="Кристина" w:date="2025-03-26T15:44:00Z">
              <w:r w:rsidRPr="00B67ADD" w:rsidDel="0075507F">
                <w:rPr>
                  <w:rFonts w:ascii="Times New Roman" w:eastAsia="Calibri" w:hAnsi="Times New Roman" w:cs="Times New Roman"/>
                  <w:sz w:val="24"/>
                  <w:szCs w:val="24"/>
                </w:rPr>
                <w:delText>0.97</w:delText>
              </w:r>
            </w:del>
          </w:p>
        </w:tc>
        <w:tc>
          <w:tcPr>
            <w:tcW w:w="1264" w:type="dxa"/>
            <w:vAlign w:val="center"/>
          </w:tcPr>
          <w:p w14:paraId="51F55210" w14:textId="5B6B16E0" w:rsidR="00F76B46" w:rsidRPr="00B67ADD" w:rsidDel="0075507F" w:rsidRDefault="00F76B46" w:rsidP="007717FC">
            <w:pPr>
              <w:jc w:val="center"/>
              <w:rPr>
                <w:del w:id="1403" w:author="Кристина" w:date="2025-03-26T15:44:00Z"/>
                <w:rFonts w:ascii="Times New Roman" w:eastAsia="Calibri" w:hAnsi="Times New Roman" w:cs="Times New Roman"/>
                <w:sz w:val="24"/>
                <w:szCs w:val="24"/>
                <w:lang w:val="en-US"/>
              </w:rPr>
            </w:pPr>
            <w:del w:id="1404" w:author="Кристина" w:date="2025-03-26T15:44:00Z">
              <w:r w:rsidRPr="00B67ADD" w:rsidDel="0075507F">
                <w:rPr>
                  <w:rFonts w:ascii="Times New Roman" w:eastAsia="Calibri" w:hAnsi="Times New Roman" w:cs="Times New Roman"/>
                  <w:sz w:val="24"/>
                  <w:szCs w:val="24"/>
                  <w:lang w:val="en-US"/>
                </w:rPr>
                <w:delText>0.96</w:delText>
              </w:r>
            </w:del>
          </w:p>
        </w:tc>
      </w:tr>
      <w:tr w:rsidR="00F76B46" w:rsidRPr="00B67ADD" w:rsidDel="0075507F" w14:paraId="4DB719D8" w14:textId="2B01EF94" w:rsidTr="007717FC">
        <w:trPr>
          <w:trHeight w:val="283"/>
          <w:jc w:val="center"/>
          <w:del w:id="1405" w:author="Кристина" w:date="2025-03-26T15:44:00Z"/>
        </w:trPr>
        <w:tc>
          <w:tcPr>
            <w:tcW w:w="1263" w:type="dxa"/>
            <w:vAlign w:val="center"/>
          </w:tcPr>
          <w:p w14:paraId="5AA980E3" w14:textId="2045A7B9" w:rsidR="00F76B46" w:rsidRPr="00B67ADD" w:rsidDel="0075507F" w:rsidRDefault="00F76B46" w:rsidP="007717FC">
            <w:pPr>
              <w:jc w:val="center"/>
              <w:rPr>
                <w:del w:id="1406" w:author="Кристина" w:date="2025-03-26T15:44:00Z"/>
                <w:rFonts w:ascii="Times New Roman" w:eastAsia="Calibri" w:hAnsi="Times New Roman" w:cs="Times New Roman"/>
                <w:sz w:val="24"/>
                <w:szCs w:val="24"/>
                <w:lang w:val="en-US"/>
              </w:rPr>
            </w:pPr>
            <w:del w:id="1407" w:author="Кристина" w:date="2025-03-26T15:44:00Z">
              <w:r w:rsidRPr="00B67ADD" w:rsidDel="0075507F">
                <w:rPr>
                  <w:rFonts w:ascii="Times New Roman" w:eastAsia="Calibri" w:hAnsi="Times New Roman" w:cs="Times New Roman"/>
                  <w:sz w:val="24"/>
                  <w:szCs w:val="24"/>
                  <w:lang w:val="en-US"/>
                </w:rPr>
                <w:delText>Rbar</w:delText>
              </w:r>
            </w:del>
          </w:p>
        </w:tc>
        <w:tc>
          <w:tcPr>
            <w:tcW w:w="1263" w:type="dxa"/>
            <w:vAlign w:val="center"/>
          </w:tcPr>
          <w:p w14:paraId="33C26BF1" w14:textId="2B402120" w:rsidR="00F76B46" w:rsidRPr="00B67ADD" w:rsidDel="0075507F" w:rsidRDefault="00F76B46" w:rsidP="007717FC">
            <w:pPr>
              <w:jc w:val="center"/>
              <w:rPr>
                <w:del w:id="1408" w:author="Кристина" w:date="2025-03-26T15:44:00Z"/>
                <w:rFonts w:ascii="Times New Roman" w:eastAsia="Calibri" w:hAnsi="Times New Roman" w:cs="Times New Roman"/>
                <w:sz w:val="24"/>
                <w:szCs w:val="24"/>
                <w:lang w:val="en-US"/>
              </w:rPr>
            </w:pPr>
            <w:del w:id="1409" w:author="Кристина" w:date="2025-03-26T15:44:00Z">
              <w:r w:rsidRPr="00B67ADD" w:rsidDel="0075507F">
                <w:rPr>
                  <w:rFonts w:ascii="Times New Roman" w:eastAsia="Calibri" w:hAnsi="Times New Roman" w:cs="Times New Roman"/>
                  <w:sz w:val="24"/>
                  <w:szCs w:val="24"/>
                </w:rPr>
                <w:delText>0.</w:delText>
              </w:r>
              <w:r w:rsidRPr="00B67ADD" w:rsidDel="0075507F">
                <w:rPr>
                  <w:rFonts w:ascii="Times New Roman" w:eastAsia="Calibri" w:hAnsi="Times New Roman" w:cs="Times New Roman"/>
                  <w:sz w:val="24"/>
                  <w:szCs w:val="24"/>
                  <w:lang w:val="en-US"/>
                </w:rPr>
                <w:delText>48</w:delText>
              </w:r>
            </w:del>
          </w:p>
        </w:tc>
        <w:tc>
          <w:tcPr>
            <w:tcW w:w="1264" w:type="dxa"/>
            <w:vAlign w:val="center"/>
          </w:tcPr>
          <w:p w14:paraId="44B3D078" w14:textId="564395F3" w:rsidR="00F76B46" w:rsidRPr="00B67ADD" w:rsidDel="0075507F" w:rsidRDefault="00F76B46" w:rsidP="007717FC">
            <w:pPr>
              <w:jc w:val="center"/>
              <w:rPr>
                <w:del w:id="1410" w:author="Кристина" w:date="2025-03-26T15:44:00Z"/>
                <w:rFonts w:ascii="Times New Roman" w:eastAsia="Calibri" w:hAnsi="Times New Roman" w:cs="Times New Roman"/>
                <w:sz w:val="24"/>
                <w:szCs w:val="24"/>
              </w:rPr>
            </w:pPr>
            <w:del w:id="1411" w:author="Кристина" w:date="2025-03-26T15:44:00Z">
              <w:r w:rsidRPr="00B67ADD" w:rsidDel="0075507F">
                <w:rPr>
                  <w:rFonts w:ascii="Times New Roman" w:eastAsia="Calibri" w:hAnsi="Times New Roman" w:cs="Times New Roman"/>
                  <w:sz w:val="24"/>
                  <w:szCs w:val="24"/>
                </w:rPr>
                <w:delText>0.</w:delText>
              </w:r>
              <w:r w:rsidRPr="00B67ADD" w:rsidDel="0075507F">
                <w:rPr>
                  <w:rFonts w:ascii="Times New Roman" w:eastAsia="Calibri" w:hAnsi="Times New Roman" w:cs="Times New Roman"/>
                  <w:sz w:val="24"/>
                  <w:szCs w:val="24"/>
                  <w:lang w:val="en-US"/>
                </w:rPr>
                <w:delText>40</w:delText>
              </w:r>
            </w:del>
          </w:p>
        </w:tc>
        <w:tc>
          <w:tcPr>
            <w:tcW w:w="1263" w:type="dxa"/>
            <w:vAlign w:val="center"/>
          </w:tcPr>
          <w:p w14:paraId="41517638" w14:textId="79DC767F" w:rsidR="00F76B46" w:rsidRPr="00B67ADD" w:rsidDel="0075507F" w:rsidRDefault="00F76B46" w:rsidP="007717FC">
            <w:pPr>
              <w:jc w:val="center"/>
              <w:rPr>
                <w:del w:id="1412" w:author="Кристина" w:date="2025-03-26T15:44:00Z"/>
                <w:rFonts w:ascii="Times New Roman" w:eastAsia="Calibri" w:hAnsi="Times New Roman" w:cs="Times New Roman"/>
                <w:sz w:val="24"/>
                <w:szCs w:val="24"/>
              </w:rPr>
            </w:pPr>
            <w:del w:id="1413" w:author="Кристина" w:date="2025-03-26T15:44:00Z">
              <w:r w:rsidRPr="00B67ADD" w:rsidDel="0075507F">
                <w:rPr>
                  <w:rFonts w:ascii="Times New Roman" w:eastAsia="Calibri" w:hAnsi="Times New Roman" w:cs="Times New Roman"/>
                  <w:sz w:val="24"/>
                  <w:szCs w:val="24"/>
                </w:rPr>
                <w:delText>0.63</w:delText>
              </w:r>
            </w:del>
          </w:p>
        </w:tc>
        <w:tc>
          <w:tcPr>
            <w:tcW w:w="1264" w:type="dxa"/>
            <w:vAlign w:val="center"/>
          </w:tcPr>
          <w:p w14:paraId="6D310806" w14:textId="19BAE392" w:rsidR="00F76B46" w:rsidRPr="00B67ADD" w:rsidDel="0075507F" w:rsidRDefault="00F76B46" w:rsidP="007717FC">
            <w:pPr>
              <w:jc w:val="center"/>
              <w:rPr>
                <w:del w:id="1414" w:author="Кристина" w:date="2025-03-26T15:44:00Z"/>
                <w:rFonts w:ascii="Times New Roman" w:eastAsia="Calibri" w:hAnsi="Times New Roman" w:cs="Times New Roman"/>
                <w:sz w:val="24"/>
                <w:szCs w:val="24"/>
              </w:rPr>
            </w:pPr>
            <w:del w:id="1415" w:author="Кристина" w:date="2025-03-26T15:44:00Z">
              <w:r w:rsidRPr="00B67ADD" w:rsidDel="0075507F">
                <w:rPr>
                  <w:rFonts w:ascii="Times New Roman" w:eastAsia="Calibri" w:hAnsi="Times New Roman" w:cs="Times New Roman"/>
                  <w:sz w:val="24"/>
                  <w:szCs w:val="24"/>
                </w:rPr>
                <w:delText>0.68</w:delText>
              </w:r>
            </w:del>
          </w:p>
        </w:tc>
        <w:tc>
          <w:tcPr>
            <w:tcW w:w="1263" w:type="dxa"/>
            <w:vAlign w:val="center"/>
          </w:tcPr>
          <w:p w14:paraId="0D0DCB8A" w14:textId="31B90E37" w:rsidR="00F76B46" w:rsidRPr="00B67ADD" w:rsidDel="0075507F" w:rsidRDefault="00F76B46" w:rsidP="007717FC">
            <w:pPr>
              <w:jc w:val="center"/>
              <w:rPr>
                <w:del w:id="1416" w:author="Кристина" w:date="2025-03-26T15:44:00Z"/>
                <w:rFonts w:ascii="Times New Roman" w:eastAsia="Calibri" w:hAnsi="Times New Roman" w:cs="Times New Roman"/>
                <w:sz w:val="24"/>
                <w:szCs w:val="24"/>
              </w:rPr>
            </w:pPr>
            <w:del w:id="1417" w:author="Кристина" w:date="2025-03-26T15:44:00Z">
              <w:r w:rsidRPr="00B67ADD" w:rsidDel="0075507F">
                <w:rPr>
                  <w:rFonts w:ascii="Times New Roman" w:eastAsia="Calibri" w:hAnsi="Times New Roman" w:cs="Times New Roman"/>
                  <w:sz w:val="24"/>
                  <w:szCs w:val="24"/>
                </w:rPr>
                <w:delText>0.64</w:delText>
              </w:r>
            </w:del>
          </w:p>
        </w:tc>
        <w:tc>
          <w:tcPr>
            <w:tcW w:w="1264" w:type="dxa"/>
            <w:vAlign w:val="center"/>
          </w:tcPr>
          <w:p w14:paraId="65461C43" w14:textId="236313F9" w:rsidR="00F76B46" w:rsidRPr="00B67ADD" w:rsidDel="0075507F" w:rsidRDefault="00F76B46" w:rsidP="007717FC">
            <w:pPr>
              <w:jc w:val="center"/>
              <w:rPr>
                <w:del w:id="1418" w:author="Кристина" w:date="2025-03-26T15:44:00Z"/>
                <w:rFonts w:ascii="Times New Roman" w:eastAsia="Calibri" w:hAnsi="Times New Roman" w:cs="Times New Roman"/>
                <w:sz w:val="24"/>
                <w:szCs w:val="24"/>
              </w:rPr>
            </w:pPr>
            <w:del w:id="1419" w:author="Кристина" w:date="2025-03-26T15:44:00Z">
              <w:r w:rsidRPr="00B67ADD" w:rsidDel="0075507F">
                <w:rPr>
                  <w:rFonts w:ascii="Times New Roman" w:eastAsia="Calibri" w:hAnsi="Times New Roman" w:cs="Times New Roman"/>
                  <w:sz w:val="24"/>
                  <w:szCs w:val="24"/>
                </w:rPr>
                <w:delText>0.69</w:delText>
              </w:r>
            </w:del>
          </w:p>
        </w:tc>
      </w:tr>
    </w:tbl>
    <w:p w14:paraId="04D0FCB3" w14:textId="77777777" w:rsidR="00F76B46" w:rsidRPr="00B67ADD" w:rsidRDefault="00F76B46" w:rsidP="00301971">
      <w:pPr>
        <w:spacing w:line="480" w:lineRule="auto"/>
        <w:rPr>
          <w:rFonts w:ascii="Times New Roman" w:hAnsi="Times New Roman" w:cs="Times New Roman"/>
          <w:b/>
          <w:bCs/>
          <w:noProof/>
          <w:sz w:val="24"/>
          <w:szCs w:val="24"/>
          <w:lang w:val="en-US"/>
        </w:rPr>
      </w:pPr>
    </w:p>
    <w:p w14:paraId="07450FEC" w14:textId="3B5DC1E7" w:rsidR="0026653D" w:rsidRPr="00B67ADD" w:rsidRDefault="00AE29EB" w:rsidP="00301971">
      <w:pPr>
        <w:spacing w:line="480" w:lineRule="auto"/>
        <w:rPr>
          <w:rFonts w:ascii="Times New Roman" w:hAnsi="Times New Roman" w:cs="Times New Roman"/>
          <w:b/>
          <w:bCs/>
          <w:noProof/>
          <w:sz w:val="24"/>
          <w:szCs w:val="24"/>
          <w:lang w:val="en-US"/>
        </w:rPr>
      </w:pPr>
      <w:r w:rsidRPr="00B67ADD">
        <w:rPr>
          <w:rFonts w:ascii="Times New Roman" w:hAnsi="Times New Roman" w:cs="Times New Roman"/>
          <w:noProof/>
          <w:sz w:val="24"/>
          <w:szCs w:val="24"/>
          <w:lang w:val="en-US"/>
        </w:rPr>
        <w:br/>
      </w:r>
      <w:r w:rsidRPr="00B67ADD">
        <w:rPr>
          <w:rFonts w:ascii="Times New Roman" w:hAnsi="Times New Roman" w:cs="Times New Roman"/>
          <w:noProof/>
          <w:sz w:val="24"/>
          <w:szCs w:val="24"/>
          <w:lang w:eastAsia="ru-RU"/>
        </w:rPr>
        <w:drawing>
          <wp:inline distT="0" distB="0" distL="0" distR="0" wp14:anchorId="33DD374F" wp14:editId="03C5F7CB">
            <wp:extent cx="5939544" cy="2302147"/>
            <wp:effectExtent l="0" t="0" r="4445" b="3175"/>
            <wp:docPr id="18225719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71948" name=""/>
                    <pic:cNvPicPr/>
                  </pic:nvPicPr>
                  <pic:blipFill rotWithShape="1">
                    <a:blip r:embed="rId18"/>
                    <a:srcRect t="4282" b="33255"/>
                    <a:stretch/>
                  </pic:blipFill>
                  <pic:spPr bwMode="auto">
                    <a:xfrm>
                      <a:off x="0" y="0"/>
                      <a:ext cx="5940425" cy="2302489"/>
                    </a:xfrm>
                    <a:prstGeom prst="rect">
                      <a:avLst/>
                    </a:prstGeom>
                    <a:ln>
                      <a:noFill/>
                    </a:ln>
                    <a:extLst>
                      <a:ext uri="{53640926-AAD7-44D8-BBD7-CCE9431645EC}">
                        <a14:shadowObscured xmlns:a14="http://schemas.microsoft.com/office/drawing/2010/main"/>
                      </a:ext>
                    </a:extLst>
                  </pic:spPr>
                </pic:pic>
              </a:graphicData>
            </a:graphic>
          </wp:inline>
        </w:drawing>
      </w:r>
    </w:p>
    <w:p w14:paraId="1A0A0032" w14:textId="2B94EC20" w:rsidR="00D30C17" w:rsidRPr="00B67ADD" w:rsidRDefault="000646AD" w:rsidP="000646AD">
      <w:pPr>
        <w:spacing w:line="480" w:lineRule="auto"/>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b/>
          <w:bCs/>
          <w:kern w:val="2"/>
          <w:sz w:val="24"/>
          <w:szCs w:val="24"/>
          <w:lang w:val="en-US"/>
          <w14:ligatures w14:val="standardContextual"/>
        </w:rPr>
        <w:t xml:space="preserve">Figure </w:t>
      </w:r>
      <w:r w:rsidR="006D7134" w:rsidRPr="00B67ADD">
        <w:rPr>
          <w:rFonts w:ascii="Times New Roman" w:eastAsia="Calibri" w:hAnsi="Times New Roman" w:cs="Times New Roman"/>
          <w:b/>
          <w:bCs/>
          <w:kern w:val="2"/>
          <w:sz w:val="24"/>
          <w:szCs w:val="24"/>
          <w:lang w:val="en-US"/>
          <w14:ligatures w14:val="standardContextual"/>
        </w:rPr>
        <w:t>S</w:t>
      </w:r>
      <w:r w:rsidRPr="00B67ADD">
        <w:rPr>
          <w:rFonts w:ascii="Times New Roman" w:eastAsia="Calibri" w:hAnsi="Times New Roman" w:cs="Times New Roman"/>
          <w:b/>
          <w:bCs/>
          <w:kern w:val="2"/>
          <w:sz w:val="24"/>
          <w:szCs w:val="24"/>
          <w:lang w:val="en-US"/>
          <w14:ligatures w14:val="standardContextual"/>
        </w:rPr>
        <w:t>1.</w:t>
      </w:r>
      <w:r w:rsidRPr="00B67ADD">
        <w:rPr>
          <w:rFonts w:ascii="Times New Roman" w:eastAsia="Calibri" w:hAnsi="Times New Roman" w:cs="Times New Roman"/>
          <w:kern w:val="2"/>
          <w:sz w:val="24"/>
          <w:szCs w:val="24"/>
          <w:lang w:val="en-US"/>
          <w14:ligatures w14:val="standardContextual"/>
        </w:rPr>
        <w:t xml:space="preserve">  Number of days with tem</w:t>
      </w:r>
      <w:r w:rsidR="00AB634F" w:rsidRPr="00B67ADD">
        <w:rPr>
          <w:rFonts w:ascii="Times New Roman" w:eastAsia="Calibri" w:hAnsi="Times New Roman" w:cs="Times New Roman"/>
          <w:kern w:val="2"/>
          <w:sz w:val="24"/>
          <w:szCs w:val="24"/>
          <w:lang w:val="en-US"/>
          <w14:ligatures w14:val="standardContextual"/>
        </w:rPr>
        <w:t>p</w:t>
      </w:r>
      <w:r w:rsidRPr="00B67ADD">
        <w:rPr>
          <w:rFonts w:ascii="Times New Roman" w:eastAsia="Calibri" w:hAnsi="Times New Roman" w:cs="Times New Roman"/>
          <w:kern w:val="2"/>
          <w:sz w:val="24"/>
          <w:szCs w:val="24"/>
          <w:lang w:val="en-US"/>
          <w14:ligatures w14:val="standardContextual"/>
        </w:rPr>
        <w:t>erature equal to or above 5 °C</w:t>
      </w:r>
      <w:r w:rsidR="00754A96" w:rsidRPr="00B67ADD">
        <w:rPr>
          <w:rFonts w:ascii="Times New Roman" w:eastAsia="Calibri" w:hAnsi="Times New Roman" w:cs="Times New Roman"/>
          <w:kern w:val="2"/>
          <w:sz w:val="24"/>
          <w:szCs w:val="24"/>
          <w:lang w:val="en-US"/>
          <w14:ligatures w14:val="standardContextual"/>
        </w:rPr>
        <w:t>.</w:t>
      </w:r>
    </w:p>
    <w:p w14:paraId="579A42A7" w14:textId="77777777" w:rsidR="00D30C17" w:rsidRPr="00B67ADD" w:rsidRDefault="00D30C17" w:rsidP="000646AD">
      <w:pPr>
        <w:spacing w:line="480" w:lineRule="auto"/>
        <w:rPr>
          <w:rFonts w:ascii="Times New Roman" w:eastAsia="Calibri" w:hAnsi="Times New Roman" w:cs="Times New Roman"/>
          <w:kern w:val="2"/>
          <w:sz w:val="24"/>
          <w:szCs w:val="24"/>
          <w:lang w:val="en-US"/>
          <w14:ligatures w14:val="standardContextual"/>
        </w:rPr>
      </w:pPr>
    </w:p>
    <w:p w14:paraId="4B3D69DF" w14:textId="3CBDA221" w:rsidR="00D30C17" w:rsidRPr="00B67ADD" w:rsidDel="00304CF8" w:rsidRDefault="00D30C17" w:rsidP="00D30C17">
      <w:pPr>
        <w:spacing w:after="0" w:line="480" w:lineRule="auto"/>
        <w:contextualSpacing/>
        <w:rPr>
          <w:moveFrom w:id="1420" w:author="Кристина" w:date="2025-03-26T13:26:00Z"/>
          <w:rFonts w:ascii="Times New Roman" w:eastAsia="Calibri" w:hAnsi="Times New Roman" w:cs="Times New Roman"/>
          <w:kern w:val="2"/>
          <w:sz w:val="24"/>
          <w:szCs w:val="24"/>
          <w:lang w:val="en-US"/>
          <w14:ligatures w14:val="standardContextual"/>
        </w:rPr>
      </w:pPr>
      <w:moveFromRangeStart w:id="1421" w:author="Кристина" w:date="2025-03-26T13:26:00Z" w:name="move193887991"/>
      <w:commentRangeStart w:id="1422"/>
      <w:moveFrom w:id="1423" w:author="Кристина" w:date="2025-03-26T13:26:00Z">
        <w:r w:rsidRPr="00B67ADD" w:rsidDel="00304CF8">
          <w:rPr>
            <w:rFonts w:ascii="Times New Roman" w:eastAsia="Calibri" w:hAnsi="Times New Roman" w:cs="Times New Roman"/>
            <w:b/>
            <w:bCs/>
            <w:kern w:val="2"/>
            <w:sz w:val="24"/>
            <w:szCs w:val="24"/>
            <w:lang w:val="en-US"/>
            <w14:ligatures w14:val="standardContextual"/>
          </w:rPr>
          <w:t xml:space="preserve">Table </w:t>
        </w:r>
        <w:r w:rsidR="006D7134" w:rsidRPr="00B67ADD" w:rsidDel="00304CF8">
          <w:rPr>
            <w:rFonts w:ascii="Times New Roman" w:eastAsia="Calibri" w:hAnsi="Times New Roman" w:cs="Times New Roman"/>
            <w:b/>
            <w:bCs/>
            <w:kern w:val="2"/>
            <w:sz w:val="24"/>
            <w:szCs w:val="24"/>
            <w:lang w:val="en-US"/>
            <w14:ligatures w14:val="standardContextual"/>
          </w:rPr>
          <w:t>S</w:t>
        </w:r>
        <w:r w:rsidRPr="00B67ADD" w:rsidDel="00304CF8">
          <w:rPr>
            <w:rFonts w:ascii="Times New Roman" w:eastAsia="Calibri" w:hAnsi="Times New Roman" w:cs="Times New Roman"/>
            <w:b/>
            <w:bCs/>
            <w:kern w:val="2"/>
            <w:sz w:val="24"/>
            <w:szCs w:val="24"/>
            <w:lang w:val="en-US"/>
            <w14:ligatures w14:val="standardContextual"/>
          </w:rPr>
          <w:t>1</w:t>
        </w:r>
        <w:r w:rsidR="00B50D74" w:rsidRPr="00B67ADD" w:rsidDel="00304CF8">
          <w:rPr>
            <w:rFonts w:ascii="Times New Roman" w:eastAsia="Calibri" w:hAnsi="Times New Roman" w:cs="Times New Roman"/>
            <w:kern w:val="2"/>
            <w:sz w:val="24"/>
            <w:szCs w:val="24"/>
            <w:lang w:val="en-US"/>
            <w14:ligatures w14:val="standardContextual"/>
          </w:rPr>
          <w:t xml:space="preserve">. </w:t>
        </w:r>
        <w:r w:rsidRPr="00B67ADD" w:rsidDel="00304CF8">
          <w:rPr>
            <w:rFonts w:ascii="Times New Roman" w:eastAsia="Calibri" w:hAnsi="Times New Roman" w:cs="Times New Roman"/>
            <w:kern w:val="2"/>
            <w:sz w:val="24"/>
            <w:szCs w:val="24"/>
            <w:lang w:val="en-US"/>
            <w14:ligatures w14:val="standardContextual"/>
          </w:rPr>
          <w:t>Characteristics of areas</w:t>
        </w:r>
        <w:commentRangeEnd w:id="1422"/>
        <w:r w:rsidRPr="00B67ADD" w:rsidDel="00304CF8">
          <w:rPr>
            <w:rStyle w:val="a4"/>
            <w:rFonts w:ascii="Times New Roman" w:hAnsi="Times New Roman" w:cs="Times New Roman"/>
            <w:sz w:val="24"/>
            <w:szCs w:val="24"/>
          </w:rPr>
          <w:commentReference w:id="1422"/>
        </w:r>
        <w:r w:rsidR="00754A96" w:rsidRPr="00B67ADD" w:rsidDel="00304CF8">
          <w:rPr>
            <w:rFonts w:ascii="Times New Roman" w:eastAsia="Calibri" w:hAnsi="Times New Roman" w:cs="Times New Roman"/>
            <w:kern w:val="2"/>
            <w:sz w:val="24"/>
            <w:szCs w:val="24"/>
            <w:lang w:val="en-US"/>
            <w14:ligatures w14:val="standardContextual"/>
          </w:rPr>
          <w:t>.</w:t>
        </w:r>
      </w:moveFrom>
    </w:p>
    <w:tbl>
      <w:tblPr>
        <w:tblStyle w:val="2"/>
        <w:tblW w:w="0" w:type="auto"/>
        <w:tblLayout w:type="fixed"/>
        <w:tblLook w:val="04A0" w:firstRow="1" w:lastRow="0" w:firstColumn="1" w:lastColumn="0" w:noHBand="0" w:noVBand="1"/>
      </w:tblPr>
      <w:tblGrid>
        <w:gridCol w:w="1336"/>
        <w:gridCol w:w="1336"/>
        <w:gridCol w:w="1337"/>
        <w:gridCol w:w="1336"/>
        <w:gridCol w:w="1337"/>
        <w:gridCol w:w="1336"/>
        <w:gridCol w:w="1337"/>
      </w:tblGrid>
      <w:tr w:rsidR="00D30C17" w:rsidRPr="008705D8" w:rsidDel="00304CF8" w14:paraId="4CEB468D" w14:textId="4205D1AA" w:rsidTr="00D30C17">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right w:val="single" w:sz="4" w:space="0" w:color="auto"/>
            </w:tcBorders>
            <w:vAlign w:val="center"/>
          </w:tcPr>
          <w:p w14:paraId="0E135C98" w14:textId="5201944B" w:rsidR="00D30C17" w:rsidRPr="00B67ADD" w:rsidDel="00304CF8" w:rsidRDefault="00D30C17" w:rsidP="00D30C17">
            <w:pPr>
              <w:jc w:val="center"/>
              <w:rPr>
                <w:moveFrom w:id="1424" w:author="Кристина" w:date="2025-03-26T13:26:00Z"/>
                <w:rFonts w:ascii="Times New Roman" w:eastAsia="Calibri" w:hAnsi="Times New Roman" w:cs="Times New Roman"/>
                <w:sz w:val="24"/>
                <w:szCs w:val="24"/>
                <w:lang w:val="en-US"/>
              </w:rPr>
            </w:pPr>
          </w:p>
        </w:tc>
        <w:tc>
          <w:tcPr>
            <w:tcW w:w="1336" w:type="dxa"/>
            <w:tcBorders>
              <w:top w:val="single" w:sz="4" w:space="0" w:color="7F7F7F" w:themeColor="text1" w:themeTint="80"/>
              <w:left w:val="single" w:sz="4" w:space="0" w:color="auto"/>
            </w:tcBorders>
            <w:vAlign w:val="center"/>
          </w:tcPr>
          <w:p w14:paraId="17D3D8C3" w14:textId="21A2E5F4" w:rsidR="00D30C17" w:rsidRPr="00B67ADD" w:rsidDel="00304CF8" w:rsidRDefault="00D30C17" w:rsidP="00D30C17">
            <w:pPr>
              <w:jc w:val="center"/>
              <w:cnfStyle w:val="100000000000" w:firstRow="1" w:lastRow="0" w:firstColumn="0" w:lastColumn="0" w:oddVBand="0" w:evenVBand="0" w:oddHBand="0" w:evenHBand="0" w:firstRowFirstColumn="0" w:firstRowLastColumn="0" w:lastRowFirstColumn="0" w:lastRowLastColumn="0"/>
              <w:rPr>
                <w:moveFrom w:id="1425" w:author="Кристина" w:date="2025-03-26T13:26:00Z"/>
                <w:rFonts w:ascii="Times New Roman" w:eastAsia="Calibri" w:hAnsi="Times New Roman" w:cs="Times New Roman"/>
                <w:sz w:val="24"/>
                <w:szCs w:val="24"/>
                <w:lang w:val="en-US"/>
              </w:rPr>
            </w:pPr>
            <w:moveFrom w:id="1426" w:author="Кристина" w:date="2025-03-26T13:26:00Z">
              <w:r w:rsidRPr="00B67ADD" w:rsidDel="00304CF8">
                <w:rPr>
                  <w:rFonts w:ascii="Times New Roman" w:eastAsia="Calibri" w:hAnsi="Times New Roman" w:cs="Times New Roman"/>
                  <w:sz w:val="24"/>
                  <w:szCs w:val="24"/>
                  <w:lang w:val="en-US"/>
                </w:rPr>
                <w:t>FIN</w:t>
              </w:r>
            </w:moveFrom>
          </w:p>
        </w:tc>
        <w:tc>
          <w:tcPr>
            <w:tcW w:w="1337" w:type="dxa"/>
            <w:vAlign w:val="center"/>
          </w:tcPr>
          <w:p w14:paraId="352F6464" w14:textId="32E0206F" w:rsidR="00D30C17" w:rsidRPr="00B67ADD" w:rsidDel="00304CF8" w:rsidRDefault="00D30C17" w:rsidP="00D30C17">
            <w:pPr>
              <w:jc w:val="center"/>
              <w:cnfStyle w:val="100000000000" w:firstRow="1" w:lastRow="0" w:firstColumn="0" w:lastColumn="0" w:oddVBand="0" w:evenVBand="0" w:oddHBand="0" w:evenHBand="0" w:firstRowFirstColumn="0" w:firstRowLastColumn="0" w:lastRowFirstColumn="0" w:lastRowLastColumn="0"/>
              <w:rPr>
                <w:moveFrom w:id="1427" w:author="Кристина" w:date="2025-03-26T13:26:00Z"/>
                <w:rFonts w:ascii="Times New Roman" w:eastAsia="Calibri" w:hAnsi="Times New Roman" w:cs="Times New Roman"/>
                <w:sz w:val="24"/>
                <w:szCs w:val="24"/>
                <w:lang w:val="en-US"/>
              </w:rPr>
            </w:pPr>
            <w:moveFrom w:id="1428" w:author="Кристина" w:date="2025-03-26T13:26:00Z">
              <w:r w:rsidRPr="00B67ADD" w:rsidDel="00304CF8">
                <w:rPr>
                  <w:rFonts w:ascii="Times New Roman" w:eastAsia="Calibri" w:hAnsi="Times New Roman" w:cs="Times New Roman"/>
                  <w:sz w:val="24"/>
                  <w:szCs w:val="24"/>
                  <w:lang w:val="en-US"/>
                </w:rPr>
                <w:t>A</w:t>
              </w:r>
              <w:r w:rsidR="00AB634F" w:rsidRPr="00B67ADD" w:rsidDel="00304CF8">
                <w:rPr>
                  <w:rFonts w:ascii="Times New Roman" w:eastAsia="Calibri" w:hAnsi="Times New Roman" w:cs="Times New Roman"/>
                  <w:sz w:val="24"/>
                  <w:szCs w:val="24"/>
                  <w:lang w:val="en-US"/>
                </w:rPr>
                <w:t>P</w:t>
              </w:r>
              <w:r w:rsidRPr="00B67ADD" w:rsidDel="00304CF8">
                <w:rPr>
                  <w:rFonts w:ascii="Times New Roman" w:eastAsia="Calibri" w:hAnsi="Times New Roman" w:cs="Times New Roman"/>
                  <w:sz w:val="24"/>
                  <w:szCs w:val="24"/>
                  <w:lang w:val="en-US"/>
                </w:rPr>
                <w:t>A</w:t>
              </w:r>
            </w:moveFrom>
          </w:p>
        </w:tc>
        <w:tc>
          <w:tcPr>
            <w:tcW w:w="1336" w:type="dxa"/>
            <w:vAlign w:val="center"/>
          </w:tcPr>
          <w:p w14:paraId="762B28F7" w14:textId="1C9CA205" w:rsidR="00D30C17" w:rsidRPr="00B67ADD" w:rsidDel="00304CF8" w:rsidRDefault="00AB634F" w:rsidP="00D30C17">
            <w:pPr>
              <w:jc w:val="center"/>
              <w:cnfStyle w:val="100000000000" w:firstRow="1" w:lastRow="0" w:firstColumn="0" w:lastColumn="0" w:oddVBand="0" w:evenVBand="0" w:oddHBand="0" w:evenHBand="0" w:firstRowFirstColumn="0" w:firstRowLastColumn="0" w:lastRowFirstColumn="0" w:lastRowLastColumn="0"/>
              <w:rPr>
                <w:moveFrom w:id="1429" w:author="Кристина" w:date="2025-03-26T13:26:00Z"/>
                <w:rFonts w:ascii="Times New Roman" w:eastAsia="Calibri" w:hAnsi="Times New Roman" w:cs="Times New Roman"/>
                <w:sz w:val="24"/>
                <w:szCs w:val="24"/>
                <w:lang w:val="en-US"/>
              </w:rPr>
            </w:pPr>
            <w:moveFrom w:id="1430" w:author="Кристина" w:date="2025-03-26T13:26:00Z">
              <w:r w:rsidRPr="00B67ADD" w:rsidDel="00304CF8">
                <w:rPr>
                  <w:rFonts w:ascii="Times New Roman" w:eastAsia="Calibri" w:hAnsi="Times New Roman" w:cs="Times New Roman"/>
                  <w:sz w:val="24"/>
                  <w:szCs w:val="24"/>
                  <w:lang w:val="en-US"/>
                </w:rPr>
                <w:t>P</w:t>
              </w:r>
              <w:r w:rsidR="00D30C17" w:rsidRPr="00B67ADD" w:rsidDel="00304CF8">
                <w:rPr>
                  <w:rFonts w:ascii="Times New Roman" w:eastAsia="Calibri" w:hAnsi="Times New Roman" w:cs="Times New Roman"/>
                  <w:sz w:val="24"/>
                  <w:szCs w:val="24"/>
                  <w:lang w:val="en-US"/>
                </w:rPr>
                <w:t>UR</w:t>
              </w:r>
            </w:moveFrom>
          </w:p>
        </w:tc>
        <w:tc>
          <w:tcPr>
            <w:tcW w:w="1337" w:type="dxa"/>
            <w:vAlign w:val="center"/>
          </w:tcPr>
          <w:p w14:paraId="70CF875C" w14:textId="40006D10" w:rsidR="00D30C17" w:rsidRPr="00B67ADD" w:rsidDel="00304CF8" w:rsidRDefault="00D30C17" w:rsidP="00D30C17">
            <w:pPr>
              <w:jc w:val="center"/>
              <w:cnfStyle w:val="100000000000" w:firstRow="1" w:lastRow="0" w:firstColumn="0" w:lastColumn="0" w:oddVBand="0" w:evenVBand="0" w:oddHBand="0" w:evenHBand="0" w:firstRowFirstColumn="0" w:firstRowLastColumn="0" w:lastRowFirstColumn="0" w:lastRowLastColumn="0"/>
              <w:rPr>
                <w:moveFrom w:id="1431" w:author="Кристина" w:date="2025-03-26T13:26:00Z"/>
                <w:rFonts w:ascii="Times New Roman" w:eastAsia="Calibri" w:hAnsi="Times New Roman" w:cs="Times New Roman"/>
                <w:sz w:val="24"/>
                <w:szCs w:val="24"/>
                <w:lang w:val="en-US"/>
              </w:rPr>
            </w:pPr>
            <w:moveFrom w:id="1432" w:author="Кристина" w:date="2025-03-26T13:26:00Z">
              <w:r w:rsidRPr="00B67ADD" w:rsidDel="00304CF8">
                <w:rPr>
                  <w:rFonts w:ascii="Times New Roman" w:eastAsia="Calibri" w:hAnsi="Times New Roman" w:cs="Times New Roman"/>
                  <w:sz w:val="24"/>
                  <w:szCs w:val="24"/>
                  <w:lang w:val="en-US"/>
                </w:rPr>
                <w:t>KHA</w:t>
              </w:r>
            </w:moveFrom>
          </w:p>
        </w:tc>
        <w:tc>
          <w:tcPr>
            <w:tcW w:w="1336" w:type="dxa"/>
            <w:vAlign w:val="center"/>
          </w:tcPr>
          <w:p w14:paraId="6488C988" w14:textId="15B5FD68" w:rsidR="00D30C17" w:rsidRPr="008705D8" w:rsidDel="00304CF8" w:rsidRDefault="00D30C17" w:rsidP="00D30C17">
            <w:pPr>
              <w:jc w:val="center"/>
              <w:cnfStyle w:val="100000000000" w:firstRow="1" w:lastRow="0" w:firstColumn="0" w:lastColumn="0" w:oddVBand="0" w:evenVBand="0" w:oddHBand="0" w:evenHBand="0" w:firstRowFirstColumn="0" w:firstRowLastColumn="0" w:lastRowFirstColumn="0" w:lastRowLastColumn="0"/>
              <w:rPr>
                <w:moveFrom w:id="1433" w:author="Кристина" w:date="2025-03-26T13:26:00Z"/>
                <w:rFonts w:ascii="Times New Roman" w:eastAsia="Calibri" w:hAnsi="Times New Roman" w:cs="Times New Roman"/>
                <w:sz w:val="24"/>
                <w:szCs w:val="24"/>
                <w:lang w:val="en-US"/>
                <w:rPrChange w:id="1434" w:author="Кристина" w:date="2025-03-27T21:31:00Z">
                  <w:rPr>
                    <w:moveFrom w:id="1435" w:author="Кристина" w:date="2025-03-26T13:26:00Z"/>
                    <w:rFonts w:ascii="Times New Roman" w:eastAsia="Calibri" w:hAnsi="Times New Roman" w:cs="Times New Roman"/>
                    <w:sz w:val="24"/>
                    <w:szCs w:val="24"/>
                  </w:rPr>
                </w:rPrChange>
              </w:rPr>
            </w:pPr>
            <w:moveFrom w:id="1436" w:author="Кристина" w:date="2025-03-26T13:26:00Z">
              <w:r w:rsidRPr="00B67ADD" w:rsidDel="00304CF8">
                <w:rPr>
                  <w:rFonts w:ascii="Times New Roman" w:eastAsia="Calibri" w:hAnsi="Times New Roman" w:cs="Times New Roman"/>
                  <w:sz w:val="24"/>
                  <w:szCs w:val="24"/>
                  <w:lang w:val="en-US"/>
                </w:rPr>
                <w:t>CHO</w:t>
              </w:r>
            </w:moveFrom>
          </w:p>
        </w:tc>
        <w:tc>
          <w:tcPr>
            <w:tcW w:w="1337" w:type="dxa"/>
            <w:vAlign w:val="center"/>
          </w:tcPr>
          <w:p w14:paraId="6EA86302" w14:textId="50F42A41" w:rsidR="00D30C17" w:rsidRPr="008705D8" w:rsidDel="00304CF8" w:rsidRDefault="00D30C17" w:rsidP="00D30C17">
            <w:pPr>
              <w:jc w:val="center"/>
              <w:cnfStyle w:val="100000000000" w:firstRow="1" w:lastRow="0" w:firstColumn="0" w:lastColumn="0" w:oddVBand="0" w:evenVBand="0" w:oddHBand="0" w:evenHBand="0" w:firstRowFirstColumn="0" w:firstRowLastColumn="0" w:lastRowFirstColumn="0" w:lastRowLastColumn="0"/>
              <w:rPr>
                <w:moveFrom w:id="1437" w:author="Кристина" w:date="2025-03-26T13:26:00Z"/>
                <w:rFonts w:ascii="Times New Roman" w:eastAsia="Calibri" w:hAnsi="Times New Roman" w:cs="Times New Roman"/>
                <w:sz w:val="24"/>
                <w:szCs w:val="24"/>
                <w:lang w:val="en-US"/>
                <w:rPrChange w:id="1438" w:author="Кристина" w:date="2025-03-27T21:31:00Z">
                  <w:rPr>
                    <w:moveFrom w:id="1439" w:author="Кристина" w:date="2025-03-26T13:26:00Z"/>
                    <w:rFonts w:ascii="Times New Roman" w:eastAsia="Calibri" w:hAnsi="Times New Roman" w:cs="Times New Roman"/>
                    <w:sz w:val="24"/>
                    <w:szCs w:val="24"/>
                  </w:rPr>
                </w:rPrChange>
              </w:rPr>
            </w:pPr>
            <w:moveFrom w:id="1440" w:author="Кристина" w:date="2025-03-26T13:26:00Z">
              <w:r w:rsidRPr="00B67ADD" w:rsidDel="00304CF8">
                <w:rPr>
                  <w:rFonts w:ascii="Times New Roman" w:eastAsia="Calibri" w:hAnsi="Times New Roman" w:cs="Times New Roman"/>
                  <w:sz w:val="24"/>
                  <w:szCs w:val="24"/>
                  <w:lang w:val="en-US"/>
                </w:rPr>
                <w:t>BIL</w:t>
              </w:r>
            </w:moveFrom>
          </w:p>
        </w:tc>
      </w:tr>
      <w:tr w:rsidR="00D30C17" w:rsidRPr="008705D8" w:rsidDel="00304CF8" w14:paraId="2B34968E" w14:textId="44232B0D" w:rsidTr="00D30C17">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right w:val="single" w:sz="4" w:space="0" w:color="auto"/>
            </w:tcBorders>
            <w:vAlign w:val="center"/>
          </w:tcPr>
          <w:p w14:paraId="78FE6EC1" w14:textId="74492D43" w:rsidR="00D30C17" w:rsidRPr="00B67ADD" w:rsidDel="00304CF8" w:rsidRDefault="00D30C17" w:rsidP="00D30C17">
            <w:pPr>
              <w:jc w:val="center"/>
              <w:rPr>
                <w:moveFrom w:id="1441" w:author="Кристина" w:date="2025-03-26T13:26:00Z"/>
                <w:rFonts w:ascii="Times New Roman" w:eastAsia="Calibri" w:hAnsi="Times New Roman" w:cs="Times New Roman"/>
                <w:sz w:val="24"/>
                <w:szCs w:val="24"/>
                <w:lang w:val="en-US"/>
              </w:rPr>
            </w:pPr>
            <w:moveFrom w:id="1442" w:author="Кристина" w:date="2025-03-26T13:26:00Z">
              <w:r w:rsidRPr="00B67ADD" w:rsidDel="00304CF8">
                <w:rPr>
                  <w:rFonts w:ascii="Times New Roman" w:eastAsia="Calibri" w:hAnsi="Times New Roman" w:cs="Times New Roman"/>
                  <w:sz w:val="24"/>
                  <w:szCs w:val="24"/>
                  <w:lang w:val="en-US"/>
                </w:rPr>
                <w:t>Coordinates</w:t>
              </w:r>
            </w:moveFrom>
          </w:p>
        </w:tc>
        <w:tc>
          <w:tcPr>
            <w:tcW w:w="1336" w:type="dxa"/>
            <w:tcBorders>
              <w:left w:val="single" w:sz="4" w:space="0" w:color="auto"/>
            </w:tcBorders>
            <w:vAlign w:val="center"/>
          </w:tcPr>
          <w:p w14:paraId="53EBD2A8" w14:textId="12A68D69"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443" w:author="Кристина" w:date="2025-03-26T13:26:00Z"/>
                <w:rFonts w:ascii="Times New Roman" w:eastAsia="Calibri" w:hAnsi="Times New Roman" w:cs="Times New Roman"/>
                <w:color w:val="000000"/>
                <w:sz w:val="24"/>
                <w:szCs w:val="24"/>
                <w:shd w:val="clear" w:color="auto" w:fill="FFFFFF"/>
                <w:lang w:val="en-US"/>
                <w:rPrChange w:id="1444" w:author="Кристина" w:date="2025-03-27T21:31:00Z">
                  <w:rPr>
                    <w:moveFrom w:id="1445" w:author="Кристина" w:date="2025-03-26T13:26:00Z"/>
                    <w:rFonts w:ascii="Times New Roman" w:eastAsia="Calibri" w:hAnsi="Times New Roman" w:cs="Times New Roman"/>
                    <w:color w:val="000000"/>
                    <w:sz w:val="24"/>
                    <w:szCs w:val="24"/>
                    <w:shd w:val="clear" w:color="auto" w:fill="FFFFFF"/>
                  </w:rPr>
                </w:rPrChange>
              </w:rPr>
            </w:pPr>
            <w:moveFrom w:id="1446" w:author="Кристина" w:date="2025-03-26T13:26:00Z">
              <w:r w:rsidRPr="00B67ADD" w:rsidDel="00304CF8">
                <w:rPr>
                  <w:rFonts w:ascii="Times New Roman" w:eastAsia="Calibri" w:hAnsi="Times New Roman" w:cs="Times New Roman"/>
                  <w:color w:val="000000"/>
                  <w:sz w:val="24"/>
                  <w:szCs w:val="24"/>
                  <w:shd w:val="clear" w:color="auto" w:fill="FFFFFF"/>
                  <w:lang w:val="en-US"/>
                </w:rPr>
                <w:t>68</w:t>
              </w:r>
              <w:r w:rsidRPr="008705D8" w:rsidDel="00304CF8">
                <w:rPr>
                  <w:rFonts w:ascii="Times New Roman" w:eastAsia="Calibri" w:hAnsi="Times New Roman" w:cs="Times New Roman"/>
                  <w:color w:val="000000"/>
                  <w:sz w:val="24"/>
                  <w:szCs w:val="24"/>
                  <w:shd w:val="clear" w:color="auto" w:fill="FFFFFF"/>
                  <w:lang w:val="en-US"/>
                  <w:rPrChange w:id="1447" w:author="Кристина" w:date="2025-03-27T21:31:00Z">
                    <w:rPr>
                      <w:rFonts w:ascii="Times New Roman" w:eastAsia="Calibri" w:hAnsi="Times New Roman" w:cs="Times New Roman"/>
                      <w:color w:val="000000"/>
                      <w:sz w:val="24"/>
                      <w:szCs w:val="24"/>
                      <w:shd w:val="clear" w:color="auto" w:fill="FFFFFF"/>
                    </w:rPr>
                  </w:rPrChange>
                </w:rPr>
                <w:t>°</w:t>
              </w:r>
              <w:r w:rsidRPr="00B67ADD" w:rsidDel="00304CF8">
                <w:rPr>
                  <w:rFonts w:ascii="Times New Roman" w:eastAsia="Calibri" w:hAnsi="Times New Roman" w:cs="Times New Roman"/>
                  <w:color w:val="000000"/>
                  <w:sz w:val="24"/>
                  <w:szCs w:val="24"/>
                  <w:shd w:val="clear" w:color="auto" w:fill="FFFFFF"/>
                  <w:lang w:val="en-US"/>
                </w:rPr>
                <w:t>77</w:t>
              </w:r>
              <w:r w:rsidRPr="008705D8" w:rsidDel="00304CF8">
                <w:rPr>
                  <w:rFonts w:ascii="Times New Roman" w:eastAsia="Calibri" w:hAnsi="Times New Roman" w:cs="Times New Roman"/>
                  <w:color w:val="000000"/>
                  <w:sz w:val="24"/>
                  <w:szCs w:val="24"/>
                  <w:shd w:val="clear" w:color="auto" w:fill="FFFFFF"/>
                  <w:lang w:val="en-US"/>
                  <w:rPrChange w:id="1448" w:author="Кристина" w:date="2025-03-27T21:31:00Z">
                    <w:rPr>
                      <w:rFonts w:ascii="Times New Roman" w:eastAsia="Calibri" w:hAnsi="Times New Roman" w:cs="Times New Roman"/>
                      <w:color w:val="000000"/>
                      <w:sz w:val="24"/>
                      <w:szCs w:val="24"/>
                      <w:shd w:val="clear" w:color="auto" w:fill="FFFFFF"/>
                    </w:rPr>
                  </w:rPrChange>
                </w:rPr>
                <w:t>′ N</w:t>
              </w:r>
            </w:moveFrom>
          </w:p>
          <w:p w14:paraId="18FD4A47" w14:textId="21B05BF8"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449" w:author="Кристина" w:date="2025-03-26T13:26:00Z"/>
                <w:rFonts w:ascii="Times New Roman" w:eastAsia="Calibri" w:hAnsi="Times New Roman" w:cs="Times New Roman"/>
                <w:color w:val="000000"/>
                <w:sz w:val="24"/>
                <w:szCs w:val="24"/>
                <w:shd w:val="clear" w:color="auto" w:fill="FFFFFF"/>
                <w:lang w:val="en-US"/>
                <w:rPrChange w:id="1450" w:author="Кристина" w:date="2025-03-27T21:31:00Z">
                  <w:rPr>
                    <w:moveFrom w:id="1451" w:author="Кристина" w:date="2025-03-26T13:26:00Z"/>
                    <w:rFonts w:ascii="Times New Roman" w:eastAsia="Calibri" w:hAnsi="Times New Roman" w:cs="Times New Roman"/>
                    <w:color w:val="000000"/>
                    <w:sz w:val="24"/>
                    <w:szCs w:val="24"/>
                    <w:shd w:val="clear" w:color="auto" w:fill="FFFFFF"/>
                  </w:rPr>
                </w:rPrChange>
              </w:rPr>
            </w:pPr>
            <w:moveFrom w:id="1452" w:author="Кристина" w:date="2025-03-26T13:26:00Z">
              <w:r w:rsidRPr="00B67ADD" w:rsidDel="00304CF8">
                <w:rPr>
                  <w:rFonts w:ascii="Times New Roman" w:eastAsia="Calibri" w:hAnsi="Times New Roman" w:cs="Times New Roman"/>
                  <w:sz w:val="24"/>
                  <w:szCs w:val="24"/>
                  <w:lang w:val="en-US"/>
                </w:rPr>
                <w:t>27</w:t>
              </w:r>
              <w:r w:rsidRPr="008705D8" w:rsidDel="00304CF8">
                <w:rPr>
                  <w:rFonts w:ascii="Times New Roman" w:eastAsia="Calibri" w:hAnsi="Times New Roman" w:cs="Times New Roman"/>
                  <w:sz w:val="24"/>
                  <w:szCs w:val="24"/>
                  <w:lang w:val="en-US"/>
                  <w:rPrChange w:id="1453" w:author="Кристина" w:date="2025-03-27T21:31:00Z">
                    <w:rPr>
                      <w:rFonts w:ascii="Times New Roman" w:eastAsia="Calibri" w:hAnsi="Times New Roman" w:cs="Times New Roman"/>
                      <w:sz w:val="24"/>
                      <w:szCs w:val="24"/>
                    </w:rPr>
                  </w:rPrChange>
                </w:rPr>
                <w:t>°</w:t>
              </w:r>
              <w:r w:rsidRPr="00B67ADD" w:rsidDel="00304CF8">
                <w:rPr>
                  <w:rFonts w:ascii="Times New Roman" w:eastAsia="Calibri" w:hAnsi="Times New Roman" w:cs="Times New Roman"/>
                  <w:sz w:val="24"/>
                  <w:szCs w:val="24"/>
                  <w:lang w:val="en-US"/>
                </w:rPr>
                <w:t>1</w:t>
              </w:r>
              <w:r w:rsidRPr="008705D8" w:rsidDel="00304CF8">
                <w:rPr>
                  <w:rFonts w:ascii="Times New Roman" w:eastAsia="Calibri" w:hAnsi="Times New Roman" w:cs="Times New Roman"/>
                  <w:sz w:val="24"/>
                  <w:szCs w:val="24"/>
                  <w:lang w:val="en-US"/>
                  <w:rPrChange w:id="1454" w:author="Кристина" w:date="2025-03-27T21:31:00Z">
                    <w:rPr>
                      <w:rFonts w:ascii="Times New Roman" w:eastAsia="Calibri" w:hAnsi="Times New Roman" w:cs="Times New Roman"/>
                      <w:sz w:val="24"/>
                      <w:szCs w:val="24"/>
                    </w:rPr>
                  </w:rPrChange>
                </w:rPr>
                <w:t>5'</w:t>
              </w:r>
              <w:r w:rsidRPr="008705D8" w:rsidDel="00304CF8">
                <w:rPr>
                  <w:rFonts w:ascii="Times New Roman" w:eastAsia="Calibri" w:hAnsi="Times New Roman" w:cs="Times New Roman"/>
                  <w:color w:val="000000"/>
                  <w:sz w:val="24"/>
                  <w:szCs w:val="24"/>
                  <w:shd w:val="clear" w:color="auto" w:fill="FFFFFF"/>
                  <w:lang w:val="en-US"/>
                  <w:rPrChange w:id="1455" w:author="Кристина" w:date="2025-03-27T21:31:00Z">
                    <w:rPr>
                      <w:rFonts w:ascii="Times New Roman" w:eastAsia="Calibri" w:hAnsi="Times New Roman" w:cs="Times New Roman"/>
                      <w:color w:val="000000"/>
                      <w:sz w:val="24"/>
                      <w:szCs w:val="24"/>
                      <w:shd w:val="clear" w:color="auto" w:fill="FFFFFF"/>
                    </w:rPr>
                  </w:rPrChange>
                </w:rPr>
                <w:t xml:space="preserve"> E</w:t>
              </w:r>
            </w:moveFrom>
          </w:p>
        </w:tc>
        <w:tc>
          <w:tcPr>
            <w:tcW w:w="1337" w:type="dxa"/>
            <w:vAlign w:val="center"/>
          </w:tcPr>
          <w:p w14:paraId="48175810" w14:textId="2E4B385C"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456" w:author="Кристина" w:date="2025-03-26T13:26:00Z"/>
                <w:rFonts w:ascii="Times New Roman" w:eastAsia="Calibri" w:hAnsi="Times New Roman" w:cs="Times New Roman"/>
                <w:color w:val="000000"/>
                <w:sz w:val="24"/>
                <w:szCs w:val="24"/>
                <w:shd w:val="clear" w:color="auto" w:fill="FFFFFF"/>
                <w:lang w:val="en-US"/>
                <w:rPrChange w:id="1457" w:author="Кристина" w:date="2025-03-27T21:31:00Z">
                  <w:rPr>
                    <w:moveFrom w:id="1458" w:author="Кристина" w:date="2025-03-26T13:26:00Z"/>
                    <w:rFonts w:ascii="Times New Roman" w:eastAsia="Calibri" w:hAnsi="Times New Roman" w:cs="Times New Roman"/>
                    <w:color w:val="000000"/>
                    <w:sz w:val="24"/>
                    <w:szCs w:val="24"/>
                    <w:shd w:val="clear" w:color="auto" w:fill="FFFFFF"/>
                  </w:rPr>
                </w:rPrChange>
              </w:rPr>
            </w:pPr>
            <w:moveFrom w:id="1459" w:author="Кристина" w:date="2025-03-26T13:26:00Z">
              <w:r w:rsidRPr="008705D8" w:rsidDel="00304CF8">
                <w:rPr>
                  <w:rFonts w:ascii="Times New Roman" w:eastAsia="Calibri" w:hAnsi="Times New Roman" w:cs="Times New Roman"/>
                  <w:color w:val="000000"/>
                  <w:sz w:val="24"/>
                  <w:szCs w:val="24"/>
                  <w:shd w:val="clear" w:color="auto" w:fill="FFFFFF"/>
                  <w:lang w:val="en-US"/>
                  <w:rPrChange w:id="1460" w:author="Кристина" w:date="2025-03-27T21:31:00Z">
                    <w:rPr>
                      <w:rFonts w:ascii="Times New Roman" w:eastAsia="Calibri" w:hAnsi="Times New Roman" w:cs="Times New Roman"/>
                      <w:color w:val="000000"/>
                      <w:sz w:val="24"/>
                      <w:szCs w:val="24"/>
                      <w:shd w:val="clear" w:color="auto" w:fill="FFFFFF"/>
                    </w:rPr>
                  </w:rPrChange>
                </w:rPr>
                <w:t>67°36'</w:t>
              </w:r>
              <w:r w:rsidRPr="00B67ADD" w:rsidDel="00304CF8">
                <w:rPr>
                  <w:rFonts w:ascii="Times New Roman" w:eastAsia="Calibri" w:hAnsi="Times New Roman" w:cs="Times New Roman"/>
                  <w:color w:val="000000"/>
                  <w:sz w:val="24"/>
                  <w:szCs w:val="24"/>
                  <w:shd w:val="clear" w:color="auto" w:fill="FFFFFF"/>
                  <w:lang w:val="en-US"/>
                </w:rPr>
                <w:t xml:space="preserve"> </w:t>
              </w:r>
              <w:r w:rsidRPr="008705D8" w:rsidDel="00304CF8">
                <w:rPr>
                  <w:rFonts w:ascii="Times New Roman" w:eastAsia="Calibri" w:hAnsi="Times New Roman" w:cs="Times New Roman"/>
                  <w:color w:val="000000"/>
                  <w:sz w:val="24"/>
                  <w:szCs w:val="24"/>
                  <w:shd w:val="clear" w:color="auto" w:fill="FFFFFF"/>
                  <w:lang w:val="en-US"/>
                  <w:rPrChange w:id="1461" w:author="Кристина" w:date="2025-03-27T21:31:00Z">
                    <w:rPr>
                      <w:rFonts w:ascii="Times New Roman" w:eastAsia="Calibri" w:hAnsi="Times New Roman" w:cs="Times New Roman"/>
                      <w:color w:val="000000"/>
                      <w:sz w:val="24"/>
                      <w:szCs w:val="24"/>
                      <w:shd w:val="clear" w:color="auto" w:fill="FFFFFF"/>
                    </w:rPr>
                  </w:rPrChange>
                </w:rPr>
                <w:t>N</w:t>
              </w:r>
            </w:moveFrom>
          </w:p>
          <w:p w14:paraId="429A4896" w14:textId="110C8EA3"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462" w:author="Кристина" w:date="2025-03-26T13:26:00Z"/>
                <w:rFonts w:ascii="Times New Roman" w:eastAsia="Calibri" w:hAnsi="Times New Roman" w:cs="Times New Roman"/>
                <w:sz w:val="24"/>
                <w:szCs w:val="24"/>
                <w:lang w:val="en-US"/>
                <w:rPrChange w:id="1463" w:author="Кристина" w:date="2025-03-27T21:31:00Z">
                  <w:rPr>
                    <w:moveFrom w:id="1464" w:author="Кристина" w:date="2025-03-26T13:26:00Z"/>
                    <w:rFonts w:ascii="Times New Roman" w:eastAsia="Calibri" w:hAnsi="Times New Roman" w:cs="Times New Roman"/>
                    <w:sz w:val="24"/>
                    <w:szCs w:val="24"/>
                  </w:rPr>
                </w:rPrChange>
              </w:rPr>
            </w:pPr>
            <w:moveFrom w:id="1465" w:author="Кристина" w:date="2025-03-26T13:26:00Z">
              <w:r w:rsidRPr="008705D8" w:rsidDel="00304CF8">
                <w:rPr>
                  <w:rFonts w:ascii="Times New Roman" w:eastAsia="Calibri" w:hAnsi="Times New Roman" w:cs="Times New Roman"/>
                  <w:color w:val="000000"/>
                  <w:sz w:val="24"/>
                  <w:szCs w:val="24"/>
                  <w:shd w:val="clear" w:color="auto" w:fill="FFFFFF"/>
                  <w:lang w:val="en-US"/>
                  <w:rPrChange w:id="1466" w:author="Кристина" w:date="2025-03-27T21:31:00Z">
                    <w:rPr>
                      <w:rFonts w:ascii="Times New Roman" w:eastAsia="Calibri" w:hAnsi="Times New Roman" w:cs="Times New Roman"/>
                      <w:color w:val="000000"/>
                      <w:sz w:val="24"/>
                      <w:szCs w:val="24"/>
                      <w:shd w:val="clear" w:color="auto" w:fill="FFFFFF"/>
                    </w:rPr>
                  </w:rPrChange>
                </w:rPr>
                <w:t>33°2' E</w:t>
              </w:r>
            </w:moveFrom>
          </w:p>
        </w:tc>
        <w:tc>
          <w:tcPr>
            <w:tcW w:w="1336" w:type="dxa"/>
            <w:vAlign w:val="center"/>
          </w:tcPr>
          <w:p w14:paraId="33DF761D" w14:textId="140FB63C"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467" w:author="Кристина" w:date="2025-03-26T13:26:00Z"/>
                <w:rFonts w:ascii="Times New Roman" w:eastAsia="Calibri" w:hAnsi="Times New Roman" w:cs="Times New Roman"/>
                <w:color w:val="000000"/>
                <w:sz w:val="24"/>
                <w:szCs w:val="24"/>
                <w:shd w:val="clear" w:color="auto" w:fill="FFFFFF"/>
                <w:lang w:val="en-US"/>
                <w:rPrChange w:id="1468" w:author="Кристина" w:date="2025-03-27T21:31:00Z">
                  <w:rPr>
                    <w:moveFrom w:id="1469" w:author="Кристина" w:date="2025-03-26T13:26:00Z"/>
                    <w:rFonts w:ascii="Times New Roman" w:eastAsia="Calibri" w:hAnsi="Times New Roman" w:cs="Times New Roman"/>
                    <w:color w:val="000000"/>
                    <w:sz w:val="24"/>
                    <w:szCs w:val="24"/>
                    <w:shd w:val="clear" w:color="auto" w:fill="FFFFFF"/>
                  </w:rPr>
                </w:rPrChange>
              </w:rPr>
            </w:pPr>
            <w:moveFrom w:id="1470" w:author="Кристина" w:date="2025-03-26T13:26:00Z">
              <w:r w:rsidRPr="008705D8" w:rsidDel="00304CF8">
                <w:rPr>
                  <w:rFonts w:ascii="Times New Roman" w:eastAsia="Calibri" w:hAnsi="Times New Roman" w:cs="Times New Roman"/>
                  <w:sz w:val="24"/>
                  <w:szCs w:val="24"/>
                  <w:lang w:val="en-US"/>
                  <w:rPrChange w:id="1471" w:author="Кристина" w:date="2025-03-27T21:31:00Z">
                    <w:rPr>
                      <w:rFonts w:ascii="Times New Roman" w:eastAsia="Calibri" w:hAnsi="Times New Roman" w:cs="Times New Roman"/>
                      <w:sz w:val="24"/>
                      <w:szCs w:val="24"/>
                    </w:rPr>
                  </w:rPrChange>
                </w:rPr>
                <w:t>66°54'</w:t>
              </w:r>
              <w:r w:rsidRPr="008705D8" w:rsidDel="00304CF8">
                <w:rPr>
                  <w:rFonts w:ascii="Times New Roman" w:eastAsia="Calibri" w:hAnsi="Times New Roman" w:cs="Times New Roman"/>
                  <w:color w:val="000000"/>
                  <w:sz w:val="24"/>
                  <w:szCs w:val="24"/>
                  <w:shd w:val="clear" w:color="auto" w:fill="FFFFFF"/>
                  <w:lang w:val="en-US"/>
                  <w:rPrChange w:id="1472" w:author="Кристина" w:date="2025-03-27T21:31:00Z">
                    <w:rPr>
                      <w:rFonts w:ascii="Times New Roman" w:eastAsia="Calibri" w:hAnsi="Times New Roman" w:cs="Times New Roman"/>
                      <w:color w:val="000000"/>
                      <w:sz w:val="24"/>
                      <w:szCs w:val="24"/>
                      <w:shd w:val="clear" w:color="auto" w:fill="FFFFFF"/>
                    </w:rPr>
                  </w:rPrChange>
                </w:rPr>
                <w:t xml:space="preserve"> N</w:t>
              </w:r>
            </w:moveFrom>
          </w:p>
          <w:p w14:paraId="1EC3054A" w14:textId="3810FD77"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473" w:author="Кристина" w:date="2025-03-26T13:26:00Z"/>
                <w:rFonts w:ascii="Times New Roman" w:eastAsia="Calibri" w:hAnsi="Times New Roman" w:cs="Times New Roman"/>
                <w:sz w:val="24"/>
                <w:szCs w:val="24"/>
                <w:lang w:val="en-US"/>
                <w:rPrChange w:id="1474" w:author="Кристина" w:date="2025-03-27T21:31:00Z">
                  <w:rPr>
                    <w:moveFrom w:id="1475" w:author="Кристина" w:date="2025-03-26T13:26:00Z"/>
                    <w:rFonts w:ascii="Times New Roman" w:eastAsia="Calibri" w:hAnsi="Times New Roman" w:cs="Times New Roman"/>
                    <w:sz w:val="24"/>
                    <w:szCs w:val="24"/>
                  </w:rPr>
                </w:rPrChange>
              </w:rPr>
            </w:pPr>
            <w:moveFrom w:id="1476" w:author="Кристина" w:date="2025-03-26T13:26:00Z">
              <w:r w:rsidRPr="008705D8" w:rsidDel="00304CF8">
                <w:rPr>
                  <w:rFonts w:ascii="Times New Roman" w:eastAsia="Calibri" w:hAnsi="Times New Roman" w:cs="Times New Roman"/>
                  <w:sz w:val="24"/>
                  <w:szCs w:val="24"/>
                  <w:lang w:val="en-US"/>
                  <w:rPrChange w:id="1477" w:author="Кристина" w:date="2025-03-27T21:31:00Z">
                    <w:rPr>
                      <w:rFonts w:ascii="Times New Roman" w:eastAsia="Calibri" w:hAnsi="Times New Roman" w:cs="Times New Roman"/>
                      <w:sz w:val="24"/>
                      <w:szCs w:val="24"/>
                    </w:rPr>
                  </w:rPrChange>
                </w:rPr>
                <w:t>65°45'</w:t>
              </w:r>
              <w:r w:rsidRPr="008705D8" w:rsidDel="00304CF8">
                <w:rPr>
                  <w:rFonts w:ascii="Times New Roman" w:eastAsia="Calibri" w:hAnsi="Times New Roman" w:cs="Times New Roman"/>
                  <w:color w:val="000000"/>
                  <w:sz w:val="24"/>
                  <w:szCs w:val="24"/>
                  <w:shd w:val="clear" w:color="auto" w:fill="FFFFFF"/>
                  <w:lang w:val="en-US"/>
                  <w:rPrChange w:id="1478" w:author="Кристина" w:date="2025-03-27T21:31:00Z">
                    <w:rPr>
                      <w:rFonts w:ascii="Times New Roman" w:eastAsia="Calibri" w:hAnsi="Times New Roman" w:cs="Times New Roman"/>
                      <w:color w:val="000000"/>
                      <w:sz w:val="24"/>
                      <w:szCs w:val="24"/>
                      <w:shd w:val="clear" w:color="auto" w:fill="FFFFFF"/>
                    </w:rPr>
                  </w:rPrChange>
                </w:rPr>
                <w:t xml:space="preserve"> E</w:t>
              </w:r>
            </w:moveFrom>
          </w:p>
        </w:tc>
        <w:tc>
          <w:tcPr>
            <w:tcW w:w="1337" w:type="dxa"/>
            <w:vAlign w:val="center"/>
          </w:tcPr>
          <w:p w14:paraId="3AAE97B0" w14:textId="53286F27" w:rsidR="00D30C17" w:rsidRPr="00B67ADD"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479" w:author="Кристина" w:date="2025-03-26T13:26:00Z"/>
                <w:rFonts w:ascii="Times New Roman" w:eastAsia="Calibri" w:hAnsi="Times New Roman" w:cs="Times New Roman"/>
                <w:sz w:val="24"/>
                <w:szCs w:val="24"/>
                <w:lang w:val="en-US"/>
              </w:rPr>
            </w:pPr>
            <w:moveFrom w:id="1480" w:author="Кристина" w:date="2025-03-26T13:26:00Z">
              <w:r w:rsidRPr="00B67ADD" w:rsidDel="00304CF8">
                <w:rPr>
                  <w:rFonts w:ascii="Times New Roman" w:eastAsia="Calibri" w:hAnsi="Times New Roman" w:cs="Times New Roman"/>
                  <w:sz w:val="24"/>
                  <w:szCs w:val="24"/>
                  <w:lang w:val="en-US"/>
                </w:rPr>
                <w:t xml:space="preserve">71°57' </w:t>
              </w:r>
              <w:r w:rsidRPr="008705D8" w:rsidDel="00304CF8">
                <w:rPr>
                  <w:rFonts w:ascii="Times New Roman" w:eastAsia="Calibri" w:hAnsi="Times New Roman" w:cs="Times New Roman"/>
                  <w:color w:val="000000"/>
                  <w:sz w:val="24"/>
                  <w:szCs w:val="24"/>
                  <w:shd w:val="clear" w:color="auto" w:fill="FFFFFF"/>
                  <w:lang w:val="en-US"/>
                  <w:rPrChange w:id="1481" w:author="Кристина" w:date="2025-03-27T21:31:00Z">
                    <w:rPr>
                      <w:rFonts w:ascii="Times New Roman" w:eastAsia="Calibri" w:hAnsi="Times New Roman" w:cs="Times New Roman"/>
                      <w:color w:val="000000"/>
                      <w:sz w:val="24"/>
                      <w:szCs w:val="24"/>
                      <w:shd w:val="clear" w:color="auto" w:fill="FFFFFF"/>
                    </w:rPr>
                  </w:rPrChange>
                </w:rPr>
                <w:t>N</w:t>
              </w:r>
            </w:moveFrom>
          </w:p>
          <w:p w14:paraId="56FE106E" w14:textId="3A5DDAA0" w:rsidR="00D30C17" w:rsidRPr="00B67ADD"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482" w:author="Кристина" w:date="2025-03-26T13:26:00Z"/>
                <w:rFonts w:ascii="Times New Roman" w:eastAsia="Calibri" w:hAnsi="Times New Roman" w:cs="Times New Roman"/>
                <w:sz w:val="24"/>
                <w:szCs w:val="24"/>
                <w:lang w:val="en-US"/>
              </w:rPr>
            </w:pPr>
            <w:moveFrom w:id="1483" w:author="Кристина" w:date="2025-03-26T13:26:00Z">
              <w:r w:rsidRPr="00B67ADD" w:rsidDel="00304CF8">
                <w:rPr>
                  <w:rFonts w:ascii="Times New Roman" w:eastAsia="Calibri" w:hAnsi="Times New Roman" w:cs="Times New Roman"/>
                  <w:sz w:val="24"/>
                  <w:szCs w:val="24"/>
                  <w:lang w:val="en-US"/>
                </w:rPr>
                <w:t>102°40'</w:t>
              </w:r>
              <w:r w:rsidRPr="008705D8" w:rsidDel="00304CF8">
                <w:rPr>
                  <w:rFonts w:ascii="Times New Roman" w:eastAsia="Calibri" w:hAnsi="Times New Roman" w:cs="Times New Roman"/>
                  <w:color w:val="000000"/>
                  <w:sz w:val="24"/>
                  <w:szCs w:val="24"/>
                  <w:shd w:val="clear" w:color="auto" w:fill="FFFFFF"/>
                  <w:lang w:val="en-US"/>
                  <w:rPrChange w:id="1484" w:author="Кристина" w:date="2025-03-27T21:31:00Z">
                    <w:rPr>
                      <w:rFonts w:ascii="Times New Roman" w:eastAsia="Calibri" w:hAnsi="Times New Roman" w:cs="Times New Roman"/>
                      <w:color w:val="000000"/>
                      <w:sz w:val="24"/>
                      <w:szCs w:val="24"/>
                      <w:shd w:val="clear" w:color="auto" w:fill="FFFFFF"/>
                    </w:rPr>
                  </w:rPrChange>
                </w:rPr>
                <w:t>E</w:t>
              </w:r>
            </w:moveFrom>
          </w:p>
        </w:tc>
        <w:tc>
          <w:tcPr>
            <w:tcW w:w="1336" w:type="dxa"/>
            <w:vAlign w:val="center"/>
          </w:tcPr>
          <w:p w14:paraId="6BC92F77" w14:textId="3D9902AB"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485" w:author="Кристина" w:date="2025-03-26T13:26:00Z"/>
                <w:rFonts w:ascii="Times New Roman" w:eastAsia="Calibri" w:hAnsi="Times New Roman" w:cs="Times New Roman"/>
                <w:sz w:val="24"/>
                <w:szCs w:val="24"/>
                <w:lang w:val="en-US"/>
                <w:rPrChange w:id="1486" w:author="Кристина" w:date="2025-03-27T21:31:00Z">
                  <w:rPr>
                    <w:moveFrom w:id="1487" w:author="Кристина" w:date="2025-03-26T13:26:00Z"/>
                    <w:rFonts w:ascii="Times New Roman" w:eastAsia="Calibri" w:hAnsi="Times New Roman" w:cs="Times New Roman"/>
                    <w:sz w:val="24"/>
                    <w:szCs w:val="24"/>
                  </w:rPr>
                </w:rPrChange>
              </w:rPr>
            </w:pPr>
            <w:moveFrom w:id="1488" w:author="Кристина" w:date="2025-03-26T13:26:00Z">
              <w:r w:rsidRPr="008705D8" w:rsidDel="00304CF8">
                <w:rPr>
                  <w:rFonts w:ascii="Times New Roman" w:eastAsia="Calibri" w:hAnsi="Times New Roman" w:cs="Times New Roman"/>
                  <w:sz w:val="24"/>
                  <w:szCs w:val="24"/>
                  <w:lang w:val="en-US"/>
                  <w:rPrChange w:id="1489" w:author="Кристина" w:date="2025-03-27T21:31:00Z">
                    <w:rPr>
                      <w:rFonts w:ascii="Times New Roman" w:eastAsia="Calibri" w:hAnsi="Times New Roman" w:cs="Times New Roman"/>
                      <w:sz w:val="24"/>
                      <w:szCs w:val="24"/>
                    </w:rPr>
                  </w:rPrChange>
                </w:rPr>
                <w:t>70°30' N</w:t>
              </w:r>
            </w:moveFrom>
          </w:p>
          <w:p w14:paraId="202ECA77" w14:textId="32082C18"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490" w:author="Кристина" w:date="2025-03-26T13:26:00Z"/>
                <w:rFonts w:ascii="Times New Roman" w:eastAsia="Calibri" w:hAnsi="Times New Roman" w:cs="Times New Roman"/>
                <w:sz w:val="24"/>
                <w:szCs w:val="24"/>
                <w:lang w:val="en-US"/>
                <w:rPrChange w:id="1491" w:author="Кристина" w:date="2025-03-27T21:31:00Z">
                  <w:rPr>
                    <w:moveFrom w:id="1492" w:author="Кристина" w:date="2025-03-26T13:26:00Z"/>
                    <w:rFonts w:ascii="Times New Roman" w:eastAsia="Calibri" w:hAnsi="Times New Roman" w:cs="Times New Roman"/>
                    <w:sz w:val="24"/>
                    <w:szCs w:val="24"/>
                  </w:rPr>
                </w:rPrChange>
              </w:rPr>
            </w:pPr>
            <w:moveFrom w:id="1493" w:author="Кристина" w:date="2025-03-26T13:26:00Z">
              <w:r w:rsidRPr="008705D8" w:rsidDel="00304CF8">
                <w:rPr>
                  <w:rFonts w:ascii="Times New Roman" w:eastAsia="Calibri" w:hAnsi="Times New Roman" w:cs="Times New Roman"/>
                  <w:sz w:val="24"/>
                  <w:szCs w:val="24"/>
                  <w:lang w:val="en-US"/>
                  <w:rPrChange w:id="1494" w:author="Кристина" w:date="2025-03-27T21:31:00Z">
                    <w:rPr>
                      <w:rFonts w:ascii="Times New Roman" w:eastAsia="Calibri" w:hAnsi="Times New Roman" w:cs="Times New Roman"/>
                      <w:sz w:val="24"/>
                      <w:szCs w:val="24"/>
                    </w:rPr>
                  </w:rPrChange>
                </w:rPr>
                <w:t>147°10' E</w:t>
              </w:r>
            </w:moveFrom>
          </w:p>
        </w:tc>
        <w:tc>
          <w:tcPr>
            <w:tcW w:w="1337" w:type="dxa"/>
            <w:vAlign w:val="center"/>
          </w:tcPr>
          <w:p w14:paraId="3E19EFCD" w14:textId="7E90639D"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495" w:author="Кристина" w:date="2025-03-26T13:26:00Z"/>
                <w:rFonts w:ascii="Times New Roman" w:eastAsia="Calibri" w:hAnsi="Times New Roman" w:cs="Times New Roman"/>
                <w:color w:val="000000"/>
                <w:sz w:val="24"/>
                <w:szCs w:val="24"/>
                <w:shd w:val="clear" w:color="auto" w:fill="FFFFFF"/>
                <w:lang w:val="en-US"/>
                <w:rPrChange w:id="1496" w:author="Кристина" w:date="2025-03-27T21:31:00Z">
                  <w:rPr>
                    <w:moveFrom w:id="1497" w:author="Кристина" w:date="2025-03-26T13:26:00Z"/>
                    <w:rFonts w:ascii="Times New Roman" w:eastAsia="Calibri" w:hAnsi="Times New Roman" w:cs="Times New Roman"/>
                    <w:color w:val="000000"/>
                    <w:sz w:val="24"/>
                    <w:szCs w:val="24"/>
                    <w:shd w:val="clear" w:color="auto" w:fill="FFFFFF"/>
                  </w:rPr>
                </w:rPrChange>
              </w:rPr>
            </w:pPr>
            <w:moveFrom w:id="1498" w:author="Кристина" w:date="2025-03-26T13:26:00Z">
              <w:r w:rsidRPr="008705D8" w:rsidDel="00304CF8">
                <w:rPr>
                  <w:rFonts w:ascii="Times New Roman" w:eastAsia="Calibri" w:hAnsi="Times New Roman" w:cs="Times New Roman"/>
                  <w:color w:val="000000"/>
                  <w:sz w:val="24"/>
                  <w:szCs w:val="24"/>
                  <w:shd w:val="clear" w:color="auto" w:fill="FFFFFF"/>
                  <w:lang w:val="en-US"/>
                  <w:rPrChange w:id="1499" w:author="Кристина" w:date="2025-03-27T21:31:00Z">
                    <w:rPr>
                      <w:rFonts w:ascii="Times New Roman" w:eastAsia="Calibri" w:hAnsi="Times New Roman" w:cs="Times New Roman"/>
                      <w:color w:val="000000"/>
                      <w:sz w:val="24"/>
                      <w:szCs w:val="24"/>
                      <w:shd w:val="clear" w:color="auto" w:fill="FFFFFF"/>
                    </w:rPr>
                  </w:rPrChange>
                </w:rPr>
                <w:t>68°02′ N</w:t>
              </w:r>
            </w:moveFrom>
          </w:p>
          <w:p w14:paraId="04116AA3" w14:textId="4A5F4692"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500" w:author="Кристина" w:date="2025-03-26T13:26:00Z"/>
                <w:rFonts w:ascii="Times New Roman" w:eastAsia="Calibri" w:hAnsi="Times New Roman" w:cs="Times New Roman"/>
                <w:sz w:val="24"/>
                <w:szCs w:val="24"/>
                <w:lang w:val="en-US"/>
                <w:rPrChange w:id="1501" w:author="Кристина" w:date="2025-03-27T21:31:00Z">
                  <w:rPr>
                    <w:moveFrom w:id="1502" w:author="Кристина" w:date="2025-03-26T13:26:00Z"/>
                    <w:rFonts w:ascii="Times New Roman" w:eastAsia="Calibri" w:hAnsi="Times New Roman" w:cs="Times New Roman"/>
                    <w:sz w:val="24"/>
                    <w:szCs w:val="24"/>
                  </w:rPr>
                </w:rPrChange>
              </w:rPr>
            </w:pPr>
            <w:moveFrom w:id="1503" w:author="Кристина" w:date="2025-03-26T13:26:00Z">
              <w:r w:rsidRPr="008705D8" w:rsidDel="00304CF8">
                <w:rPr>
                  <w:rFonts w:ascii="Times New Roman" w:eastAsia="Calibri" w:hAnsi="Times New Roman" w:cs="Times New Roman"/>
                  <w:color w:val="000000"/>
                  <w:sz w:val="24"/>
                  <w:szCs w:val="24"/>
                  <w:shd w:val="clear" w:color="auto" w:fill="FFFFFF"/>
                  <w:lang w:val="en-US"/>
                  <w:rPrChange w:id="1504" w:author="Кристина" w:date="2025-03-27T21:31:00Z">
                    <w:rPr>
                      <w:rFonts w:ascii="Times New Roman" w:eastAsia="Calibri" w:hAnsi="Times New Roman" w:cs="Times New Roman"/>
                      <w:color w:val="000000"/>
                      <w:sz w:val="24"/>
                      <w:szCs w:val="24"/>
                      <w:shd w:val="clear" w:color="auto" w:fill="FFFFFF"/>
                    </w:rPr>
                  </w:rPrChange>
                </w:rPr>
                <w:t>166°40'</w:t>
              </w:r>
              <w:r w:rsidRPr="00B67ADD" w:rsidDel="00304CF8">
                <w:rPr>
                  <w:rFonts w:ascii="Times New Roman" w:eastAsia="Calibri" w:hAnsi="Times New Roman" w:cs="Times New Roman"/>
                  <w:color w:val="000000"/>
                  <w:sz w:val="24"/>
                  <w:szCs w:val="24"/>
                  <w:shd w:val="clear" w:color="auto" w:fill="FFFFFF"/>
                  <w:lang w:val="en-US"/>
                </w:rPr>
                <w:t xml:space="preserve"> </w:t>
              </w:r>
              <w:r w:rsidRPr="008705D8" w:rsidDel="00304CF8">
                <w:rPr>
                  <w:rFonts w:ascii="Times New Roman" w:eastAsia="Calibri" w:hAnsi="Times New Roman" w:cs="Times New Roman"/>
                  <w:color w:val="000000"/>
                  <w:sz w:val="24"/>
                  <w:szCs w:val="24"/>
                  <w:shd w:val="clear" w:color="auto" w:fill="FFFFFF"/>
                  <w:lang w:val="en-US"/>
                  <w:rPrChange w:id="1505" w:author="Кристина" w:date="2025-03-27T21:31:00Z">
                    <w:rPr>
                      <w:rFonts w:ascii="Times New Roman" w:eastAsia="Calibri" w:hAnsi="Times New Roman" w:cs="Times New Roman"/>
                      <w:color w:val="000000"/>
                      <w:sz w:val="24"/>
                      <w:szCs w:val="24"/>
                      <w:shd w:val="clear" w:color="auto" w:fill="FFFFFF"/>
                    </w:rPr>
                  </w:rPrChange>
                </w:rPr>
                <w:t>E</w:t>
              </w:r>
            </w:moveFrom>
          </w:p>
        </w:tc>
      </w:tr>
      <w:tr w:rsidR="00D30C17" w:rsidRPr="008705D8" w:rsidDel="00304CF8" w14:paraId="172A027F" w14:textId="641BF40B" w:rsidTr="00D30C17">
        <w:trPr>
          <w:trHeight w:val="828"/>
        </w:trPr>
        <w:tc>
          <w:tcPr>
            <w:cnfStyle w:val="001000000000" w:firstRow="0" w:lastRow="0" w:firstColumn="1" w:lastColumn="0" w:oddVBand="0" w:evenVBand="0" w:oddHBand="0" w:evenHBand="0" w:firstRowFirstColumn="0" w:firstRowLastColumn="0" w:lastRowFirstColumn="0" w:lastRowLastColumn="0"/>
            <w:tcW w:w="1336" w:type="dxa"/>
            <w:tcBorders>
              <w:right w:val="single" w:sz="4" w:space="0" w:color="auto"/>
            </w:tcBorders>
            <w:vAlign w:val="center"/>
          </w:tcPr>
          <w:p w14:paraId="1B8086ED" w14:textId="14376DAA" w:rsidR="00D30C17" w:rsidRPr="00B67ADD" w:rsidDel="00304CF8" w:rsidRDefault="00D30C17" w:rsidP="00D30C17">
            <w:pPr>
              <w:jc w:val="center"/>
              <w:rPr>
                <w:moveFrom w:id="1506" w:author="Кристина" w:date="2025-03-26T13:26:00Z"/>
                <w:rFonts w:ascii="Times New Roman" w:eastAsia="Calibri" w:hAnsi="Times New Roman" w:cs="Times New Roman"/>
                <w:sz w:val="24"/>
                <w:szCs w:val="24"/>
                <w:lang w:val="en-US"/>
              </w:rPr>
            </w:pPr>
            <w:moveFrom w:id="1507" w:author="Кристина" w:date="2025-03-26T13:26:00Z">
              <w:r w:rsidRPr="00B67ADD" w:rsidDel="00304CF8">
                <w:rPr>
                  <w:rFonts w:ascii="Times New Roman" w:eastAsia="Calibri" w:hAnsi="Times New Roman" w:cs="Times New Roman"/>
                  <w:sz w:val="24"/>
                  <w:szCs w:val="24"/>
                  <w:lang w:val="en-US"/>
                </w:rPr>
                <w:t>Elevation (masl)</w:t>
              </w:r>
            </w:moveFrom>
          </w:p>
        </w:tc>
        <w:tc>
          <w:tcPr>
            <w:tcW w:w="1336" w:type="dxa"/>
            <w:tcBorders>
              <w:top w:val="single" w:sz="4" w:space="0" w:color="7F7F7F" w:themeColor="text1" w:themeTint="80"/>
              <w:left w:val="single" w:sz="4" w:space="0" w:color="auto"/>
              <w:bottom w:val="single" w:sz="4" w:space="0" w:color="7F7F7F" w:themeColor="text1" w:themeTint="80"/>
            </w:tcBorders>
            <w:vAlign w:val="center"/>
          </w:tcPr>
          <w:p w14:paraId="2CC4F490" w14:textId="2D76C15D" w:rsidR="00D30C17" w:rsidRPr="00B67ADD"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508" w:author="Кристина" w:date="2025-03-26T13:26:00Z"/>
                <w:rFonts w:ascii="Times New Roman" w:eastAsia="Calibri" w:hAnsi="Times New Roman" w:cs="Times New Roman"/>
                <w:color w:val="000000"/>
                <w:sz w:val="24"/>
                <w:szCs w:val="24"/>
                <w:shd w:val="clear" w:color="auto" w:fill="FFFFFF"/>
                <w:lang w:val="en-US"/>
              </w:rPr>
            </w:pPr>
            <w:moveFrom w:id="1509" w:author="Кристина" w:date="2025-03-26T13:26:00Z">
              <w:r w:rsidRPr="00B67ADD" w:rsidDel="00304CF8">
                <w:rPr>
                  <w:rFonts w:ascii="Times New Roman" w:eastAsia="Calibri" w:hAnsi="Times New Roman" w:cs="Times New Roman"/>
                  <w:color w:val="000000"/>
                  <w:sz w:val="24"/>
                  <w:szCs w:val="24"/>
                  <w:shd w:val="clear" w:color="auto" w:fill="FFFFFF"/>
                  <w:lang w:val="en-US"/>
                </w:rPr>
                <w:t>179</w:t>
              </w:r>
            </w:moveFrom>
          </w:p>
        </w:tc>
        <w:tc>
          <w:tcPr>
            <w:tcW w:w="1337" w:type="dxa"/>
            <w:vAlign w:val="center"/>
          </w:tcPr>
          <w:p w14:paraId="1AE6F036" w14:textId="4B539B17"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510" w:author="Кристина" w:date="2025-03-26T13:26:00Z"/>
                <w:rFonts w:ascii="Times New Roman" w:eastAsia="Calibri" w:hAnsi="Times New Roman" w:cs="Times New Roman"/>
                <w:sz w:val="24"/>
                <w:szCs w:val="24"/>
                <w:lang w:val="en-US"/>
                <w:rPrChange w:id="1511" w:author="Кристина" w:date="2025-03-27T21:31:00Z">
                  <w:rPr>
                    <w:moveFrom w:id="1512" w:author="Кристина" w:date="2025-03-26T13:26:00Z"/>
                    <w:rFonts w:ascii="Times New Roman" w:eastAsia="Calibri" w:hAnsi="Times New Roman" w:cs="Times New Roman"/>
                    <w:sz w:val="24"/>
                    <w:szCs w:val="24"/>
                  </w:rPr>
                </w:rPrChange>
              </w:rPr>
            </w:pPr>
            <w:moveFrom w:id="1513" w:author="Кристина" w:date="2025-03-26T13:26:00Z">
              <w:r w:rsidRPr="008705D8" w:rsidDel="00304CF8">
                <w:rPr>
                  <w:rFonts w:ascii="Times New Roman" w:eastAsia="Calibri" w:hAnsi="Times New Roman" w:cs="Times New Roman"/>
                  <w:color w:val="000000"/>
                  <w:sz w:val="24"/>
                  <w:szCs w:val="24"/>
                  <w:shd w:val="clear" w:color="auto" w:fill="FFFFFF"/>
                  <w:lang w:val="en-US"/>
                  <w:rPrChange w:id="1514" w:author="Кристина" w:date="2025-03-27T21:31:00Z">
                    <w:rPr>
                      <w:rFonts w:ascii="Times New Roman" w:eastAsia="Calibri" w:hAnsi="Times New Roman" w:cs="Times New Roman"/>
                      <w:color w:val="000000"/>
                      <w:sz w:val="24"/>
                      <w:szCs w:val="24"/>
                      <w:shd w:val="clear" w:color="auto" w:fill="FFFFFF"/>
                    </w:rPr>
                  </w:rPrChange>
                </w:rPr>
                <w:t>127</w:t>
              </w:r>
            </w:moveFrom>
          </w:p>
        </w:tc>
        <w:tc>
          <w:tcPr>
            <w:tcW w:w="1336" w:type="dxa"/>
            <w:vAlign w:val="center"/>
          </w:tcPr>
          <w:p w14:paraId="289A0E6D" w14:textId="5EB79AB2"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515" w:author="Кристина" w:date="2025-03-26T13:26:00Z"/>
                <w:rFonts w:ascii="Times New Roman" w:eastAsia="Calibri" w:hAnsi="Times New Roman" w:cs="Times New Roman"/>
                <w:sz w:val="24"/>
                <w:szCs w:val="24"/>
                <w:lang w:val="en-US"/>
                <w:rPrChange w:id="1516" w:author="Кристина" w:date="2025-03-27T21:31:00Z">
                  <w:rPr>
                    <w:moveFrom w:id="1517" w:author="Кристина" w:date="2025-03-26T13:26:00Z"/>
                    <w:rFonts w:ascii="Times New Roman" w:eastAsia="Calibri" w:hAnsi="Times New Roman" w:cs="Times New Roman"/>
                    <w:sz w:val="24"/>
                    <w:szCs w:val="24"/>
                  </w:rPr>
                </w:rPrChange>
              </w:rPr>
            </w:pPr>
            <w:moveFrom w:id="1518" w:author="Кристина" w:date="2025-03-26T13:26:00Z">
              <w:r w:rsidRPr="00B67ADD" w:rsidDel="00304CF8">
                <w:rPr>
                  <w:rFonts w:ascii="Times New Roman" w:eastAsia="Calibri" w:hAnsi="Times New Roman" w:cs="Times New Roman"/>
                  <w:iCs/>
                  <w:sz w:val="24"/>
                  <w:szCs w:val="24"/>
                  <w:lang w:val="en-US"/>
                </w:rPr>
                <w:t>125</w:t>
              </w:r>
            </w:moveFrom>
          </w:p>
        </w:tc>
        <w:tc>
          <w:tcPr>
            <w:tcW w:w="1337" w:type="dxa"/>
            <w:vAlign w:val="center"/>
          </w:tcPr>
          <w:p w14:paraId="39283806" w14:textId="44B68DA2"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519" w:author="Кристина" w:date="2025-03-26T13:26:00Z"/>
                <w:rFonts w:ascii="Times New Roman" w:eastAsia="Calibri" w:hAnsi="Times New Roman" w:cs="Times New Roman"/>
                <w:sz w:val="24"/>
                <w:szCs w:val="24"/>
                <w:lang w:val="en-US"/>
                <w:rPrChange w:id="1520" w:author="Кристина" w:date="2025-03-27T21:31:00Z">
                  <w:rPr>
                    <w:moveFrom w:id="1521" w:author="Кристина" w:date="2025-03-26T13:26:00Z"/>
                    <w:rFonts w:ascii="Times New Roman" w:eastAsia="Calibri" w:hAnsi="Times New Roman" w:cs="Times New Roman"/>
                    <w:sz w:val="24"/>
                    <w:szCs w:val="24"/>
                  </w:rPr>
                </w:rPrChange>
              </w:rPr>
            </w:pPr>
            <w:moveFrom w:id="1522" w:author="Кристина" w:date="2025-03-26T13:26:00Z">
              <w:r w:rsidRPr="008705D8" w:rsidDel="00304CF8">
                <w:rPr>
                  <w:rFonts w:ascii="Times New Roman" w:eastAsia="Calibri" w:hAnsi="Times New Roman" w:cs="Times New Roman"/>
                  <w:sz w:val="24"/>
                  <w:szCs w:val="24"/>
                  <w:lang w:val="en-US"/>
                  <w:rPrChange w:id="1523" w:author="Кристина" w:date="2025-03-27T21:31:00Z">
                    <w:rPr>
                      <w:rFonts w:ascii="Times New Roman" w:eastAsia="Calibri" w:hAnsi="Times New Roman" w:cs="Times New Roman"/>
                      <w:sz w:val="24"/>
                      <w:szCs w:val="24"/>
                    </w:rPr>
                  </w:rPrChange>
                </w:rPr>
                <w:t>35</w:t>
              </w:r>
            </w:moveFrom>
          </w:p>
        </w:tc>
        <w:tc>
          <w:tcPr>
            <w:tcW w:w="1336" w:type="dxa"/>
            <w:vAlign w:val="center"/>
          </w:tcPr>
          <w:p w14:paraId="56FA2282" w14:textId="2A645A11"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524" w:author="Кристина" w:date="2025-03-26T13:26:00Z"/>
                <w:rFonts w:ascii="Times New Roman" w:eastAsia="Calibri" w:hAnsi="Times New Roman" w:cs="Times New Roman"/>
                <w:sz w:val="24"/>
                <w:szCs w:val="24"/>
                <w:lang w:val="en-US"/>
                <w:rPrChange w:id="1525" w:author="Кристина" w:date="2025-03-27T21:31:00Z">
                  <w:rPr>
                    <w:moveFrom w:id="1526" w:author="Кристина" w:date="2025-03-26T13:26:00Z"/>
                    <w:rFonts w:ascii="Times New Roman" w:eastAsia="Calibri" w:hAnsi="Times New Roman" w:cs="Times New Roman"/>
                    <w:sz w:val="24"/>
                    <w:szCs w:val="24"/>
                  </w:rPr>
                </w:rPrChange>
              </w:rPr>
            </w:pPr>
            <w:moveFrom w:id="1527" w:author="Кристина" w:date="2025-03-26T13:26:00Z">
              <w:r w:rsidRPr="008705D8" w:rsidDel="00304CF8">
                <w:rPr>
                  <w:rFonts w:ascii="Times New Roman" w:eastAsia="Calibri" w:hAnsi="Times New Roman" w:cs="Times New Roman"/>
                  <w:sz w:val="24"/>
                  <w:szCs w:val="24"/>
                  <w:lang w:val="en-US"/>
                  <w:rPrChange w:id="1528" w:author="Кристина" w:date="2025-03-27T21:31:00Z">
                    <w:rPr>
                      <w:rFonts w:ascii="Times New Roman" w:eastAsia="Calibri" w:hAnsi="Times New Roman" w:cs="Times New Roman"/>
                      <w:sz w:val="24"/>
                      <w:szCs w:val="24"/>
                    </w:rPr>
                  </w:rPrChange>
                </w:rPr>
                <w:t>7</w:t>
              </w:r>
            </w:moveFrom>
          </w:p>
        </w:tc>
        <w:tc>
          <w:tcPr>
            <w:tcW w:w="1337" w:type="dxa"/>
            <w:vAlign w:val="center"/>
          </w:tcPr>
          <w:p w14:paraId="550AB762" w14:textId="5995D512" w:rsidR="00D30C17" w:rsidRPr="00B67ADD" w:rsidDel="00304CF8" w:rsidRDefault="00D30C17" w:rsidP="00D30C17">
            <w:pPr>
              <w:shd w:val="clear" w:color="auto" w:fill="FFFFFF"/>
              <w:spacing w:after="120"/>
              <w:jc w:val="center"/>
              <w:cnfStyle w:val="000000000000" w:firstRow="0" w:lastRow="0" w:firstColumn="0" w:lastColumn="0" w:oddVBand="0" w:evenVBand="0" w:oddHBand="0" w:evenHBand="0" w:firstRowFirstColumn="0" w:firstRowLastColumn="0" w:lastRowFirstColumn="0" w:lastRowLastColumn="0"/>
              <w:rPr>
                <w:moveFrom w:id="1529" w:author="Кристина" w:date="2025-03-26T13:26:00Z"/>
                <w:rFonts w:ascii="Times New Roman" w:eastAsia="Times New Roman" w:hAnsi="Times New Roman" w:cs="Times New Roman"/>
                <w:color w:val="000000"/>
                <w:sz w:val="24"/>
                <w:szCs w:val="24"/>
                <w:lang w:val="en-US" w:eastAsia="ru-RU"/>
              </w:rPr>
            </w:pPr>
            <w:moveFrom w:id="1530" w:author="Кристина" w:date="2025-03-26T13:26:00Z">
              <w:r w:rsidRPr="008705D8" w:rsidDel="00304CF8">
                <w:rPr>
                  <w:rFonts w:ascii="Times New Roman" w:eastAsia="Times New Roman" w:hAnsi="Times New Roman" w:cs="Times New Roman"/>
                  <w:color w:val="000000"/>
                  <w:sz w:val="24"/>
                  <w:szCs w:val="24"/>
                  <w:lang w:val="en-US" w:eastAsia="ru-RU"/>
                  <w:rPrChange w:id="1531" w:author="Кристина" w:date="2025-03-27T21:31:00Z">
                    <w:rPr>
                      <w:rFonts w:ascii="Times New Roman" w:eastAsia="Times New Roman" w:hAnsi="Times New Roman" w:cs="Times New Roman"/>
                      <w:color w:val="000000"/>
                      <w:sz w:val="24"/>
                      <w:szCs w:val="24"/>
                      <w:lang w:eastAsia="ru-RU"/>
                    </w:rPr>
                  </w:rPrChange>
                </w:rPr>
                <w:t>468</w:t>
              </w:r>
              <w:r w:rsidRPr="00B67ADD" w:rsidDel="00304CF8">
                <w:rPr>
                  <w:rFonts w:ascii="Times New Roman" w:eastAsia="Times New Roman" w:hAnsi="Times New Roman" w:cs="Times New Roman"/>
                  <w:vanish/>
                  <w:sz w:val="24"/>
                  <w:szCs w:val="24"/>
                  <w:lang w:eastAsia="ru-RU"/>
                </w:rPr>
                <w:t>Начало</w:t>
              </w:r>
              <w:r w:rsidRPr="008705D8" w:rsidDel="00304CF8">
                <w:rPr>
                  <w:rFonts w:ascii="Times New Roman" w:eastAsia="Times New Roman" w:hAnsi="Times New Roman" w:cs="Times New Roman"/>
                  <w:vanish/>
                  <w:sz w:val="24"/>
                  <w:szCs w:val="24"/>
                  <w:lang w:val="en-US" w:eastAsia="ru-RU"/>
                  <w:rPrChange w:id="1532" w:author="Кристина" w:date="2025-03-27T21:31:00Z">
                    <w:rPr>
                      <w:rFonts w:ascii="Times New Roman" w:eastAsia="Times New Roman" w:hAnsi="Times New Roman" w:cs="Times New Roman"/>
                      <w:vanish/>
                      <w:sz w:val="24"/>
                      <w:szCs w:val="24"/>
                      <w:lang w:eastAsia="ru-RU"/>
                    </w:rPr>
                  </w:rPrChange>
                </w:rPr>
                <w:t xml:space="preserve"> </w:t>
              </w:r>
              <w:r w:rsidRPr="00B67ADD" w:rsidDel="00304CF8">
                <w:rPr>
                  <w:rFonts w:ascii="Times New Roman" w:eastAsia="Times New Roman" w:hAnsi="Times New Roman" w:cs="Times New Roman"/>
                  <w:vanish/>
                  <w:sz w:val="24"/>
                  <w:szCs w:val="24"/>
                  <w:lang w:eastAsia="ru-RU"/>
                </w:rPr>
                <w:t>формы</w:t>
              </w:r>
            </w:moveFrom>
          </w:p>
        </w:tc>
      </w:tr>
      <w:tr w:rsidR="00D30C17" w:rsidRPr="008705D8" w:rsidDel="00304CF8" w14:paraId="2A017665" w14:textId="2FB4BA67" w:rsidTr="00D30C17">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right w:val="single" w:sz="4" w:space="0" w:color="auto"/>
            </w:tcBorders>
            <w:vAlign w:val="center"/>
          </w:tcPr>
          <w:p w14:paraId="41AE7816" w14:textId="64DC5B4D" w:rsidR="00D30C17" w:rsidRPr="008705D8" w:rsidDel="00304CF8" w:rsidRDefault="00D30C17" w:rsidP="00D30C17">
            <w:pPr>
              <w:jc w:val="center"/>
              <w:rPr>
                <w:moveFrom w:id="1533" w:author="Кристина" w:date="2025-03-26T13:26:00Z"/>
                <w:rFonts w:ascii="Times New Roman" w:eastAsia="Calibri" w:hAnsi="Times New Roman" w:cs="Times New Roman"/>
                <w:sz w:val="24"/>
                <w:szCs w:val="24"/>
                <w:lang w:val="en-US"/>
                <w:rPrChange w:id="1534" w:author="Кристина" w:date="2025-03-27T21:31:00Z">
                  <w:rPr>
                    <w:moveFrom w:id="1535" w:author="Кристина" w:date="2025-03-26T13:26:00Z"/>
                    <w:rFonts w:ascii="Times New Roman" w:eastAsia="Calibri" w:hAnsi="Times New Roman" w:cs="Times New Roman"/>
                    <w:sz w:val="24"/>
                    <w:szCs w:val="24"/>
                  </w:rPr>
                </w:rPrChange>
              </w:rPr>
            </w:pPr>
            <w:moveFrom w:id="1536" w:author="Кристина" w:date="2025-03-26T13:26:00Z">
              <w:r w:rsidRPr="00B67ADD" w:rsidDel="00304CF8">
                <w:rPr>
                  <w:rFonts w:ascii="Times New Roman" w:eastAsia="Calibri" w:hAnsi="Times New Roman" w:cs="Times New Roman"/>
                  <w:sz w:val="24"/>
                  <w:szCs w:val="24"/>
                  <w:lang w:val="en-US"/>
                </w:rPr>
                <w:lastRenderedPageBreak/>
                <w:t>Near weatherstation</w:t>
              </w:r>
            </w:moveFrom>
          </w:p>
        </w:tc>
        <w:tc>
          <w:tcPr>
            <w:tcW w:w="1336" w:type="dxa"/>
            <w:tcBorders>
              <w:left w:val="single" w:sz="4" w:space="0" w:color="auto"/>
            </w:tcBorders>
            <w:vAlign w:val="center"/>
          </w:tcPr>
          <w:p w14:paraId="5D41B570" w14:textId="3205367B"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537" w:author="Кристина" w:date="2025-03-26T13:26:00Z"/>
                <w:rFonts w:ascii="Times New Roman" w:eastAsia="Calibri" w:hAnsi="Times New Roman" w:cs="Times New Roman"/>
                <w:sz w:val="24"/>
                <w:szCs w:val="24"/>
                <w:lang w:val="en-US"/>
                <w:rPrChange w:id="1538" w:author="Кристина" w:date="2025-03-27T21:31:00Z">
                  <w:rPr>
                    <w:moveFrom w:id="1539" w:author="Кристина" w:date="2025-03-26T13:26:00Z"/>
                    <w:rFonts w:ascii="Times New Roman" w:eastAsia="Calibri" w:hAnsi="Times New Roman" w:cs="Times New Roman"/>
                    <w:sz w:val="24"/>
                    <w:szCs w:val="24"/>
                  </w:rPr>
                </w:rPrChange>
              </w:rPr>
            </w:pPr>
            <w:moveFrom w:id="1540" w:author="Кристина" w:date="2025-03-26T13:26:00Z">
              <w:r w:rsidRPr="008705D8" w:rsidDel="00304CF8">
                <w:rPr>
                  <w:rFonts w:ascii="Times New Roman" w:eastAsia="Calibri" w:hAnsi="Times New Roman" w:cs="Times New Roman"/>
                  <w:sz w:val="24"/>
                  <w:szCs w:val="24"/>
                  <w:lang w:val="en-US"/>
                  <w:rPrChange w:id="1541" w:author="Кристина" w:date="2025-03-27T21:31:00Z">
                    <w:rPr>
                      <w:rFonts w:ascii="Times New Roman" w:eastAsia="Calibri" w:hAnsi="Times New Roman" w:cs="Times New Roman"/>
                      <w:sz w:val="24"/>
                      <w:szCs w:val="24"/>
                    </w:rPr>
                  </w:rPrChange>
                </w:rPr>
                <w:t>S</w:t>
              </w:r>
              <w:r w:rsidRPr="00B67ADD" w:rsidDel="00304CF8">
                <w:rPr>
                  <w:rFonts w:ascii="Times New Roman" w:eastAsia="Calibri" w:hAnsi="Times New Roman" w:cs="Times New Roman"/>
                  <w:sz w:val="24"/>
                  <w:szCs w:val="24"/>
                  <w:lang w:val="en-US"/>
                </w:rPr>
                <w:t>odankyla</w:t>
              </w:r>
            </w:moveFrom>
          </w:p>
          <w:p w14:paraId="3CDA7489" w14:textId="31E9CA70"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542" w:author="Кристина" w:date="2025-03-26T13:26:00Z"/>
                <w:rFonts w:ascii="Times New Roman" w:eastAsia="Calibri" w:hAnsi="Times New Roman" w:cs="Times New Roman"/>
                <w:sz w:val="24"/>
                <w:szCs w:val="24"/>
                <w:lang w:val="en-US"/>
                <w:rPrChange w:id="1543" w:author="Кристина" w:date="2025-03-27T21:31:00Z">
                  <w:rPr>
                    <w:moveFrom w:id="1544" w:author="Кристина" w:date="2025-03-26T13:26:00Z"/>
                    <w:rFonts w:ascii="Times New Roman" w:eastAsia="Calibri" w:hAnsi="Times New Roman" w:cs="Times New Roman"/>
                    <w:sz w:val="24"/>
                    <w:szCs w:val="24"/>
                  </w:rPr>
                </w:rPrChange>
              </w:rPr>
            </w:pPr>
            <w:moveFrom w:id="1545" w:author="Кристина" w:date="2025-03-26T13:26:00Z">
              <w:r w:rsidRPr="008705D8" w:rsidDel="00304CF8">
                <w:rPr>
                  <w:rFonts w:ascii="Times New Roman" w:eastAsia="Calibri" w:hAnsi="Times New Roman" w:cs="Times New Roman"/>
                  <w:sz w:val="24"/>
                  <w:szCs w:val="24"/>
                  <w:lang w:val="en-US"/>
                  <w:rPrChange w:id="1546" w:author="Кристина" w:date="2025-03-27T21:31:00Z">
                    <w:rPr>
                      <w:rFonts w:ascii="Times New Roman" w:eastAsia="Calibri" w:hAnsi="Times New Roman" w:cs="Times New Roman"/>
                      <w:sz w:val="24"/>
                      <w:szCs w:val="24"/>
                    </w:rPr>
                  </w:rPrChange>
                </w:rPr>
                <w:t xml:space="preserve">(52 </w:t>
              </w:r>
              <w:r w:rsidRPr="00B67ADD" w:rsidDel="00304CF8">
                <w:rPr>
                  <w:rFonts w:ascii="Times New Roman" w:eastAsia="Calibri" w:hAnsi="Times New Roman" w:cs="Times New Roman"/>
                  <w:sz w:val="24"/>
                  <w:szCs w:val="24"/>
                  <w:lang w:val="en-US"/>
                </w:rPr>
                <w:t>km</w:t>
              </w:r>
              <w:r w:rsidRPr="008705D8" w:rsidDel="00304CF8">
                <w:rPr>
                  <w:rFonts w:ascii="Times New Roman" w:eastAsia="Calibri" w:hAnsi="Times New Roman" w:cs="Times New Roman"/>
                  <w:sz w:val="24"/>
                  <w:szCs w:val="24"/>
                  <w:lang w:val="en-US"/>
                  <w:rPrChange w:id="1547" w:author="Кристина" w:date="2025-03-27T21:31:00Z">
                    <w:rPr>
                      <w:rFonts w:ascii="Times New Roman" w:eastAsia="Calibri" w:hAnsi="Times New Roman" w:cs="Times New Roman"/>
                      <w:sz w:val="24"/>
                      <w:szCs w:val="24"/>
                    </w:rPr>
                  </w:rPrChange>
                </w:rPr>
                <w:t>)</w:t>
              </w:r>
            </w:moveFrom>
          </w:p>
        </w:tc>
        <w:tc>
          <w:tcPr>
            <w:tcW w:w="1337" w:type="dxa"/>
            <w:vAlign w:val="center"/>
          </w:tcPr>
          <w:p w14:paraId="23B5865C" w14:textId="7107EB59"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548" w:author="Кристина" w:date="2025-03-26T13:26:00Z"/>
                <w:rFonts w:ascii="Times New Roman" w:eastAsia="Calibri" w:hAnsi="Times New Roman" w:cs="Times New Roman"/>
                <w:sz w:val="24"/>
                <w:szCs w:val="24"/>
                <w:lang w:val="en-US"/>
                <w:rPrChange w:id="1549" w:author="Кристина" w:date="2025-03-27T21:31:00Z">
                  <w:rPr>
                    <w:moveFrom w:id="1550" w:author="Кристина" w:date="2025-03-26T13:26:00Z"/>
                    <w:rFonts w:ascii="Times New Roman" w:eastAsia="Calibri" w:hAnsi="Times New Roman" w:cs="Times New Roman"/>
                    <w:sz w:val="24"/>
                    <w:szCs w:val="24"/>
                  </w:rPr>
                </w:rPrChange>
              </w:rPr>
            </w:pPr>
            <w:moveFrom w:id="1551" w:author="Кристина" w:date="2025-03-26T13:26:00Z">
              <w:r w:rsidRPr="008705D8" w:rsidDel="00304CF8">
                <w:rPr>
                  <w:rFonts w:ascii="Times New Roman" w:eastAsia="Calibri" w:hAnsi="Times New Roman" w:cs="Times New Roman"/>
                  <w:sz w:val="24"/>
                  <w:szCs w:val="24"/>
                  <w:lang w:val="en-US"/>
                  <w:rPrChange w:id="1552" w:author="Кристина" w:date="2025-03-27T21:31:00Z">
                    <w:rPr>
                      <w:rFonts w:ascii="Times New Roman" w:eastAsia="Calibri" w:hAnsi="Times New Roman" w:cs="Times New Roman"/>
                      <w:sz w:val="24"/>
                      <w:szCs w:val="24"/>
                    </w:rPr>
                  </w:rPrChange>
                </w:rPr>
                <w:t>Kandalaksha</w:t>
              </w:r>
            </w:moveFrom>
          </w:p>
          <w:p w14:paraId="05F0420E" w14:textId="5C5CF200" w:rsidR="00D30C17" w:rsidRPr="00B67ADD"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553" w:author="Кристина" w:date="2025-03-26T13:26:00Z"/>
                <w:rFonts w:ascii="Times New Roman" w:eastAsia="Calibri" w:hAnsi="Times New Roman" w:cs="Times New Roman"/>
                <w:sz w:val="24"/>
                <w:szCs w:val="24"/>
                <w:lang w:val="en-US"/>
              </w:rPr>
            </w:pPr>
            <w:moveFrom w:id="1554" w:author="Кристина" w:date="2025-03-26T13:26:00Z">
              <w:r w:rsidRPr="008705D8" w:rsidDel="00304CF8">
                <w:rPr>
                  <w:rFonts w:ascii="Times New Roman" w:eastAsia="Calibri" w:hAnsi="Times New Roman" w:cs="Times New Roman"/>
                  <w:sz w:val="24"/>
                  <w:szCs w:val="24"/>
                  <w:lang w:val="en-US"/>
                  <w:rPrChange w:id="1555" w:author="Кристина" w:date="2025-03-27T21:31:00Z">
                    <w:rPr>
                      <w:rFonts w:ascii="Times New Roman" w:eastAsia="Calibri" w:hAnsi="Times New Roman" w:cs="Times New Roman"/>
                      <w:sz w:val="24"/>
                      <w:szCs w:val="24"/>
                    </w:rPr>
                  </w:rPrChange>
                </w:rPr>
                <w:t xml:space="preserve">(62 </w:t>
              </w:r>
              <w:r w:rsidRPr="00B67ADD" w:rsidDel="00304CF8">
                <w:rPr>
                  <w:rFonts w:ascii="Times New Roman" w:eastAsia="Calibri" w:hAnsi="Times New Roman" w:cs="Times New Roman"/>
                  <w:sz w:val="24"/>
                  <w:szCs w:val="24"/>
                  <w:lang w:val="en-US"/>
                </w:rPr>
                <w:t>km</w:t>
              </w:r>
              <w:r w:rsidRPr="008705D8" w:rsidDel="00304CF8">
                <w:rPr>
                  <w:rFonts w:ascii="Times New Roman" w:eastAsia="Calibri" w:hAnsi="Times New Roman" w:cs="Times New Roman"/>
                  <w:sz w:val="24"/>
                  <w:szCs w:val="24"/>
                  <w:lang w:val="en-US"/>
                  <w:rPrChange w:id="1556" w:author="Кристина" w:date="2025-03-27T21:31:00Z">
                    <w:rPr>
                      <w:rFonts w:ascii="Times New Roman" w:eastAsia="Calibri" w:hAnsi="Times New Roman" w:cs="Times New Roman"/>
                      <w:sz w:val="24"/>
                      <w:szCs w:val="24"/>
                    </w:rPr>
                  </w:rPrChange>
                </w:rPr>
                <w:t>)</w:t>
              </w:r>
            </w:moveFrom>
          </w:p>
        </w:tc>
        <w:tc>
          <w:tcPr>
            <w:tcW w:w="1336" w:type="dxa"/>
            <w:vAlign w:val="center"/>
          </w:tcPr>
          <w:p w14:paraId="6D22C343" w14:textId="74BCC4A9"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557" w:author="Кристина" w:date="2025-03-26T13:26:00Z"/>
                <w:rFonts w:ascii="Times New Roman" w:eastAsia="Calibri" w:hAnsi="Times New Roman" w:cs="Times New Roman"/>
                <w:sz w:val="24"/>
                <w:szCs w:val="24"/>
                <w:lang w:val="en-US"/>
                <w:rPrChange w:id="1558" w:author="Кристина" w:date="2025-03-27T21:31:00Z">
                  <w:rPr>
                    <w:moveFrom w:id="1559" w:author="Кристина" w:date="2025-03-26T13:26:00Z"/>
                    <w:rFonts w:ascii="Times New Roman" w:eastAsia="Calibri" w:hAnsi="Times New Roman" w:cs="Times New Roman"/>
                    <w:sz w:val="24"/>
                    <w:szCs w:val="24"/>
                  </w:rPr>
                </w:rPrChange>
              </w:rPr>
            </w:pPr>
            <w:moveFrom w:id="1560" w:author="Кристина" w:date="2025-03-26T13:26:00Z">
              <w:r w:rsidRPr="008705D8" w:rsidDel="00304CF8">
                <w:rPr>
                  <w:rFonts w:ascii="Times New Roman" w:eastAsia="Calibri" w:hAnsi="Times New Roman" w:cs="Times New Roman"/>
                  <w:sz w:val="24"/>
                  <w:szCs w:val="24"/>
                  <w:lang w:val="en-US"/>
                  <w:rPrChange w:id="1561" w:author="Кристина" w:date="2025-03-27T21:31:00Z">
                    <w:rPr>
                      <w:rFonts w:ascii="Times New Roman" w:eastAsia="Calibri" w:hAnsi="Times New Roman" w:cs="Times New Roman"/>
                      <w:sz w:val="24"/>
                      <w:szCs w:val="24"/>
                    </w:rPr>
                  </w:rPrChange>
                </w:rPr>
                <w:t>Salekhard</w:t>
              </w:r>
            </w:moveFrom>
          </w:p>
          <w:p w14:paraId="69A9D9AC" w14:textId="26CB5D2D" w:rsidR="00D30C17" w:rsidRPr="00B67ADD"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562" w:author="Кристина" w:date="2025-03-26T13:26:00Z"/>
                <w:rFonts w:ascii="Times New Roman" w:eastAsia="Calibri" w:hAnsi="Times New Roman" w:cs="Times New Roman"/>
                <w:sz w:val="24"/>
                <w:szCs w:val="24"/>
                <w:lang w:val="en-US"/>
              </w:rPr>
            </w:pPr>
            <w:moveFrom w:id="1563" w:author="Кристина" w:date="2025-03-26T13:26:00Z">
              <w:r w:rsidRPr="008705D8" w:rsidDel="00304CF8">
                <w:rPr>
                  <w:rFonts w:ascii="Times New Roman" w:eastAsia="Calibri" w:hAnsi="Times New Roman" w:cs="Times New Roman"/>
                  <w:sz w:val="24"/>
                  <w:szCs w:val="24"/>
                  <w:lang w:val="en-US"/>
                  <w:rPrChange w:id="1564" w:author="Кристина" w:date="2025-03-27T21:31:00Z">
                    <w:rPr>
                      <w:rFonts w:ascii="Times New Roman" w:eastAsia="Calibri" w:hAnsi="Times New Roman" w:cs="Times New Roman"/>
                      <w:sz w:val="24"/>
                      <w:szCs w:val="24"/>
                    </w:rPr>
                  </w:rPrChange>
                </w:rPr>
                <w:t xml:space="preserve">(58 </w:t>
              </w:r>
              <w:r w:rsidRPr="00B67ADD" w:rsidDel="00304CF8">
                <w:rPr>
                  <w:rFonts w:ascii="Times New Roman" w:eastAsia="Calibri" w:hAnsi="Times New Roman" w:cs="Times New Roman"/>
                  <w:sz w:val="24"/>
                  <w:szCs w:val="24"/>
                  <w:lang w:val="en-US"/>
                </w:rPr>
                <w:t>km</w:t>
              </w:r>
              <w:r w:rsidRPr="008705D8" w:rsidDel="00304CF8">
                <w:rPr>
                  <w:rFonts w:ascii="Times New Roman" w:eastAsia="Calibri" w:hAnsi="Times New Roman" w:cs="Times New Roman"/>
                  <w:sz w:val="24"/>
                  <w:szCs w:val="24"/>
                  <w:lang w:val="en-US"/>
                  <w:rPrChange w:id="1565" w:author="Кристина" w:date="2025-03-27T21:31:00Z">
                    <w:rPr>
                      <w:rFonts w:ascii="Times New Roman" w:eastAsia="Calibri" w:hAnsi="Times New Roman" w:cs="Times New Roman"/>
                      <w:sz w:val="24"/>
                      <w:szCs w:val="24"/>
                    </w:rPr>
                  </w:rPrChange>
                </w:rPr>
                <w:t>)</w:t>
              </w:r>
            </w:moveFrom>
          </w:p>
        </w:tc>
        <w:tc>
          <w:tcPr>
            <w:tcW w:w="1337" w:type="dxa"/>
            <w:vAlign w:val="center"/>
          </w:tcPr>
          <w:p w14:paraId="341090E6" w14:textId="62C25738" w:rsidR="00D30C17" w:rsidRPr="00B67ADD"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566" w:author="Кристина" w:date="2025-03-26T13:26:00Z"/>
                <w:rFonts w:ascii="Times New Roman" w:eastAsia="Calibri" w:hAnsi="Times New Roman" w:cs="Times New Roman"/>
                <w:sz w:val="24"/>
                <w:szCs w:val="24"/>
                <w:lang w:val="en-US"/>
              </w:rPr>
            </w:pPr>
            <w:moveFrom w:id="1567" w:author="Кристина" w:date="2025-03-26T13:26:00Z">
              <w:r w:rsidRPr="00B67ADD" w:rsidDel="00304CF8">
                <w:rPr>
                  <w:rFonts w:ascii="Times New Roman" w:eastAsia="Calibri" w:hAnsi="Times New Roman" w:cs="Times New Roman"/>
                  <w:sz w:val="24"/>
                  <w:szCs w:val="24"/>
                  <w:lang w:val="en-US"/>
                </w:rPr>
                <w:t>Khatanga</w:t>
              </w:r>
            </w:moveFrom>
          </w:p>
          <w:p w14:paraId="7A93933B" w14:textId="2C2E6BE3"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568" w:author="Кристина" w:date="2025-03-26T13:26:00Z"/>
                <w:rFonts w:ascii="Times New Roman" w:eastAsia="Calibri" w:hAnsi="Times New Roman" w:cs="Times New Roman"/>
                <w:sz w:val="24"/>
                <w:szCs w:val="24"/>
                <w:lang w:val="en-US"/>
                <w:rPrChange w:id="1569" w:author="Кристина" w:date="2025-03-27T21:31:00Z">
                  <w:rPr>
                    <w:moveFrom w:id="1570" w:author="Кристина" w:date="2025-03-26T13:26:00Z"/>
                    <w:rFonts w:ascii="Times New Roman" w:eastAsia="Calibri" w:hAnsi="Times New Roman" w:cs="Times New Roman"/>
                    <w:sz w:val="24"/>
                    <w:szCs w:val="24"/>
                  </w:rPr>
                </w:rPrChange>
              </w:rPr>
            </w:pPr>
            <w:moveFrom w:id="1571" w:author="Кристина" w:date="2025-03-26T13:26:00Z">
              <w:r w:rsidRPr="008705D8" w:rsidDel="00304CF8">
                <w:rPr>
                  <w:rFonts w:ascii="Times New Roman" w:eastAsia="Calibri" w:hAnsi="Times New Roman" w:cs="Times New Roman"/>
                  <w:sz w:val="24"/>
                  <w:szCs w:val="24"/>
                  <w:lang w:val="en-US"/>
                  <w:rPrChange w:id="1572" w:author="Кристина" w:date="2025-03-27T21:31:00Z">
                    <w:rPr>
                      <w:rFonts w:ascii="Times New Roman" w:eastAsia="Calibri" w:hAnsi="Times New Roman" w:cs="Times New Roman"/>
                      <w:sz w:val="24"/>
                      <w:szCs w:val="24"/>
                    </w:rPr>
                  </w:rPrChange>
                </w:rPr>
                <w:t>(</w:t>
              </w:r>
              <w:r w:rsidRPr="00B67ADD" w:rsidDel="00304CF8">
                <w:rPr>
                  <w:rFonts w:ascii="Times New Roman" w:eastAsia="Calibri" w:hAnsi="Times New Roman" w:cs="Times New Roman"/>
                  <w:sz w:val="24"/>
                  <w:szCs w:val="24"/>
                  <w:lang w:val="en-US"/>
                </w:rPr>
                <w:t>7</w:t>
              </w:r>
              <w:r w:rsidRPr="008705D8" w:rsidDel="00304CF8">
                <w:rPr>
                  <w:rFonts w:ascii="Times New Roman" w:eastAsia="Calibri" w:hAnsi="Times New Roman" w:cs="Times New Roman"/>
                  <w:sz w:val="24"/>
                  <w:szCs w:val="24"/>
                  <w:lang w:val="en-US"/>
                  <w:rPrChange w:id="1573" w:author="Кристина" w:date="2025-03-27T21:31:00Z">
                    <w:rPr>
                      <w:rFonts w:ascii="Times New Roman" w:eastAsia="Calibri" w:hAnsi="Times New Roman" w:cs="Times New Roman"/>
                      <w:sz w:val="24"/>
                      <w:szCs w:val="24"/>
                    </w:rPr>
                  </w:rPrChange>
                </w:rPr>
                <w:t xml:space="preserve"> </w:t>
              </w:r>
              <w:r w:rsidRPr="00B67ADD" w:rsidDel="00304CF8">
                <w:rPr>
                  <w:rFonts w:ascii="Times New Roman" w:eastAsia="Calibri" w:hAnsi="Times New Roman" w:cs="Times New Roman"/>
                  <w:sz w:val="24"/>
                  <w:szCs w:val="24"/>
                  <w:lang w:val="en-US"/>
                </w:rPr>
                <w:t>km</w:t>
              </w:r>
              <w:r w:rsidRPr="008705D8" w:rsidDel="00304CF8">
                <w:rPr>
                  <w:rFonts w:ascii="Times New Roman" w:eastAsia="Calibri" w:hAnsi="Times New Roman" w:cs="Times New Roman"/>
                  <w:sz w:val="24"/>
                  <w:szCs w:val="24"/>
                  <w:lang w:val="en-US"/>
                  <w:rPrChange w:id="1574" w:author="Кристина" w:date="2025-03-27T21:31:00Z">
                    <w:rPr>
                      <w:rFonts w:ascii="Times New Roman" w:eastAsia="Calibri" w:hAnsi="Times New Roman" w:cs="Times New Roman"/>
                      <w:sz w:val="24"/>
                      <w:szCs w:val="24"/>
                    </w:rPr>
                  </w:rPrChange>
                </w:rPr>
                <w:t>)</w:t>
              </w:r>
            </w:moveFrom>
          </w:p>
        </w:tc>
        <w:tc>
          <w:tcPr>
            <w:tcW w:w="1336" w:type="dxa"/>
            <w:vAlign w:val="center"/>
          </w:tcPr>
          <w:p w14:paraId="0A8429CF" w14:textId="38BB1F92"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575" w:author="Кристина" w:date="2025-03-26T13:26:00Z"/>
                <w:rFonts w:ascii="Times New Roman" w:eastAsia="Calibri" w:hAnsi="Times New Roman" w:cs="Times New Roman"/>
                <w:sz w:val="24"/>
                <w:szCs w:val="24"/>
                <w:lang w:val="en-US"/>
                <w:rPrChange w:id="1576" w:author="Кристина" w:date="2025-03-27T21:31:00Z">
                  <w:rPr>
                    <w:moveFrom w:id="1577" w:author="Кристина" w:date="2025-03-26T13:26:00Z"/>
                    <w:rFonts w:ascii="Times New Roman" w:eastAsia="Calibri" w:hAnsi="Times New Roman" w:cs="Times New Roman"/>
                    <w:sz w:val="24"/>
                    <w:szCs w:val="24"/>
                  </w:rPr>
                </w:rPrChange>
              </w:rPr>
            </w:pPr>
            <w:moveFrom w:id="1578" w:author="Кристина" w:date="2025-03-26T13:26:00Z">
              <w:r w:rsidRPr="008705D8" w:rsidDel="00304CF8">
                <w:rPr>
                  <w:rFonts w:ascii="Times New Roman" w:eastAsia="Calibri" w:hAnsi="Times New Roman" w:cs="Times New Roman"/>
                  <w:sz w:val="24"/>
                  <w:szCs w:val="24"/>
                  <w:lang w:val="en-US"/>
                  <w:rPrChange w:id="1579" w:author="Кристина" w:date="2025-03-27T21:31:00Z">
                    <w:rPr>
                      <w:rFonts w:ascii="Times New Roman" w:eastAsia="Calibri" w:hAnsi="Times New Roman" w:cs="Times New Roman"/>
                      <w:sz w:val="24"/>
                      <w:szCs w:val="24"/>
                    </w:rPr>
                  </w:rPrChange>
                </w:rPr>
                <w:t>Chokurdakh</w:t>
              </w:r>
            </w:moveFrom>
          </w:p>
          <w:p w14:paraId="0B44A8EB" w14:textId="077079C9"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580" w:author="Кристина" w:date="2025-03-26T13:26:00Z"/>
                <w:rFonts w:ascii="Times New Roman" w:eastAsia="Calibri" w:hAnsi="Times New Roman" w:cs="Times New Roman"/>
                <w:sz w:val="24"/>
                <w:szCs w:val="24"/>
                <w:lang w:val="en-US"/>
                <w:rPrChange w:id="1581" w:author="Кристина" w:date="2025-03-27T21:31:00Z">
                  <w:rPr>
                    <w:moveFrom w:id="1582" w:author="Кристина" w:date="2025-03-26T13:26:00Z"/>
                    <w:rFonts w:ascii="Times New Roman" w:eastAsia="Calibri" w:hAnsi="Times New Roman" w:cs="Times New Roman"/>
                    <w:sz w:val="24"/>
                    <w:szCs w:val="24"/>
                  </w:rPr>
                </w:rPrChange>
              </w:rPr>
            </w:pPr>
            <w:moveFrom w:id="1583" w:author="Кристина" w:date="2025-03-26T13:26:00Z">
              <w:r w:rsidRPr="008705D8" w:rsidDel="00304CF8">
                <w:rPr>
                  <w:rFonts w:ascii="Times New Roman" w:eastAsia="Calibri" w:hAnsi="Times New Roman" w:cs="Times New Roman"/>
                  <w:sz w:val="24"/>
                  <w:szCs w:val="24"/>
                  <w:lang w:val="en-US"/>
                  <w:rPrChange w:id="1584" w:author="Кристина" w:date="2025-03-27T21:31:00Z">
                    <w:rPr>
                      <w:rFonts w:ascii="Times New Roman" w:eastAsia="Calibri" w:hAnsi="Times New Roman" w:cs="Times New Roman"/>
                      <w:sz w:val="24"/>
                      <w:szCs w:val="24"/>
                    </w:rPr>
                  </w:rPrChange>
                </w:rPr>
                <w:t xml:space="preserve">(2 </w:t>
              </w:r>
              <w:r w:rsidRPr="00B67ADD" w:rsidDel="00304CF8">
                <w:rPr>
                  <w:rFonts w:ascii="Times New Roman" w:eastAsia="Calibri" w:hAnsi="Times New Roman" w:cs="Times New Roman"/>
                  <w:sz w:val="24"/>
                  <w:szCs w:val="24"/>
                  <w:lang w:val="en-US"/>
                </w:rPr>
                <w:t>km</w:t>
              </w:r>
              <w:r w:rsidRPr="008705D8" w:rsidDel="00304CF8">
                <w:rPr>
                  <w:rFonts w:ascii="Times New Roman" w:eastAsia="Calibri" w:hAnsi="Times New Roman" w:cs="Times New Roman"/>
                  <w:sz w:val="24"/>
                  <w:szCs w:val="24"/>
                  <w:lang w:val="en-US"/>
                  <w:rPrChange w:id="1585" w:author="Кристина" w:date="2025-03-27T21:31:00Z">
                    <w:rPr>
                      <w:rFonts w:ascii="Times New Roman" w:eastAsia="Calibri" w:hAnsi="Times New Roman" w:cs="Times New Roman"/>
                      <w:sz w:val="24"/>
                      <w:szCs w:val="24"/>
                    </w:rPr>
                  </w:rPrChange>
                </w:rPr>
                <w:t>)</w:t>
              </w:r>
            </w:moveFrom>
          </w:p>
        </w:tc>
        <w:tc>
          <w:tcPr>
            <w:tcW w:w="1337" w:type="dxa"/>
            <w:vAlign w:val="center"/>
          </w:tcPr>
          <w:p w14:paraId="6410F41E" w14:textId="00FCD00B"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586" w:author="Кристина" w:date="2025-03-26T13:26:00Z"/>
                <w:rFonts w:ascii="Times New Roman" w:eastAsia="Calibri" w:hAnsi="Times New Roman" w:cs="Times New Roman"/>
                <w:sz w:val="24"/>
                <w:szCs w:val="24"/>
                <w:lang w:val="en-US"/>
                <w:rPrChange w:id="1587" w:author="Кристина" w:date="2025-03-27T21:31:00Z">
                  <w:rPr>
                    <w:moveFrom w:id="1588" w:author="Кристина" w:date="2025-03-26T13:26:00Z"/>
                    <w:rFonts w:ascii="Times New Roman" w:eastAsia="Calibri" w:hAnsi="Times New Roman" w:cs="Times New Roman"/>
                    <w:sz w:val="24"/>
                    <w:szCs w:val="24"/>
                  </w:rPr>
                </w:rPrChange>
              </w:rPr>
            </w:pPr>
            <w:moveFrom w:id="1589" w:author="Кристина" w:date="2025-03-26T13:26:00Z">
              <w:r w:rsidRPr="008705D8" w:rsidDel="00304CF8">
                <w:rPr>
                  <w:rFonts w:ascii="Times New Roman" w:eastAsia="Calibri" w:hAnsi="Times New Roman" w:cs="Times New Roman"/>
                  <w:sz w:val="24"/>
                  <w:szCs w:val="24"/>
                  <w:lang w:val="en-US"/>
                  <w:rPrChange w:id="1590" w:author="Кристина" w:date="2025-03-27T21:31:00Z">
                    <w:rPr>
                      <w:rFonts w:ascii="Times New Roman" w:eastAsia="Calibri" w:hAnsi="Times New Roman" w:cs="Times New Roman"/>
                      <w:sz w:val="24"/>
                      <w:szCs w:val="24"/>
                    </w:rPr>
                  </w:rPrChange>
                </w:rPr>
                <w:t>Ostrovnoye</w:t>
              </w:r>
            </w:moveFrom>
          </w:p>
          <w:p w14:paraId="79721E4D" w14:textId="30A11BD0"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591" w:author="Кристина" w:date="2025-03-26T13:26:00Z"/>
                <w:rFonts w:ascii="Times New Roman" w:eastAsia="Calibri" w:hAnsi="Times New Roman" w:cs="Times New Roman"/>
                <w:sz w:val="24"/>
                <w:szCs w:val="24"/>
                <w:lang w:val="en-US"/>
                <w:rPrChange w:id="1592" w:author="Кристина" w:date="2025-03-27T21:31:00Z">
                  <w:rPr>
                    <w:moveFrom w:id="1593" w:author="Кристина" w:date="2025-03-26T13:26:00Z"/>
                    <w:rFonts w:ascii="Times New Roman" w:eastAsia="Calibri" w:hAnsi="Times New Roman" w:cs="Times New Roman"/>
                    <w:sz w:val="24"/>
                    <w:szCs w:val="24"/>
                  </w:rPr>
                </w:rPrChange>
              </w:rPr>
            </w:pPr>
            <w:moveFrom w:id="1594" w:author="Кристина" w:date="2025-03-26T13:26:00Z">
              <w:r w:rsidRPr="008705D8" w:rsidDel="00304CF8">
                <w:rPr>
                  <w:rFonts w:ascii="Times New Roman" w:eastAsia="Calibri" w:hAnsi="Times New Roman" w:cs="Times New Roman"/>
                  <w:sz w:val="24"/>
                  <w:szCs w:val="24"/>
                  <w:lang w:val="en-US"/>
                  <w:rPrChange w:id="1595" w:author="Кристина" w:date="2025-03-27T21:31:00Z">
                    <w:rPr>
                      <w:rFonts w:ascii="Times New Roman" w:eastAsia="Calibri" w:hAnsi="Times New Roman" w:cs="Times New Roman"/>
                      <w:sz w:val="24"/>
                      <w:szCs w:val="24"/>
                    </w:rPr>
                  </w:rPrChange>
                </w:rPr>
                <w:t xml:space="preserve">(48 </w:t>
              </w:r>
              <w:r w:rsidRPr="00B67ADD" w:rsidDel="00304CF8">
                <w:rPr>
                  <w:rFonts w:ascii="Times New Roman" w:eastAsia="Calibri" w:hAnsi="Times New Roman" w:cs="Times New Roman"/>
                  <w:sz w:val="24"/>
                  <w:szCs w:val="24"/>
                  <w:lang w:val="en-US"/>
                </w:rPr>
                <w:t>km</w:t>
              </w:r>
              <w:r w:rsidRPr="008705D8" w:rsidDel="00304CF8">
                <w:rPr>
                  <w:rFonts w:ascii="Times New Roman" w:eastAsia="Calibri" w:hAnsi="Times New Roman" w:cs="Times New Roman"/>
                  <w:sz w:val="24"/>
                  <w:szCs w:val="24"/>
                  <w:lang w:val="en-US"/>
                  <w:rPrChange w:id="1596" w:author="Кристина" w:date="2025-03-27T21:31:00Z">
                    <w:rPr>
                      <w:rFonts w:ascii="Times New Roman" w:eastAsia="Calibri" w:hAnsi="Times New Roman" w:cs="Times New Roman"/>
                      <w:sz w:val="24"/>
                      <w:szCs w:val="24"/>
                    </w:rPr>
                  </w:rPrChange>
                </w:rPr>
                <w:t>)</w:t>
              </w:r>
            </w:moveFrom>
          </w:p>
        </w:tc>
      </w:tr>
      <w:tr w:rsidR="00D30C17" w:rsidRPr="008705D8" w:rsidDel="00304CF8" w14:paraId="45DBCE50" w14:textId="58FA23CC" w:rsidTr="00D30C17">
        <w:trPr>
          <w:trHeight w:val="828"/>
        </w:trPr>
        <w:tc>
          <w:tcPr>
            <w:cnfStyle w:val="001000000000" w:firstRow="0" w:lastRow="0" w:firstColumn="1" w:lastColumn="0" w:oddVBand="0" w:evenVBand="0" w:oddHBand="0" w:evenHBand="0" w:firstRowFirstColumn="0" w:firstRowLastColumn="0" w:lastRowFirstColumn="0" w:lastRowLastColumn="0"/>
            <w:tcW w:w="1336" w:type="dxa"/>
            <w:tcBorders>
              <w:right w:val="single" w:sz="4" w:space="0" w:color="auto"/>
            </w:tcBorders>
            <w:vAlign w:val="center"/>
          </w:tcPr>
          <w:p w14:paraId="1527D570" w14:textId="435FD1F7" w:rsidR="00D30C17" w:rsidRPr="00B67ADD" w:rsidDel="00304CF8" w:rsidRDefault="00D30C17" w:rsidP="00D30C17">
            <w:pPr>
              <w:jc w:val="center"/>
              <w:rPr>
                <w:moveFrom w:id="1597" w:author="Кристина" w:date="2025-03-26T13:26:00Z"/>
                <w:rFonts w:ascii="Times New Roman" w:eastAsia="Calibri" w:hAnsi="Times New Roman" w:cs="Times New Roman"/>
                <w:sz w:val="24"/>
                <w:szCs w:val="24"/>
                <w:lang w:val="en-US"/>
              </w:rPr>
            </w:pPr>
            <w:moveFrom w:id="1598" w:author="Кристина" w:date="2025-03-26T13:26:00Z">
              <w:r w:rsidRPr="00B67ADD" w:rsidDel="00304CF8">
                <w:rPr>
                  <w:rFonts w:ascii="Times New Roman" w:eastAsia="Calibri" w:hAnsi="Times New Roman" w:cs="Times New Roman"/>
                  <w:sz w:val="24"/>
                  <w:szCs w:val="24"/>
                  <w:lang w:val="en-US"/>
                </w:rPr>
                <w:t>T mean</w:t>
              </w:r>
            </w:moveFrom>
          </w:p>
        </w:tc>
        <w:tc>
          <w:tcPr>
            <w:tcW w:w="1336" w:type="dxa"/>
            <w:tcBorders>
              <w:top w:val="single" w:sz="4" w:space="0" w:color="7F7F7F" w:themeColor="text1" w:themeTint="80"/>
              <w:left w:val="single" w:sz="4" w:space="0" w:color="auto"/>
              <w:bottom w:val="single" w:sz="4" w:space="0" w:color="7F7F7F" w:themeColor="text1" w:themeTint="80"/>
            </w:tcBorders>
            <w:vAlign w:val="center"/>
          </w:tcPr>
          <w:p w14:paraId="3433EDE0" w14:textId="4E06D4AF"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599" w:author="Кристина" w:date="2025-03-26T13:26:00Z"/>
                <w:rFonts w:ascii="Times New Roman" w:hAnsi="Times New Roman" w:cs="Times New Roman"/>
                <w:color w:val="000000"/>
                <w:sz w:val="24"/>
                <w:szCs w:val="24"/>
                <w:lang w:val="en-US"/>
                <w:rPrChange w:id="1600" w:author="Кристина" w:date="2025-03-27T21:31:00Z">
                  <w:rPr>
                    <w:moveFrom w:id="1601" w:author="Кристина" w:date="2025-03-26T13:26:00Z"/>
                    <w:rFonts w:ascii="Times New Roman" w:hAnsi="Times New Roman" w:cs="Times New Roman"/>
                    <w:color w:val="000000"/>
                    <w:sz w:val="24"/>
                    <w:szCs w:val="24"/>
                  </w:rPr>
                </w:rPrChange>
              </w:rPr>
            </w:pPr>
            <w:moveFrom w:id="1602" w:author="Кристина" w:date="2025-03-26T13:26:00Z">
              <w:r w:rsidRPr="008705D8" w:rsidDel="00304CF8">
                <w:rPr>
                  <w:rFonts w:ascii="Times New Roman" w:hAnsi="Times New Roman" w:cs="Times New Roman"/>
                  <w:color w:val="000000"/>
                  <w:sz w:val="24"/>
                  <w:szCs w:val="24"/>
                  <w:lang w:val="en-US"/>
                  <w:rPrChange w:id="1603" w:author="Кристина" w:date="2025-03-27T21:31:00Z">
                    <w:rPr>
                      <w:rFonts w:ascii="Times New Roman" w:hAnsi="Times New Roman" w:cs="Times New Roman"/>
                      <w:color w:val="000000"/>
                      <w:sz w:val="24"/>
                      <w:szCs w:val="24"/>
                    </w:rPr>
                  </w:rPrChange>
                </w:rPr>
                <w:t>-0.48</w:t>
              </w:r>
            </w:moveFrom>
          </w:p>
          <w:p w14:paraId="47396917" w14:textId="771A2340"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604" w:author="Кристина" w:date="2025-03-26T13:26:00Z"/>
                <w:rFonts w:ascii="Times New Roman" w:eastAsia="Calibri" w:hAnsi="Times New Roman" w:cs="Times New Roman"/>
                <w:sz w:val="24"/>
                <w:szCs w:val="24"/>
                <w:lang w:val="en-US"/>
                <w:rPrChange w:id="1605" w:author="Кристина" w:date="2025-03-27T21:31:00Z">
                  <w:rPr>
                    <w:moveFrom w:id="1606" w:author="Кристина" w:date="2025-03-26T13:26:00Z"/>
                    <w:rFonts w:ascii="Times New Roman" w:eastAsia="Calibri" w:hAnsi="Times New Roman" w:cs="Times New Roman"/>
                    <w:sz w:val="24"/>
                    <w:szCs w:val="24"/>
                  </w:rPr>
                </w:rPrChange>
              </w:rPr>
            </w:pPr>
          </w:p>
        </w:tc>
        <w:tc>
          <w:tcPr>
            <w:tcW w:w="1337" w:type="dxa"/>
            <w:vAlign w:val="center"/>
          </w:tcPr>
          <w:p w14:paraId="00817279" w14:textId="40C73ABF"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607" w:author="Кристина" w:date="2025-03-26T13:26:00Z"/>
                <w:rFonts w:ascii="Times New Roman" w:hAnsi="Times New Roman" w:cs="Times New Roman"/>
                <w:color w:val="000000"/>
                <w:sz w:val="24"/>
                <w:szCs w:val="24"/>
                <w:lang w:val="en-US"/>
                <w:rPrChange w:id="1608" w:author="Кристина" w:date="2025-03-27T21:31:00Z">
                  <w:rPr>
                    <w:moveFrom w:id="1609" w:author="Кристина" w:date="2025-03-26T13:26:00Z"/>
                    <w:rFonts w:ascii="Times New Roman" w:hAnsi="Times New Roman" w:cs="Times New Roman"/>
                    <w:color w:val="000000"/>
                    <w:sz w:val="24"/>
                    <w:szCs w:val="24"/>
                  </w:rPr>
                </w:rPrChange>
              </w:rPr>
            </w:pPr>
            <w:moveFrom w:id="1610" w:author="Кристина" w:date="2025-03-26T13:26:00Z">
              <w:r w:rsidRPr="008705D8" w:rsidDel="00304CF8">
                <w:rPr>
                  <w:rFonts w:ascii="Times New Roman" w:hAnsi="Times New Roman" w:cs="Times New Roman"/>
                  <w:color w:val="000000"/>
                  <w:sz w:val="24"/>
                  <w:szCs w:val="24"/>
                  <w:lang w:val="en-US"/>
                  <w:rPrChange w:id="1611" w:author="Кристина" w:date="2025-03-27T21:31:00Z">
                    <w:rPr>
                      <w:rFonts w:ascii="Times New Roman" w:hAnsi="Times New Roman" w:cs="Times New Roman"/>
                      <w:color w:val="000000"/>
                      <w:sz w:val="24"/>
                      <w:szCs w:val="24"/>
                    </w:rPr>
                  </w:rPrChange>
                </w:rPr>
                <w:t>0.40</w:t>
              </w:r>
            </w:moveFrom>
          </w:p>
          <w:p w14:paraId="01113AA4" w14:textId="36258BD3"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612" w:author="Кристина" w:date="2025-03-26T13:26:00Z"/>
                <w:rFonts w:ascii="Times New Roman" w:eastAsia="Calibri" w:hAnsi="Times New Roman" w:cs="Times New Roman"/>
                <w:sz w:val="24"/>
                <w:szCs w:val="24"/>
                <w:lang w:val="en-US"/>
                <w:rPrChange w:id="1613" w:author="Кристина" w:date="2025-03-27T21:31:00Z">
                  <w:rPr>
                    <w:moveFrom w:id="1614" w:author="Кристина" w:date="2025-03-26T13:26:00Z"/>
                    <w:rFonts w:ascii="Times New Roman" w:eastAsia="Calibri" w:hAnsi="Times New Roman" w:cs="Times New Roman"/>
                    <w:sz w:val="24"/>
                    <w:szCs w:val="24"/>
                  </w:rPr>
                </w:rPrChange>
              </w:rPr>
            </w:pPr>
          </w:p>
        </w:tc>
        <w:tc>
          <w:tcPr>
            <w:tcW w:w="1336" w:type="dxa"/>
            <w:vAlign w:val="center"/>
          </w:tcPr>
          <w:p w14:paraId="0D035F47" w14:textId="597200B5"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615" w:author="Кристина" w:date="2025-03-26T13:26:00Z"/>
                <w:rFonts w:ascii="Times New Roman" w:hAnsi="Times New Roman" w:cs="Times New Roman"/>
                <w:color w:val="000000"/>
                <w:sz w:val="24"/>
                <w:szCs w:val="24"/>
                <w:lang w:val="en-US"/>
                <w:rPrChange w:id="1616" w:author="Кристина" w:date="2025-03-27T21:31:00Z">
                  <w:rPr>
                    <w:moveFrom w:id="1617" w:author="Кристина" w:date="2025-03-26T13:26:00Z"/>
                    <w:rFonts w:ascii="Times New Roman" w:hAnsi="Times New Roman" w:cs="Times New Roman"/>
                    <w:color w:val="000000"/>
                    <w:sz w:val="24"/>
                    <w:szCs w:val="24"/>
                  </w:rPr>
                </w:rPrChange>
              </w:rPr>
            </w:pPr>
            <w:moveFrom w:id="1618" w:author="Кристина" w:date="2025-03-26T13:26:00Z">
              <w:r w:rsidRPr="008705D8" w:rsidDel="00304CF8">
                <w:rPr>
                  <w:rFonts w:ascii="Times New Roman" w:hAnsi="Times New Roman" w:cs="Times New Roman"/>
                  <w:color w:val="000000"/>
                  <w:sz w:val="24"/>
                  <w:szCs w:val="24"/>
                  <w:lang w:val="en-US"/>
                  <w:rPrChange w:id="1619" w:author="Кристина" w:date="2025-03-27T21:31:00Z">
                    <w:rPr>
                      <w:rFonts w:ascii="Times New Roman" w:hAnsi="Times New Roman" w:cs="Times New Roman"/>
                      <w:color w:val="000000"/>
                      <w:sz w:val="24"/>
                      <w:szCs w:val="24"/>
                    </w:rPr>
                  </w:rPrChange>
                </w:rPr>
                <w:t>-5.76</w:t>
              </w:r>
            </w:moveFrom>
          </w:p>
          <w:p w14:paraId="556AE086" w14:textId="0591FE8B"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620" w:author="Кристина" w:date="2025-03-26T13:26:00Z"/>
                <w:rFonts w:ascii="Times New Roman" w:eastAsia="Calibri" w:hAnsi="Times New Roman" w:cs="Times New Roman"/>
                <w:sz w:val="24"/>
                <w:szCs w:val="24"/>
                <w:lang w:val="en-US"/>
                <w:rPrChange w:id="1621" w:author="Кристина" w:date="2025-03-27T21:31:00Z">
                  <w:rPr>
                    <w:moveFrom w:id="1622" w:author="Кристина" w:date="2025-03-26T13:26:00Z"/>
                    <w:rFonts w:ascii="Times New Roman" w:eastAsia="Calibri" w:hAnsi="Times New Roman" w:cs="Times New Roman"/>
                    <w:sz w:val="24"/>
                    <w:szCs w:val="24"/>
                  </w:rPr>
                </w:rPrChange>
              </w:rPr>
            </w:pPr>
          </w:p>
        </w:tc>
        <w:tc>
          <w:tcPr>
            <w:tcW w:w="1337" w:type="dxa"/>
            <w:vAlign w:val="center"/>
          </w:tcPr>
          <w:p w14:paraId="003448F3" w14:textId="4CDEC55B"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623" w:author="Кристина" w:date="2025-03-26T13:26:00Z"/>
                <w:rFonts w:ascii="Times New Roman" w:hAnsi="Times New Roman" w:cs="Times New Roman"/>
                <w:color w:val="000000"/>
                <w:sz w:val="24"/>
                <w:szCs w:val="24"/>
                <w:lang w:val="en-US"/>
                <w:rPrChange w:id="1624" w:author="Кристина" w:date="2025-03-27T21:31:00Z">
                  <w:rPr>
                    <w:moveFrom w:id="1625" w:author="Кристина" w:date="2025-03-26T13:26:00Z"/>
                    <w:rFonts w:ascii="Times New Roman" w:hAnsi="Times New Roman" w:cs="Times New Roman"/>
                    <w:color w:val="000000"/>
                    <w:sz w:val="24"/>
                    <w:szCs w:val="24"/>
                  </w:rPr>
                </w:rPrChange>
              </w:rPr>
            </w:pPr>
            <w:moveFrom w:id="1626" w:author="Кристина" w:date="2025-03-26T13:26:00Z">
              <w:r w:rsidRPr="008705D8" w:rsidDel="00304CF8">
                <w:rPr>
                  <w:rFonts w:ascii="Times New Roman" w:hAnsi="Times New Roman" w:cs="Times New Roman"/>
                  <w:color w:val="000000"/>
                  <w:sz w:val="24"/>
                  <w:szCs w:val="24"/>
                  <w:lang w:val="en-US"/>
                  <w:rPrChange w:id="1627" w:author="Кристина" w:date="2025-03-27T21:31:00Z">
                    <w:rPr>
                      <w:rFonts w:ascii="Times New Roman" w:hAnsi="Times New Roman" w:cs="Times New Roman"/>
                      <w:color w:val="000000"/>
                      <w:sz w:val="24"/>
                      <w:szCs w:val="24"/>
                    </w:rPr>
                  </w:rPrChange>
                </w:rPr>
                <w:t>-12.32</w:t>
              </w:r>
            </w:moveFrom>
          </w:p>
          <w:p w14:paraId="70DF4B98" w14:textId="19460A01" w:rsidR="00D30C17" w:rsidRPr="00B67ADD"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628" w:author="Кристина" w:date="2025-03-26T13:26:00Z"/>
                <w:rFonts w:ascii="Times New Roman" w:eastAsia="Calibri" w:hAnsi="Times New Roman" w:cs="Times New Roman"/>
                <w:sz w:val="24"/>
                <w:szCs w:val="24"/>
                <w:lang w:val="en-US"/>
              </w:rPr>
            </w:pPr>
          </w:p>
        </w:tc>
        <w:tc>
          <w:tcPr>
            <w:tcW w:w="1336" w:type="dxa"/>
            <w:vAlign w:val="center"/>
          </w:tcPr>
          <w:p w14:paraId="416404B3" w14:textId="2EFA88F4"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629" w:author="Кристина" w:date="2025-03-26T13:26:00Z"/>
                <w:rFonts w:ascii="Times New Roman" w:hAnsi="Times New Roman" w:cs="Times New Roman"/>
                <w:color w:val="000000"/>
                <w:sz w:val="24"/>
                <w:szCs w:val="24"/>
                <w:lang w:val="en-US"/>
                <w:rPrChange w:id="1630" w:author="Кристина" w:date="2025-03-27T21:31:00Z">
                  <w:rPr>
                    <w:moveFrom w:id="1631" w:author="Кристина" w:date="2025-03-26T13:26:00Z"/>
                    <w:rFonts w:ascii="Times New Roman" w:hAnsi="Times New Roman" w:cs="Times New Roman"/>
                    <w:color w:val="000000"/>
                    <w:sz w:val="24"/>
                    <w:szCs w:val="24"/>
                  </w:rPr>
                </w:rPrChange>
              </w:rPr>
            </w:pPr>
            <w:moveFrom w:id="1632" w:author="Кристина" w:date="2025-03-26T13:26:00Z">
              <w:r w:rsidRPr="008705D8" w:rsidDel="00304CF8">
                <w:rPr>
                  <w:rFonts w:ascii="Times New Roman" w:hAnsi="Times New Roman" w:cs="Times New Roman"/>
                  <w:color w:val="000000"/>
                  <w:sz w:val="24"/>
                  <w:szCs w:val="24"/>
                  <w:lang w:val="en-US"/>
                  <w:rPrChange w:id="1633" w:author="Кристина" w:date="2025-03-27T21:31:00Z">
                    <w:rPr>
                      <w:rFonts w:ascii="Times New Roman" w:hAnsi="Times New Roman" w:cs="Times New Roman"/>
                      <w:color w:val="000000"/>
                      <w:sz w:val="24"/>
                      <w:szCs w:val="24"/>
                    </w:rPr>
                  </w:rPrChange>
                </w:rPr>
                <w:t>-13.28</w:t>
              </w:r>
            </w:moveFrom>
          </w:p>
          <w:p w14:paraId="35152045" w14:textId="5C64C225"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634" w:author="Кристина" w:date="2025-03-26T13:26:00Z"/>
                <w:rFonts w:ascii="Times New Roman" w:eastAsia="Calibri" w:hAnsi="Times New Roman" w:cs="Times New Roman"/>
                <w:sz w:val="24"/>
                <w:szCs w:val="24"/>
                <w:lang w:val="en-US"/>
                <w:rPrChange w:id="1635" w:author="Кристина" w:date="2025-03-27T21:31:00Z">
                  <w:rPr>
                    <w:moveFrom w:id="1636" w:author="Кристина" w:date="2025-03-26T13:26:00Z"/>
                    <w:rFonts w:ascii="Times New Roman" w:eastAsia="Calibri" w:hAnsi="Times New Roman" w:cs="Times New Roman"/>
                    <w:sz w:val="24"/>
                    <w:szCs w:val="24"/>
                  </w:rPr>
                </w:rPrChange>
              </w:rPr>
            </w:pPr>
          </w:p>
        </w:tc>
        <w:tc>
          <w:tcPr>
            <w:tcW w:w="1337" w:type="dxa"/>
            <w:vAlign w:val="center"/>
          </w:tcPr>
          <w:p w14:paraId="0683B75C" w14:textId="2078E68D"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637" w:author="Кристина" w:date="2025-03-26T13:26:00Z"/>
                <w:rFonts w:ascii="Times New Roman" w:hAnsi="Times New Roman" w:cs="Times New Roman"/>
                <w:color w:val="000000"/>
                <w:sz w:val="24"/>
                <w:szCs w:val="24"/>
                <w:lang w:val="en-US"/>
                <w:rPrChange w:id="1638" w:author="Кристина" w:date="2025-03-27T21:31:00Z">
                  <w:rPr>
                    <w:moveFrom w:id="1639" w:author="Кристина" w:date="2025-03-26T13:26:00Z"/>
                    <w:rFonts w:ascii="Times New Roman" w:hAnsi="Times New Roman" w:cs="Times New Roman"/>
                    <w:color w:val="000000"/>
                    <w:sz w:val="24"/>
                    <w:szCs w:val="24"/>
                  </w:rPr>
                </w:rPrChange>
              </w:rPr>
            </w:pPr>
            <w:moveFrom w:id="1640" w:author="Кристина" w:date="2025-03-26T13:26:00Z">
              <w:r w:rsidRPr="008705D8" w:rsidDel="00304CF8">
                <w:rPr>
                  <w:rFonts w:ascii="Times New Roman" w:hAnsi="Times New Roman" w:cs="Times New Roman"/>
                  <w:color w:val="000000"/>
                  <w:sz w:val="24"/>
                  <w:szCs w:val="24"/>
                  <w:lang w:val="en-US"/>
                  <w:rPrChange w:id="1641" w:author="Кристина" w:date="2025-03-27T21:31:00Z">
                    <w:rPr>
                      <w:rFonts w:ascii="Times New Roman" w:hAnsi="Times New Roman" w:cs="Times New Roman"/>
                      <w:color w:val="000000"/>
                      <w:sz w:val="24"/>
                      <w:szCs w:val="24"/>
                    </w:rPr>
                  </w:rPrChange>
                </w:rPr>
                <w:t>-10.86</w:t>
              </w:r>
            </w:moveFrom>
          </w:p>
          <w:p w14:paraId="061DF20F" w14:textId="59317248"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642" w:author="Кристина" w:date="2025-03-26T13:26:00Z"/>
                <w:rFonts w:ascii="Times New Roman" w:eastAsia="Calibri" w:hAnsi="Times New Roman" w:cs="Times New Roman"/>
                <w:sz w:val="24"/>
                <w:szCs w:val="24"/>
                <w:lang w:val="en-US"/>
                <w:rPrChange w:id="1643" w:author="Кристина" w:date="2025-03-27T21:31:00Z">
                  <w:rPr>
                    <w:moveFrom w:id="1644" w:author="Кристина" w:date="2025-03-26T13:26:00Z"/>
                    <w:rFonts w:ascii="Times New Roman" w:eastAsia="Calibri" w:hAnsi="Times New Roman" w:cs="Times New Roman"/>
                    <w:sz w:val="24"/>
                    <w:szCs w:val="24"/>
                  </w:rPr>
                </w:rPrChange>
              </w:rPr>
            </w:pPr>
          </w:p>
        </w:tc>
      </w:tr>
      <w:tr w:rsidR="00D30C17" w:rsidRPr="008705D8" w:rsidDel="00304CF8" w14:paraId="57063273" w14:textId="22D7C943" w:rsidTr="00D30C17">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right w:val="single" w:sz="4" w:space="0" w:color="auto"/>
            </w:tcBorders>
            <w:vAlign w:val="center"/>
          </w:tcPr>
          <w:p w14:paraId="1C86BAFE" w14:textId="0F3C3BAE" w:rsidR="00D30C17" w:rsidRPr="00B67ADD" w:rsidDel="00304CF8" w:rsidRDefault="00D30C17" w:rsidP="00D30C17">
            <w:pPr>
              <w:jc w:val="center"/>
              <w:rPr>
                <w:moveFrom w:id="1645" w:author="Кристина" w:date="2025-03-26T13:26:00Z"/>
                <w:rFonts w:ascii="Times New Roman" w:eastAsia="Calibri" w:hAnsi="Times New Roman" w:cs="Times New Roman"/>
                <w:sz w:val="24"/>
                <w:szCs w:val="24"/>
                <w:lang w:val="en-US"/>
              </w:rPr>
            </w:pPr>
            <w:moveFrom w:id="1646" w:author="Кристина" w:date="2025-03-26T13:26:00Z">
              <w:r w:rsidRPr="00B67ADD" w:rsidDel="00304CF8">
                <w:rPr>
                  <w:rFonts w:ascii="Times New Roman" w:eastAsia="Calibri" w:hAnsi="Times New Roman" w:cs="Times New Roman"/>
                  <w:sz w:val="24"/>
                  <w:szCs w:val="24"/>
                  <w:lang w:val="en-US"/>
                </w:rPr>
                <w:t>T June-July</w:t>
              </w:r>
            </w:moveFrom>
          </w:p>
        </w:tc>
        <w:tc>
          <w:tcPr>
            <w:tcW w:w="1336" w:type="dxa"/>
            <w:tcBorders>
              <w:left w:val="single" w:sz="4" w:space="0" w:color="auto"/>
            </w:tcBorders>
            <w:vAlign w:val="center"/>
          </w:tcPr>
          <w:p w14:paraId="77C05346" w14:textId="14CA2B46"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647" w:author="Кристина" w:date="2025-03-26T13:26:00Z"/>
                <w:rFonts w:ascii="Times New Roman" w:hAnsi="Times New Roman" w:cs="Times New Roman"/>
                <w:color w:val="000000"/>
                <w:sz w:val="24"/>
                <w:szCs w:val="24"/>
                <w:lang w:val="en-US"/>
                <w:rPrChange w:id="1648" w:author="Кристина" w:date="2025-03-27T21:31:00Z">
                  <w:rPr>
                    <w:moveFrom w:id="1649" w:author="Кристина" w:date="2025-03-26T13:26:00Z"/>
                    <w:rFonts w:ascii="Times New Roman" w:hAnsi="Times New Roman" w:cs="Times New Roman"/>
                    <w:color w:val="000000"/>
                    <w:sz w:val="24"/>
                    <w:szCs w:val="24"/>
                  </w:rPr>
                </w:rPrChange>
              </w:rPr>
            </w:pPr>
            <w:moveFrom w:id="1650" w:author="Кристина" w:date="2025-03-26T13:26:00Z">
              <w:r w:rsidRPr="008705D8" w:rsidDel="00304CF8">
                <w:rPr>
                  <w:rFonts w:ascii="Times New Roman" w:hAnsi="Times New Roman" w:cs="Times New Roman"/>
                  <w:color w:val="000000"/>
                  <w:sz w:val="24"/>
                  <w:szCs w:val="24"/>
                  <w:lang w:val="en-US"/>
                  <w:rPrChange w:id="1651" w:author="Кристина" w:date="2025-03-27T21:31:00Z">
                    <w:rPr>
                      <w:rFonts w:ascii="Times New Roman" w:hAnsi="Times New Roman" w:cs="Times New Roman"/>
                      <w:color w:val="000000"/>
                      <w:sz w:val="24"/>
                      <w:szCs w:val="24"/>
                    </w:rPr>
                  </w:rPrChange>
                </w:rPr>
                <w:t>13.09</w:t>
              </w:r>
            </w:moveFrom>
          </w:p>
          <w:p w14:paraId="28479CB1" w14:textId="2AEAE496"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652" w:author="Кристина" w:date="2025-03-26T13:26:00Z"/>
                <w:rFonts w:ascii="Times New Roman" w:eastAsia="Calibri" w:hAnsi="Times New Roman" w:cs="Times New Roman"/>
                <w:sz w:val="24"/>
                <w:szCs w:val="24"/>
                <w:lang w:val="en-US"/>
                <w:rPrChange w:id="1653" w:author="Кристина" w:date="2025-03-27T21:31:00Z">
                  <w:rPr>
                    <w:moveFrom w:id="1654" w:author="Кристина" w:date="2025-03-26T13:26:00Z"/>
                    <w:rFonts w:ascii="Times New Roman" w:eastAsia="Calibri" w:hAnsi="Times New Roman" w:cs="Times New Roman"/>
                    <w:sz w:val="24"/>
                    <w:szCs w:val="24"/>
                  </w:rPr>
                </w:rPrChange>
              </w:rPr>
            </w:pPr>
          </w:p>
        </w:tc>
        <w:tc>
          <w:tcPr>
            <w:tcW w:w="1337" w:type="dxa"/>
            <w:vAlign w:val="center"/>
          </w:tcPr>
          <w:p w14:paraId="5E52FA4E" w14:textId="10502543"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655" w:author="Кристина" w:date="2025-03-26T13:26:00Z"/>
                <w:rFonts w:ascii="Times New Roman" w:hAnsi="Times New Roman" w:cs="Times New Roman"/>
                <w:color w:val="000000"/>
                <w:sz w:val="24"/>
                <w:szCs w:val="24"/>
                <w:lang w:val="en-US"/>
                <w:rPrChange w:id="1656" w:author="Кристина" w:date="2025-03-27T21:31:00Z">
                  <w:rPr>
                    <w:moveFrom w:id="1657" w:author="Кристина" w:date="2025-03-26T13:26:00Z"/>
                    <w:rFonts w:ascii="Times New Roman" w:hAnsi="Times New Roman" w:cs="Times New Roman"/>
                    <w:color w:val="000000"/>
                    <w:sz w:val="24"/>
                    <w:szCs w:val="24"/>
                  </w:rPr>
                </w:rPrChange>
              </w:rPr>
            </w:pPr>
            <w:moveFrom w:id="1658" w:author="Кристина" w:date="2025-03-26T13:26:00Z">
              <w:r w:rsidRPr="008705D8" w:rsidDel="00304CF8">
                <w:rPr>
                  <w:rFonts w:ascii="Times New Roman" w:hAnsi="Times New Roman" w:cs="Times New Roman"/>
                  <w:color w:val="000000"/>
                  <w:sz w:val="24"/>
                  <w:szCs w:val="24"/>
                  <w:lang w:val="en-US"/>
                  <w:rPrChange w:id="1659" w:author="Кристина" w:date="2025-03-27T21:31:00Z">
                    <w:rPr>
                      <w:rFonts w:ascii="Times New Roman" w:hAnsi="Times New Roman" w:cs="Times New Roman"/>
                      <w:color w:val="000000"/>
                      <w:sz w:val="24"/>
                      <w:szCs w:val="24"/>
                    </w:rPr>
                  </w:rPrChange>
                </w:rPr>
                <w:t>13.05</w:t>
              </w:r>
            </w:moveFrom>
          </w:p>
          <w:p w14:paraId="30597188" w14:textId="6DB23BDA"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660" w:author="Кристина" w:date="2025-03-26T13:26:00Z"/>
                <w:rFonts w:ascii="Times New Roman" w:eastAsia="Calibri" w:hAnsi="Times New Roman" w:cs="Times New Roman"/>
                <w:sz w:val="24"/>
                <w:szCs w:val="24"/>
                <w:lang w:val="en-US"/>
                <w:rPrChange w:id="1661" w:author="Кристина" w:date="2025-03-27T21:31:00Z">
                  <w:rPr>
                    <w:moveFrom w:id="1662" w:author="Кристина" w:date="2025-03-26T13:26:00Z"/>
                    <w:rFonts w:ascii="Times New Roman" w:eastAsia="Calibri" w:hAnsi="Times New Roman" w:cs="Times New Roman"/>
                    <w:sz w:val="24"/>
                    <w:szCs w:val="24"/>
                  </w:rPr>
                </w:rPrChange>
              </w:rPr>
            </w:pPr>
          </w:p>
        </w:tc>
        <w:tc>
          <w:tcPr>
            <w:tcW w:w="1336" w:type="dxa"/>
            <w:vAlign w:val="center"/>
          </w:tcPr>
          <w:p w14:paraId="72653729" w14:textId="69AF0318"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663" w:author="Кристина" w:date="2025-03-26T13:26:00Z"/>
                <w:rFonts w:ascii="Times New Roman" w:hAnsi="Times New Roman" w:cs="Times New Roman"/>
                <w:color w:val="000000"/>
                <w:sz w:val="24"/>
                <w:szCs w:val="24"/>
                <w:lang w:val="en-US"/>
                <w:rPrChange w:id="1664" w:author="Кристина" w:date="2025-03-27T21:31:00Z">
                  <w:rPr>
                    <w:moveFrom w:id="1665" w:author="Кристина" w:date="2025-03-26T13:26:00Z"/>
                    <w:rFonts w:ascii="Times New Roman" w:hAnsi="Times New Roman" w:cs="Times New Roman"/>
                    <w:color w:val="000000"/>
                    <w:sz w:val="24"/>
                    <w:szCs w:val="24"/>
                  </w:rPr>
                </w:rPrChange>
              </w:rPr>
            </w:pPr>
            <w:moveFrom w:id="1666" w:author="Кристина" w:date="2025-03-26T13:26:00Z">
              <w:r w:rsidRPr="008705D8" w:rsidDel="00304CF8">
                <w:rPr>
                  <w:rFonts w:ascii="Times New Roman" w:hAnsi="Times New Roman" w:cs="Times New Roman"/>
                  <w:color w:val="000000"/>
                  <w:sz w:val="24"/>
                  <w:szCs w:val="24"/>
                  <w:lang w:val="en-US"/>
                  <w:rPrChange w:id="1667" w:author="Кристина" w:date="2025-03-27T21:31:00Z">
                    <w:rPr>
                      <w:rFonts w:ascii="Times New Roman" w:hAnsi="Times New Roman" w:cs="Times New Roman"/>
                      <w:color w:val="000000"/>
                      <w:sz w:val="24"/>
                      <w:szCs w:val="24"/>
                    </w:rPr>
                  </w:rPrChange>
                </w:rPr>
                <w:t>11.90</w:t>
              </w:r>
            </w:moveFrom>
          </w:p>
          <w:p w14:paraId="3002080C" w14:textId="7A1694F2"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668" w:author="Кристина" w:date="2025-03-26T13:26:00Z"/>
                <w:rFonts w:ascii="Times New Roman" w:eastAsia="Calibri" w:hAnsi="Times New Roman" w:cs="Times New Roman"/>
                <w:sz w:val="24"/>
                <w:szCs w:val="24"/>
                <w:lang w:val="en-US"/>
                <w:rPrChange w:id="1669" w:author="Кристина" w:date="2025-03-27T21:31:00Z">
                  <w:rPr>
                    <w:moveFrom w:id="1670" w:author="Кристина" w:date="2025-03-26T13:26:00Z"/>
                    <w:rFonts w:ascii="Times New Roman" w:eastAsia="Calibri" w:hAnsi="Times New Roman" w:cs="Times New Roman"/>
                    <w:sz w:val="24"/>
                    <w:szCs w:val="24"/>
                  </w:rPr>
                </w:rPrChange>
              </w:rPr>
            </w:pPr>
          </w:p>
        </w:tc>
        <w:tc>
          <w:tcPr>
            <w:tcW w:w="1337" w:type="dxa"/>
            <w:vAlign w:val="center"/>
          </w:tcPr>
          <w:p w14:paraId="58FB7A6B" w14:textId="4F5CF0F7"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671" w:author="Кристина" w:date="2025-03-26T13:26:00Z"/>
                <w:rFonts w:ascii="Times New Roman" w:hAnsi="Times New Roman" w:cs="Times New Roman"/>
                <w:color w:val="000000"/>
                <w:sz w:val="24"/>
                <w:szCs w:val="24"/>
                <w:lang w:val="en-US"/>
                <w:rPrChange w:id="1672" w:author="Кристина" w:date="2025-03-27T21:31:00Z">
                  <w:rPr>
                    <w:moveFrom w:id="1673" w:author="Кристина" w:date="2025-03-26T13:26:00Z"/>
                    <w:rFonts w:ascii="Times New Roman" w:hAnsi="Times New Roman" w:cs="Times New Roman"/>
                    <w:color w:val="000000"/>
                    <w:sz w:val="24"/>
                    <w:szCs w:val="24"/>
                  </w:rPr>
                </w:rPrChange>
              </w:rPr>
            </w:pPr>
            <w:moveFrom w:id="1674" w:author="Кристина" w:date="2025-03-26T13:26:00Z">
              <w:r w:rsidRPr="008705D8" w:rsidDel="00304CF8">
                <w:rPr>
                  <w:rFonts w:ascii="Times New Roman" w:hAnsi="Times New Roman" w:cs="Times New Roman"/>
                  <w:color w:val="000000"/>
                  <w:sz w:val="24"/>
                  <w:szCs w:val="24"/>
                  <w:lang w:val="en-US"/>
                  <w:rPrChange w:id="1675" w:author="Кристина" w:date="2025-03-27T21:31:00Z">
                    <w:rPr>
                      <w:rFonts w:ascii="Times New Roman" w:hAnsi="Times New Roman" w:cs="Times New Roman"/>
                      <w:color w:val="000000"/>
                      <w:sz w:val="24"/>
                      <w:szCs w:val="24"/>
                    </w:rPr>
                  </w:rPrChange>
                </w:rPr>
                <w:t>9.43</w:t>
              </w:r>
            </w:moveFrom>
          </w:p>
          <w:p w14:paraId="42942E57" w14:textId="3B9500AF" w:rsidR="00D30C17" w:rsidRPr="00B67ADD"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676" w:author="Кристина" w:date="2025-03-26T13:26:00Z"/>
                <w:rFonts w:ascii="Times New Roman" w:eastAsia="Calibri" w:hAnsi="Times New Roman" w:cs="Times New Roman"/>
                <w:sz w:val="24"/>
                <w:szCs w:val="24"/>
                <w:lang w:val="en-US"/>
              </w:rPr>
            </w:pPr>
          </w:p>
        </w:tc>
        <w:tc>
          <w:tcPr>
            <w:tcW w:w="1336" w:type="dxa"/>
            <w:vAlign w:val="center"/>
          </w:tcPr>
          <w:p w14:paraId="49C2A6C8" w14:textId="5E4801F4"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677" w:author="Кристина" w:date="2025-03-26T13:26:00Z"/>
                <w:rFonts w:ascii="Times New Roman" w:hAnsi="Times New Roman" w:cs="Times New Roman"/>
                <w:color w:val="000000"/>
                <w:sz w:val="24"/>
                <w:szCs w:val="24"/>
                <w:lang w:val="en-US"/>
                <w:rPrChange w:id="1678" w:author="Кристина" w:date="2025-03-27T21:31:00Z">
                  <w:rPr>
                    <w:moveFrom w:id="1679" w:author="Кристина" w:date="2025-03-26T13:26:00Z"/>
                    <w:rFonts w:ascii="Times New Roman" w:hAnsi="Times New Roman" w:cs="Times New Roman"/>
                    <w:color w:val="000000"/>
                    <w:sz w:val="24"/>
                    <w:szCs w:val="24"/>
                  </w:rPr>
                </w:rPrChange>
              </w:rPr>
            </w:pPr>
            <w:moveFrom w:id="1680" w:author="Кристина" w:date="2025-03-26T13:26:00Z">
              <w:r w:rsidRPr="008705D8" w:rsidDel="00304CF8">
                <w:rPr>
                  <w:rFonts w:ascii="Times New Roman" w:hAnsi="Times New Roman" w:cs="Times New Roman"/>
                  <w:color w:val="000000"/>
                  <w:sz w:val="24"/>
                  <w:szCs w:val="24"/>
                  <w:lang w:val="en-US"/>
                  <w:rPrChange w:id="1681" w:author="Кристина" w:date="2025-03-27T21:31:00Z">
                    <w:rPr>
                      <w:rFonts w:ascii="Times New Roman" w:hAnsi="Times New Roman" w:cs="Times New Roman"/>
                      <w:color w:val="000000"/>
                      <w:sz w:val="24"/>
                      <w:szCs w:val="24"/>
                    </w:rPr>
                  </w:rPrChange>
                </w:rPr>
                <w:t>8.31</w:t>
              </w:r>
            </w:moveFrom>
          </w:p>
          <w:p w14:paraId="4B852511" w14:textId="0B7FD951"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682" w:author="Кристина" w:date="2025-03-26T13:26:00Z"/>
                <w:rFonts w:ascii="Times New Roman" w:eastAsia="Calibri" w:hAnsi="Times New Roman" w:cs="Times New Roman"/>
                <w:sz w:val="24"/>
                <w:szCs w:val="24"/>
                <w:lang w:val="en-US"/>
                <w:rPrChange w:id="1683" w:author="Кристина" w:date="2025-03-27T21:31:00Z">
                  <w:rPr>
                    <w:moveFrom w:id="1684" w:author="Кристина" w:date="2025-03-26T13:26:00Z"/>
                    <w:rFonts w:ascii="Times New Roman" w:eastAsia="Calibri" w:hAnsi="Times New Roman" w:cs="Times New Roman"/>
                    <w:sz w:val="24"/>
                    <w:szCs w:val="24"/>
                  </w:rPr>
                </w:rPrChange>
              </w:rPr>
            </w:pPr>
          </w:p>
        </w:tc>
        <w:tc>
          <w:tcPr>
            <w:tcW w:w="1337" w:type="dxa"/>
            <w:vAlign w:val="center"/>
          </w:tcPr>
          <w:p w14:paraId="4DEBD1EB" w14:textId="42C0AC93"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685" w:author="Кристина" w:date="2025-03-26T13:26:00Z"/>
                <w:rFonts w:ascii="Times New Roman" w:hAnsi="Times New Roman" w:cs="Times New Roman"/>
                <w:color w:val="000000"/>
                <w:sz w:val="24"/>
                <w:szCs w:val="24"/>
                <w:lang w:val="en-US"/>
                <w:rPrChange w:id="1686" w:author="Кристина" w:date="2025-03-27T21:31:00Z">
                  <w:rPr>
                    <w:moveFrom w:id="1687" w:author="Кристина" w:date="2025-03-26T13:26:00Z"/>
                    <w:rFonts w:ascii="Times New Roman" w:hAnsi="Times New Roman" w:cs="Times New Roman"/>
                    <w:color w:val="000000"/>
                    <w:sz w:val="24"/>
                    <w:szCs w:val="24"/>
                  </w:rPr>
                </w:rPrChange>
              </w:rPr>
            </w:pPr>
            <w:moveFrom w:id="1688" w:author="Кристина" w:date="2025-03-26T13:26:00Z">
              <w:r w:rsidRPr="008705D8" w:rsidDel="00304CF8">
                <w:rPr>
                  <w:rFonts w:ascii="Times New Roman" w:hAnsi="Times New Roman" w:cs="Times New Roman"/>
                  <w:color w:val="000000"/>
                  <w:sz w:val="24"/>
                  <w:szCs w:val="24"/>
                  <w:lang w:val="en-US"/>
                  <w:rPrChange w:id="1689" w:author="Кристина" w:date="2025-03-27T21:31:00Z">
                    <w:rPr>
                      <w:rFonts w:ascii="Times New Roman" w:hAnsi="Times New Roman" w:cs="Times New Roman"/>
                      <w:color w:val="000000"/>
                      <w:sz w:val="24"/>
                      <w:szCs w:val="24"/>
                    </w:rPr>
                  </w:rPrChange>
                </w:rPr>
                <w:t>13.05</w:t>
              </w:r>
            </w:moveFrom>
          </w:p>
          <w:p w14:paraId="6AE10EEB" w14:textId="74A96D6C"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690" w:author="Кристина" w:date="2025-03-26T13:26:00Z"/>
                <w:rFonts w:ascii="Times New Roman" w:eastAsia="Calibri" w:hAnsi="Times New Roman" w:cs="Times New Roman"/>
                <w:sz w:val="24"/>
                <w:szCs w:val="24"/>
                <w:lang w:val="en-US"/>
                <w:rPrChange w:id="1691" w:author="Кристина" w:date="2025-03-27T21:31:00Z">
                  <w:rPr>
                    <w:moveFrom w:id="1692" w:author="Кристина" w:date="2025-03-26T13:26:00Z"/>
                    <w:rFonts w:ascii="Times New Roman" w:eastAsia="Calibri" w:hAnsi="Times New Roman" w:cs="Times New Roman"/>
                    <w:sz w:val="24"/>
                    <w:szCs w:val="24"/>
                  </w:rPr>
                </w:rPrChange>
              </w:rPr>
            </w:pPr>
          </w:p>
        </w:tc>
      </w:tr>
      <w:tr w:rsidR="00D30C17" w:rsidRPr="008705D8" w:rsidDel="00304CF8" w14:paraId="55128890" w14:textId="24BAE16A" w:rsidTr="00D30C17">
        <w:trPr>
          <w:trHeight w:val="828"/>
        </w:trPr>
        <w:tc>
          <w:tcPr>
            <w:cnfStyle w:val="001000000000" w:firstRow="0" w:lastRow="0" w:firstColumn="1" w:lastColumn="0" w:oddVBand="0" w:evenVBand="0" w:oddHBand="0" w:evenHBand="0" w:firstRowFirstColumn="0" w:firstRowLastColumn="0" w:lastRowFirstColumn="0" w:lastRowLastColumn="0"/>
            <w:tcW w:w="1336" w:type="dxa"/>
            <w:tcBorders>
              <w:right w:val="single" w:sz="4" w:space="0" w:color="auto"/>
            </w:tcBorders>
            <w:vAlign w:val="center"/>
          </w:tcPr>
          <w:p w14:paraId="23CA40F8" w14:textId="0E1FEBCE" w:rsidR="00D30C17" w:rsidRPr="00B67ADD" w:rsidDel="00304CF8" w:rsidRDefault="00D30C17" w:rsidP="00D30C17">
            <w:pPr>
              <w:jc w:val="center"/>
              <w:rPr>
                <w:moveFrom w:id="1693" w:author="Кристина" w:date="2025-03-26T13:26:00Z"/>
                <w:rFonts w:ascii="Times New Roman" w:eastAsia="Calibri" w:hAnsi="Times New Roman" w:cs="Times New Roman"/>
                <w:sz w:val="24"/>
                <w:szCs w:val="24"/>
                <w:lang w:val="en-US"/>
              </w:rPr>
            </w:pPr>
            <w:moveFrom w:id="1694" w:author="Кристина" w:date="2025-03-26T13:26:00Z">
              <w:r w:rsidRPr="00B67ADD" w:rsidDel="00304CF8">
                <w:rPr>
                  <w:rFonts w:ascii="Times New Roman" w:eastAsia="Calibri" w:hAnsi="Times New Roman" w:cs="Times New Roman"/>
                  <w:sz w:val="24"/>
                  <w:szCs w:val="24"/>
                  <w:lang w:val="en-US"/>
                </w:rPr>
                <w:t>T June-Se</w:t>
              </w:r>
              <w:r w:rsidR="00AB634F" w:rsidRPr="00B67ADD" w:rsidDel="00304CF8">
                <w:rPr>
                  <w:rFonts w:ascii="Times New Roman" w:eastAsia="Calibri" w:hAnsi="Times New Roman" w:cs="Times New Roman"/>
                  <w:sz w:val="24"/>
                  <w:szCs w:val="24"/>
                  <w:lang w:val="en-US"/>
                </w:rPr>
                <w:t>p</w:t>
              </w:r>
              <w:r w:rsidRPr="00B67ADD" w:rsidDel="00304CF8">
                <w:rPr>
                  <w:rFonts w:ascii="Times New Roman" w:eastAsia="Calibri" w:hAnsi="Times New Roman" w:cs="Times New Roman"/>
                  <w:sz w:val="24"/>
                  <w:szCs w:val="24"/>
                  <w:lang w:val="en-US"/>
                </w:rPr>
                <w:t>tember</w:t>
              </w:r>
            </w:moveFrom>
          </w:p>
        </w:tc>
        <w:tc>
          <w:tcPr>
            <w:tcW w:w="1336" w:type="dxa"/>
            <w:tcBorders>
              <w:top w:val="single" w:sz="4" w:space="0" w:color="7F7F7F" w:themeColor="text1" w:themeTint="80"/>
              <w:left w:val="single" w:sz="4" w:space="0" w:color="auto"/>
              <w:bottom w:val="single" w:sz="4" w:space="0" w:color="7F7F7F" w:themeColor="text1" w:themeTint="80"/>
            </w:tcBorders>
            <w:vAlign w:val="center"/>
          </w:tcPr>
          <w:p w14:paraId="212B1FBF" w14:textId="79A5E3AC"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695" w:author="Кристина" w:date="2025-03-26T13:26:00Z"/>
                <w:rFonts w:ascii="Times New Roman" w:hAnsi="Times New Roman" w:cs="Times New Roman"/>
                <w:color w:val="000000"/>
                <w:sz w:val="24"/>
                <w:szCs w:val="24"/>
                <w:lang w:val="en-US"/>
                <w:rPrChange w:id="1696" w:author="Кристина" w:date="2025-03-27T21:31:00Z">
                  <w:rPr>
                    <w:moveFrom w:id="1697" w:author="Кристина" w:date="2025-03-26T13:26:00Z"/>
                    <w:rFonts w:ascii="Times New Roman" w:hAnsi="Times New Roman" w:cs="Times New Roman"/>
                    <w:color w:val="000000"/>
                    <w:sz w:val="24"/>
                    <w:szCs w:val="24"/>
                  </w:rPr>
                </w:rPrChange>
              </w:rPr>
            </w:pPr>
            <w:moveFrom w:id="1698" w:author="Кристина" w:date="2025-03-26T13:26:00Z">
              <w:r w:rsidRPr="008705D8" w:rsidDel="00304CF8">
                <w:rPr>
                  <w:rFonts w:ascii="Times New Roman" w:hAnsi="Times New Roman" w:cs="Times New Roman"/>
                  <w:color w:val="000000"/>
                  <w:sz w:val="24"/>
                  <w:szCs w:val="24"/>
                  <w:lang w:val="en-US"/>
                  <w:rPrChange w:id="1699" w:author="Кристина" w:date="2025-03-27T21:31:00Z">
                    <w:rPr>
                      <w:rFonts w:ascii="Times New Roman" w:hAnsi="Times New Roman" w:cs="Times New Roman"/>
                      <w:color w:val="000000"/>
                      <w:sz w:val="24"/>
                      <w:szCs w:val="24"/>
                    </w:rPr>
                  </w:rPrChange>
                </w:rPr>
                <w:t>11.04</w:t>
              </w:r>
            </w:moveFrom>
          </w:p>
          <w:p w14:paraId="0E6D97F7" w14:textId="6C1C3345"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700" w:author="Кристина" w:date="2025-03-26T13:26:00Z"/>
                <w:rFonts w:ascii="Times New Roman" w:eastAsia="Calibri" w:hAnsi="Times New Roman" w:cs="Times New Roman"/>
                <w:sz w:val="24"/>
                <w:szCs w:val="24"/>
                <w:lang w:val="en-US"/>
                <w:rPrChange w:id="1701" w:author="Кристина" w:date="2025-03-27T21:31:00Z">
                  <w:rPr>
                    <w:moveFrom w:id="1702" w:author="Кристина" w:date="2025-03-26T13:26:00Z"/>
                    <w:rFonts w:ascii="Times New Roman" w:eastAsia="Calibri" w:hAnsi="Times New Roman" w:cs="Times New Roman"/>
                    <w:sz w:val="24"/>
                    <w:szCs w:val="24"/>
                  </w:rPr>
                </w:rPrChange>
              </w:rPr>
            </w:pPr>
          </w:p>
        </w:tc>
        <w:tc>
          <w:tcPr>
            <w:tcW w:w="1337" w:type="dxa"/>
            <w:vAlign w:val="center"/>
          </w:tcPr>
          <w:p w14:paraId="1D6B8D57" w14:textId="10E7CC97"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703" w:author="Кристина" w:date="2025-03-26T13:26:00Z"/>
                <w:rFonts w:ascii="Times New Roman" w:hAnsi="Times New Roman" w:cs="Times New Roman"/>
                <w:color w:val="000000"/>
                <w:sz w:val="24"/>
                <w:szCs w:val="24"/>
                <w:lang w:val="en-US"/>
                <w:rPrChange w:id="1704" w:author="Кристина" w:date="2025-03-27T21:31:00Z">
                  <w:rPr>
                    <w:moveFrom w:id="1705" w:author="Кристина" w:date="2025-03-26T13:26:00Z"/>
                    <w:rFonts w:ascii="Times New Roman" w:hAnsi="Times New Roman" w:cs="Times New Roman"/>
                    <w:color w:val="000000"/>
                    <w:sz w:val="24"/>
                    <w:szCs w:val="24"/>
                  </w:rPr>
                </w:rPrChange>
              </w:rPr>
            </w:pPr>
            <w:moveFrom w:id="1706" w:author="Кристина" w:date="2025-03-26T13:26:00Z">
              <w:r w:rsidRPr="008705D8" w:rsidDel="00304CF8">
                <w:rPr>
                  <w:rFonts w:ascii="Times New Roman" w:hAnsi="Times New Roman" w:cs="Times New Roman"/>
                  <w:color w:val="000000"/>
                  <w:sz w:val="24"/>
                  <w:szCs w:val="24"/>
                  <w:lang w:val="en-US"/>
                  <w:rPrChange w:id="1707" w:author="Кристина" w:date="2025-03-27T21:31:00Z">
                    <w:rPr>
                      <w:rFonts w:ascii="Times New Roman" w:hAnsi="Times New Roman" w:cs="Times New Roman"/>
                      <w:color w:val="000000"/>
                      <w:sz w:val="24"/>
                      <w:szCs w:val="24"/>
                    </w:rPr>
                  </w:rPrChange>
                </w:rPr>
                <w:t>11.37</w:t>
              </w:r>
            </w:moveFrom>
          </w:p>
          <w:p w14:paraId="4219F555" w14:textId="27A06D56"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708" w:author="Кристина" w:date="2025-03-26T13:26:00Z"/>
                <w:rFonts w:ascii="Times New Roman" w:eastAsia="Calibri" w:hAnsi="Times New Roman" w:cs="Times New Roman"/>
                <w:sz w:val="24"/>
                <w:szCs w:val="24"/>
                <w:lang w:val="en-US"/>
                <w:rPrChange w:id="1709" w:author="Кристина" w:date="2025-03-27T21:31:00Z">
                  <w:rPr>
                    <w:moveFrom w:id="1710" w:author="Кристина" w:date="2025-03-26T13:26:00Z"/>
                    <w:rFonts w:ascii="Times New Roman" w:eastAsia="Calibri" w:hAnsi="Times New Roman" w:cs="Times New Roman"/>
                    <w:sz w:val="24"/>
                    <w:szCs w:val="24"/>
                  </w:rPr>
                </w:rPrChange>
              </w:rPr>
            </w:pPr>
          </w:p>
        </w:tc>
        <w:tc>
          <w:tcPr>
            <w:tcW w:w="1336" w:type="dxa"/>
            <w:vAlign w:val="center"/>
          </w:tcPr>
          <w:p w14:paraId="78E59697" w14:textId="508F43B9"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711" w:author="Кристина" w:date="2025-03-26T13:26:00Z"/>
                <w:rFonts w:ascii="Times New Roman" w:hAnsi="Times New Roman" w:cs="Times New Roman"/>
                <w:color w:val="000000"/>
                <w:sz w:val="24"/>
                <w:szCs w:val="24"/>
                <w:lang w:val="en-US"/>
                <w:rPrChange w:id="1712" w:author="Кристина" w:date="2025-03-27T21:31:00Z">
                  <w:rPr>
                    <w:moveFrom w:id="1713" w:author="Кристина" w:date="2025-03-26T13:26:00Z"/>
                    <w:rFonts w:ascii="Times New Roman" w:hAnsi="Times New Roman" w:cs="Times New Roman"/>
                    <w:color w:val="000000"/>
                    <w:sz w:val="24"/>
                    <w:szCs w:val="24"/>
                  </w:rPr>
                </w:rPrChange>
              </w:rPr>
            </w:pPr>
            <w:moveFrom w:id="1714" w:author="Кристина" w:date="2025-03-26T13:26:00Z">
              <w:r w:rsidRPr="008705D8" w:rsidDel="00304CF8">
                <w:rPr>
                  <w:rFonts w:ascii="Times New Roman" w:hAnsi="Times New Roman" w:cs="Times New Roman"/>
                  <w:color w:val="000000"/>
                  <w:sz w:val="24"/>
                  <w:szCs w:val="24"/>
                  <w:lang w:val="en-US"/>
                  <w:rPrChange w:id="1715" w:author="Кристина" w:date="2025-03-27T21:31:00Z">
                    <w:rPr>
                      <w:rFonts w:ascii="Times New Roman" w:hAnsi="Times New Roman" w:cs="Times New Roman"/>
                      <w:color w:val="000000"/>
                      <w:sz w:val="24"/>
                      <w:szCs w:val="24"/>
                    </w:rPr>
                  </w:rPrChange>
                </w:rPr>
                <w:t>10.13</w:t>
              </w:r>
            </w:moveFrom>
          </w:p>
          <w:p w14:paraId="1ACF2175" w14:textId="2325F4FD"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716" w:author="Кристина" w:date="2025-03-26T13:26:00Z"/>
                <w:rFonts w:ascii="Times New Roman" w:eastAsia="Calibri" w:hAnsi="Times New Roman" w:cs="Times New Roman"/>
                <w:sz w:val="24"/>
                <w:szCs w:val="24"/>
                <w:lang w:val="en-US"/>
                <w:rPrChange w:id="1717" w:author="Кристина" w:date="2025-03-27T21:31:00Z">
                  <w:rPr>
                    <w:moveFrom w:id="1718" w:author="Кристина" w:date="2025-03-26T13:26:00Z"/>
                    <w:rFonts w:ascii="Times New Roman" w:eastAsia="Calibri" w:hAnsi="Times New Roman" w:cs="Times New Roman"/>
                    <w:sz w:val="24"/>
                    <w:szCs w:val="24"/>
                  </w:rPr>
                </w:rPrChange>
              </w:rPr>
            </w:pPr>
          </w:p>
        </w:tc>
        <w:tc>
          <w:tcPr>
            <w:tcW w:w="1337" w:type="dxa"/>
            <w:vAlign w:val="center"/>
          </w:tcPr>
          <w:p w14:paraId="1743500F" w14:textId="2B809056" w:rsidR="00D30C17" w:rsidRPr="008705D8" w:rsidDel="00304CF8" w:rsidRDefault="00D30C17" w:rsidP="00D30C17">
            <w:pPr>
              <w:cnfStyle w:val="000000000000" w:firstRow="0" w:lastRow="0" w:firstColumn="0" w:lastColumn="0" w:oddVBand="0" w:evenVBand="0" w:oddHBand="0" w:evenHBand="0" w:firstRowFirstColumn="0" w:firstRowLastColumn="0" w:lastRowFirstColumn="0" w:lastRowLastColumn="0"/>
              <w:rPr>
                <w:moveFrom w:id="1719" w:author="Кристина" w:date="2025-03-26T13:26:00Z"/>
                <w:rFonts w:ascii="Times New Roman" w:eastAsia="Calibri" w:hAnsi="Times New Roman" w:cs="Times New Roman"/>
                <w:sz w:val="24"/>
                <w:szCs w:val="24"/>
                <w:lang w:val="en-US"/>
                <w:rPrChange w:id="1720" w:author="Кристина" w:date="2025-03-27T21:31:00Z">
                  <w:rPr>
                    <w:moveFrom w:id="1721" w:author="Кристина" w:date="2025-03-26T13:26:00Z"/>
                    <w:rFonts w:ascii="Times New Roman" w:eastAsia="Calibri" w:hAnsi="Times New Roman" w:cs="Times New Roman"/>
                    <w:sz w:val="24"/>
                    <w:szCs w:val="24"/>
                  </w:rPr>
                </w:rPrChange>
              </w:rPr>
            </w:pPr>
            <w:moveFrom w:id="1722" w:author="Кристина" w:date="2025-03-26T13:26:00Z">
              <w:r w:rsidRPr="00B67ADD" w:rsidDel="00304CF8">
                <w:rPr>
                  <w:rFonts w:ascii="Times New Roman" w:eastAsia="Calibri" w:hAnsi="Times New Roman" w:cs="Times New Roman"/>
                  <w:sz w:val="24"/>
                  <w:szCs w:val="24"/>
                  <w:lang w:val="en-US"/>
                </w:rPr>
                <w:t xml:space="preserve">      7.6</w:t>
              </w:r>
              <w:r w:rsidRPr="008705D8" w:rsidDel="00304CF8">
                <w:rPr>
                  <w:rFonts w:ascii="Times New Roman" w:eastAsia="Calibri" w:hAnsi="Times New Roman" w:cs="Times New Roman"/>
                  <w:sz w:val="24"/>
                  <w:szCs w:val="24"/>
                  <w:lang w:val="en-US"/>
                  <w:rPrChange w:id="1723" w:author="Кристина" w:date="2025-03-27T21:31:00Z">
                    <w:rPr>
                      <w:rFonts w:ascii="Times New Roman" w:eastAsia="Calibri" w:hAnsi="Times New Roman" w:cs="Times New Roman"/>
                      <w:sz w:val="24"/>
                      <w:szCs w:val="24"/>
                    </w:rPr>
                  </w:rPrChange>
                </w:rPr>
                <w:t>2</w:t>
              </w:r>
            </w:moveFrom>
          </w:p>
        </w:tc>
        <w:tc>
          <w:tcPr>
            <w:tcW w:w="1336" w:type="dxa"/>
            <w:vAlign w:val="center"/>
          </w:tcPr>
          <w:p w14:paraId="0C631F07" w14:textId="7E2DEB70"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724" w:author="Кристина" w:date="2025-03-26T13:26:00Z"/>
                <w:rFonts w:ascii="Times New Roman" w:hAnsi="Times New Roman" w:cs="Times New Roman"/>
                <w:color w:val="000000"/>
                <w:sz w:val="24"/>
                <w:szCs w:val="24"/>
                <w:lang w:val="en-US"/>
                <w:rPrChange w:id="1725" w:author="Кристина" w:date="2025-03-27T21:31:00Z">
                  <w:rPr>
                    <w:moveFrom w:id="1726" w:author="Кристина" w:date="2025-03-26T13:26:00Z"/>
                    <w:rFonts w:ascii="Times New Roman" w:hAnsi="Times New Roman" w:cs="Times New Roman"/>
                    <w:color w:val="000000"/>
                    <w:sz w:val="24"/>
                    <w:szCs w:val="24"/>
                  </w:rPr>
                </w:rPrChange>
              </w:rPr>
            </w:pPr>
            <w:moveFrom w:id="1727" w:author="Кристина" w:date="2025-03-26T13:26:00Z">
              <w:r w:rsidRPr="008705D8" w:rsidDel="00304CF8">
                <w:rPr>
                  <w:rFonts w:ascii="Times New Roman" w:hAnsi="Times New Roman" w:cs="Times New Roman"/>
                  <w:color w:val="000000"/>
                  <w:sz w:val="24"/>
                  <w:szCs w:val="24"/>
                  <w:lang w:val="en-US"/>
                  <w:rPrChange w:id="1728" w:author="Кристина" w:date="2025-03-27T21:31:00Z">
                    <w:rPr>
                      <w:rFonts w:ascii="Times New Roman" w:hAnsi="Times New Roman" w:cs="Times New Roman"/>
                      <w:color w:val="000000"/>
                      <w:sz w:val="24"/>
                      <w:szCs w:val="24"/>
                    </w:rPr>
                  </w:rPrChange>
                </w:rPr>
                <w:t>6.41</w:t>
              </w:r>
            </w:moveFrom>
          </w:p>
          <w:p w14:paraId="51A9FF46" w14:textId="42AE215F"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729" w:author="Кристина" w:date="2025-03-26T13:26:00Z"/>
                <w:rFonts w:ascii="Times New Roman" w:eastAsia="Calibri" w:hAnsi="Times New Roman" w:cs="Times New Roman"/>
                <w:sz w:val="24"/>
                <w:szCs w:val="24"/>
                <w:lang w:val="en-US"/>
                <w:rPrChange w:id="1730" w:author="Кристина" w:date="2025-03-27T21:31:00Z">
                  <w:rPr>
                    <w:moveFrom w:id="1731" w:author="Кристина" w:date="2025-03-26T13:26:00Z"/>
                    <w:rFonts w:ascii="Times New Roman" w:eastAsia="Calibri" w:hAnsi="Times New Roman" w:cs="Times New Roman"/>
                    <w:sz w:val="24"/>
                    <w:szCs w:val="24"/>
                  </w:rPr>
                </w:rPrChange>
              </w:rPr>
            </w:pPr>
          </w:p>
        </w:tc>
        <w:tc>
          <w:tcPr>
            <w:tcW w:w="1337" w:type="dxa"/>
            <w:vAlign w:val="center"/>
          </w:tcPr>
          <w:p w14:paraId="01B2EEF5" w14:textId="2D4312C1"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732" w:author="Кристина" w:date="2025-03-26T13:26:00Z"/>
                <w:rFonts w:ascii="Times New Roman" w:hAnsi="Times New Roman" w:cs="Times New Roman"/>
                <w:color w:val="000000"/>
                <w:sz w:val="24"/>
                <w:szCs w:val="24"/>
                <w:lang w:val="en-US"/>
                <w:rPrChange w:id="1733" w:author="Кристина" w:date="2025-03-27T21:31:00Z">
                  <w:rPr>
                    <w:moveFrom w:id="1734" w:author="Кристина" w:date="2025-03-26T13:26:00Z"/>
                    <w:rFonts w:ascii="Times New Roman" w:hAnsi="Times New Roman" w:cs="Times New Roman"/>
                    <w:color w:val="000000"/>
                    <w:sz w:val="24"/>
                    <w:szCs w:val="24"/>
                  </w:rPr>
                </w:rPrChange>
              </w:rPr>
            </w:pPr>
            <w:moveFrom w:id="1735" w:author="Кристина" w:date="2025-03-26T13:26:00Z">
              <w:r w:rsidRPr="008705D8" w:rsidDel="00304CF8">
                <w:rPr>
                  <w:rFonts w:ascii="Times New Roman" w:hAnsi="Times New Roman" w:cs="Times New Roman"/>
                  <w:color w:val="000000"/>
                  <w:sz w:val="24"/>
                  <w:szCs w:val="24"/>
                  <w:lang w:val="en-US"/>
                  <w:rPrChange w:id="1736" w:author="Кристина" w:date="2025-03-27T21:31:00Z">
                    <w:rPr>
                      <w:rFonts w:ascii="Times New Roman" w:hAnsi="Times New Roman" w:cs="Times New Roman"/>
                      <w:color w:val="000000"/>
                      <w:sz w:val="24"/>
                      <w:szCs w:val="24"/>
                    </w:rPr>
                  </w:rPrChange>
                </w:rPr>
                <w:t>9.71</w:t>
              </w:r>
            </w:moveFrom>
          </w:p>
          <w:p w14:paraId="4885EE44" w14:textId="01333668"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737" w:author="Кристина" w:date="2025-03-26T13:26:00Z"/>
                <w:rFonts w:ascii="Times New Roman" w:eastAsia="Calibri" w:hAnsi="Times New Roman" w:cs="Times New Roman"/>
                <w:sz w:val="24"/>
                <w:szCs w:val="24"/>
                <w:lang w:val="en-US"/>
                <w:rPrChange w:id="1738" w:author="Кристина" w:date="2025-03-27T21:31:00Z">
                  <w:rPr>
                    <w:moveFrom w:id="1739" w:author="Кристина" w:date="2025-03-26T13:26:00Z"/>
                    <w:rFonts w:ascii="Times New Roman" w:eastAsia="Calibri" w:hAnsi="Times New Roman" w:cs="Times New Roman"/>
                    <w:sz w:val="24"/>
                    <w:szCs w:val="24"/>
                  </w:rPr>
                </w:rPrChange>
              </w:rPr>
            </w:pPr>
          </w:p>
        </w:tc>
      </w:tr>
      <w:tr w:rsidR="00D30C17" w:rsidRPr="008705D8" w:rsidDel="00304CF8" w14:paraId="093710D4" w14:textId="55564972" w:rsidTr="00D30C17">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right w:val="single" w:sz="4" w:space="0" w:color="auto"/>
            </w:tcBorders>
            <w:vAlign w:val="center"/>
          </w:tcPr>
          <w:p w14:paraId="430DCF55" w14:textId="6419A1B9" w:rsidR="00D30C17" w:rsidRPr="00B67ADD" w:rsidDel="00304CF8" w:rsidRDefault="00AB634F" w:rsidP="00D30C17">
            <w:pPr>
              <w:jc w:val="center"/>
              <w:rPr>
                <w:moveFrom w:id="1740" w:author="Кристина" w:date="2025-03-26T13:26:00Z"/>
                <w:rFonts w:ascii="Times New Roman" w:eastAsia="Calibri" w:hAnsi="Times New Roman" w:cs="Times New Roman"/>
                <w:sz w:val="24"/>
                <w:szCs w:val="24"/>
                <w:lang w:val="en-US"/>
              </w:rPr>
            </w:pPr>
            <w:moveFrom w:id="1741" w:author="Кристина" w:date="2025-03-26T13:26:00Z">
              <w:r w:rsidRPr="00B67ADD" w:rsidDel="00304CF8">
                <w:rPr>
                  <w:rFonts w:ascii="Times New Roman" w:eastAsia="Calibri" w:hAnsi="Times New Roman" w:cs="Times New Roman"/>
                  <w:sz w:val="24"/>
                  <w:szCs w:val="24"/>
                  <w:lang w:val="en-US"/>
                </w:rPr>
                <w:t>P</w:t>
              </w:r>
              <w:r w:rsidR="00D30C17" w:rsidRPr="00B67ADD" w:rsidDel="00304CF8">
                <w:rPr>
                  <w:rFonts w:ascii="Times New Roman" w:eastAsia="Calibri" w:hAnsi="Times New Roman" w:cs="Times New Roman"/>
                  <w:sz w:val="24"/>
                  <w:szCs w:val="24"/>
                  <w:lang w:val="en-US"/>
                </w:rPr>
                <w:t xml:space="preserve"> total</w:t>
              </w:r>
            </w:moveFrom>
          </w:p>
        </w:tc>
        <w:tc>
          <w:tcPr>
            <w:tcW w:w="1336" w:type="dxa"/>
            <w:tcBorders>
              <w:left w:val="single" w:sz="4" w:space="0" w:color="auto"/>
            </w:tcBorders>
            <w:vAlign w:val="center"/>
          </w:tcPr>
          <w:p w14:paraId="03D7D39D" w14:textId="236D88FB"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742" w:author="Кристина" w:date="2025-03-26T13:26:00Z"/>
                <w:rFonts w:ascii="Times New Roman" w:eastAsia="Calibri" w:hAnsi="Times New Roman" w:cs="Times New Roman"/>
                <w:sz w:val="24"/>
                <w:szCs w:val="24"/>
                <w:lang w:val="en-US"/>
                <w:rPrChange w:id="1743" w:author="Кристина" w:date="2025-03-27T21:31:00Z">
                  <w:rPr>
                    <w:moveFrom w:id="1744" w:author="Кристина" w:date="2025-03-26T13:26:00Z"/>
                    <w:rFonts w:ascii="Times New Roman" w:eastAsia="Calibri" w:hAnsi="Times New Roman" w:cs="Times New Roman"/>
                    <w:sz w:val="24"/>
                    <w:szCs w:val="24"/>
                  </w:rPr>
                </w:rPrChange>
              </w:rPr>
            </w:pPr>
            <w:moveFrom w:id="1745" w:author="Кристина" w:date="2025-03-26T13:26:00Z">
              <w:r w:rsidRPr="00B67ADD" w:rsidDel="00304CF8">
                <w:rPr>
                  <w:rFonts w:ascii="Times New Roman" w:eastAsia="Calibri" w:hAnsi="Times New Roman" w:cs="Times New Roman"/>
                  <w:sz w:val="24"/>
                  <w:szCs w:val="24"/>
                  <w:lang w:val="en-US"/>
                </w:rPr>
                <w:t>526</w:t>
              </w:r>
              <w:r w:rsidRPr="008705D8" w:rsidDel="00304CF8">
                <w:rPr>
                  <w:rFonts w:ascii="Times New Roman" w:eastAsia="Calibri" w:hAnsi="Times New Roman" w:cs="Times New Roman"/>
                  <w:sz w:val="24"/>
                  <w:szCs w:val="24"/>
                  <w:lang w:val="en-US"/>
                  <w:rPrChange w:id="1746" w:author="Кристина" w:date="2025-03-27T21:31:00Z">
                    <w:rPr>
                      <w:rFonts w:ascii="Times New Roman" w:eastAsia="Calibri" w:hAnsi="Times New Roman" w:cs="Times New Roman"/>
                      <w:sz w:val="24"/>
                      <w:szCs w:val="24"/>
                    </w:rPr>
                  </w:rPrChange>
                </w:rPr>
                <w:t>.56</w:t>
              </w:r>
            </w:moveFrom>
          </w:p>
        </w:tc>
        <w:tc>
          <w:tcPr>
            <w:tcW w:w="1337" w:type="dxa"/>
            <w:vAlign w:val="center"/>
          </w:tcPr>
          <w:p w14:paraId="09DDD873" w14:textId="3C2CC998"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747" w:author="Кристина" w:date="2025-03-26T13:26:00Z"/>
                <w:rFonts w:ascii="Times New Roman" w:hAnsi="Times New Roman" w:cs="Times New Roman"/>
                <w:color w:val="000000"/>
                <w:sz w:val="24"/>
                <w:szCs w:val="24"/>
                <w:lang w:val="en-US"/>
                <w:rPrChange w:id="1748" w:author="Кристина" w:date="2025-03-27T21:31:00Z">
                  <w:rPr>
                    <w:moveFrom w:id="1749" w:author="Кристина" w:date="2025-03-26T13:26:00Z"/>
                    <w:rFonts w:ascii="Times New Roman" w:hAnsi="Times New Roman" w:cs="Times New Roman"/>
                    <w:color w:val="000000"/>
                    <w:sz w:val="24"/>
                    <w:szCs w:val="24"/>
                  </w:rPr>
                </w:rPrChange>
              </w:rPr>
            </w:pPr>
            <w:moveFrom w:id="1750" w:author="Кристина" w:date="2025-03-26T13:26:00Z">
              <w:r w:rsidRPr="008705D8" w:rsidDel="00304CF8">
                <w:rPr>
                  <w:rFonts w:ascii="Times New Roman" w:hAnsi="Times New Roman" w:cs="Times New Roman"/>
                  <w:color w:val="000000"/>
                  <w:sz w:val="24"/>
                  <w:szCs w:val="24"/>
                  <w:lang w:val="en-US"/>
                  <w:rPrChange w:id="1751" w:author="Кристина" w:date="2025-03-27T21:31:00Z">
                    <w:rPr>
                      <w:rFonts w:ascii="Times New Roman" w:hAnsi="Times New Roman" w:cs="Times New Roman"/>
                      <w:color w:val="000000"/>
                      <w:sz w:val="24"/>
                      <w:szCs w:val="24"/>
                    </w:rPr>
                  </w:rPrChange>
                </w:rPr>
                <w:t>547.48</w:t>
              </w:r>
            </w:moveFrom>
          </w:p>
          <w:p w14:paraId="1EC55FEA" w14:textId="1D3E9FD7"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752" w:author="Кристина" w:date="2025-03-26T13:26:00Z"/>
                <w:rFonts w:ascii="Times New Roman" w:eastAsia="Calibri" w:hAnsi="Times New Roman" w:cs="Times New Roman"/>
                <w:sz w:val="24"/>
                <w:szCs w:val="24"/>
                <w:lang w:val="en-US"/>
                <w:rPrChange w:id="1753" w:author="Кристина" w:date="2025-03-27T21:31:00Z">
                  <w:rPr>
                    <w:moveFrom w:id="1754" w:author="Кристина" w:date="2025-03-26T13:26:00Z"/>
                    <w:rFonts w:ascii="Times New Roman" w:eastAsia="Calibri" w:hAnsi="Times New Roman" w:cs="Times New Roman"/>
                    <w:sz w:val="24"/>
                    <w:szCs w:val="24"/>
                  </w:rPr>
                </w:rPrChange>
              </w:rPr>
            </w:pPr>
          </w:p>
        </w:tc>
        <w:tc>
          <w:tcPr>
            <w:tcW w:w="1336" w:type="dxa"/>
            <w:vAlign w:val="center"/>
          </w:tcPr>
          <w:p w14:paraId="14FD46F6" w14:textId="0686C9DC"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755" w:author="Кристина" w:date="2025-03-26T13:26:00Z"/>
                <w:rFonts w:ascii="Times New Roman" w:hAnsi="Times New Roman" w:cs="Times New Roman"/>
                <w:color w:val="000000"/>
                <w:sz w:val="24"/>
                <w:szCs w:val="24"/>
                <w:lang w:val="en-US"/>
                <w:rPrChange w:id="1756" w:author="Кристина" w:date="2025-03-27T21:31:00Z">
                  <w:rPr>
                    <w:moveFrom w:id="1757" w:author="Кристина" w:date="2025-03-26T13:26:00Z"/>
                    <w:rFonts w:ascii="Times New Roman" w:hAnsi="Times New Roman" w:cs="Times New Roman"/>
                    <w:color w:val="000000"/>
                    <w:sz w:val="24"/>
                    <w:szCs w:val="24"/>
                  </w:rPr>
                </w:rPrChange>
              </w:rPr>
            </w:pPr>
            <w:moveFrom w:id="1758" w:author="Кристина" w:date="2025-03-26T13:26:00Z">
              <w:r w:rsidRPr="008705D8" w:rsidDel="00304CF8">
                <w:rPr>
                  <w:rFonts w:ascii="Times New Roman" w:hAnsi="Times New Roman" w:cs="Times New Roman"/>
                  <w:color w:val="000000"/>
                  <w:sz w:val="24"/>
                  <w:szCs w:val="24"/>
                  <w:lang w:val="en-US"/>
                  <w:rPrChange w:id="1759" w:author="Кристина" w:date="2025-03-27T21:31:00Z">
                    <w:rPr>
                      <w:rFonts w:ascii="Times New Roman" w:hAnsi="Times New Roman" w:cs="Times New Roman"/>
                      <w:color w:val="000000"/>
                      <w:sz w:val="24"/>
                      <w:szCs w:val="24"/>
                    </w:rPr>
                  </w:rPrChange>
                </w:rPr>
                <w:t>457.21</w:t>
              </w:r>
            </w:moveFrom>
          </w:p>
          <w:p w14:paraId="539812A0" w14:textId="7BFAACB9"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760" w:author="Кристина" w:date="2025-03-26T13:26:00Z"/>
                <w:rFonts w:ascii="Times New Roman" w:eastAsia="Calibri" w:hAnsi="Times New Roman" w:cs="Times New Roman"/>
                <w:sz w:val="24"/>
                <w:szCs w:val="24"/>
                <w:lang w:val="en-US"/>
                <w:rPrChange w:id="1761" w:author="Кристина" w:date="2025-03-27T21:31:00Z">
                  <w:rPr>
                    <w:moveFrom w:id="1762" w:author="Кристина" w:date="2025-03-26T13:26:00Z"/>
                    <w:rFonts w:ascii="Times New Roman" w:eastAsia="Calibri" w:hAnsi="Times New Roman" w:cs="Times New Roman"/>
                    <w:sz w:val="24"/>
                    <w:szCs w:val="24"/>
                  </w:rPr>
                </w:rPrChange>
              </w:rPr>
            </w:pPr>
          </w:p>
        </w:tc>
        <w:tc>
          <w:tcPr>
            <w:tcW w:w="1337" w:type="dxa"/>
            <w:vAlign w:val="center"/>
          </w:tcPr>
          <w:p w14:paraId="0C0F5401" w14:textId="5AC13110"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763" w:author="Кристина" w:date="2025-03-26T13:26:00Z"/>
                <w:rFonts w:ascii="Times New Roman" w:hAnsi="Times New Roman" w:cs="Times New Roman"/>
                <w:color w:val="000000"/>
                <w:sz w:val="24"/>
                <w:szCs w:val="24"/>
                <w:lang w:val="en-US"/>
                <w:rPrChange w:id="1764" w:author="Кристина" w:date="2025-03-27T21:31:00Z">
                  <w:rPr>
                    <w:moveFrom w:id="1765" w:author="Кристина" w:date="2025-03-26T13:26:00Z"/>
                    <w:rFonts w:ascii="Times New Roman" w:hAnsi="Times New Roman" w:cs="Times New Roman"/>
                    <w:color w:val="000000"/>
                    <w:sz w:val="24"/>
                    <w:szCs w:val="24"/>
                  </w:rPr>
                </w:rPrChange>
              </w:rPr>
            </w:pPr>
            <w:moveFrom w:id="1766" w:author="Кристина" w:date="2025-03-26T13:26:00Z">
              <w:r w:rsidRPr="008705D8" w:rsidDel="00304CF8">
                <w:rPr>
                  <w:rFonts w:ascii="Times New Roman" w:hAnsi="Times New Roman" w:cs="Times New Roman"/>
                  <w:color w:val="000000"/>
                  <w:sz w:val="24"/>
                  <w:szCs w:val="24"/>
                  <w:lang w:val="en-US"/>
                  <w:rPrChange w:id="1767" w:author="Кристина" w:date="2025-03-27T21:31:00Z">
                    <w:rPr>
                      <w:rFonts w:ascii="Times New Roman" w:hAnsi="Times New Roman" w:cs="Times New Roman"/>
                      <w:color w:val="000000"/>
                      <w:sz w:val="24"/>
                      <w:szCs w:val="24"/>
                    </w:rPr>
                  </w:rPrChange>
                </w:rPr>
                <w:t>283.10</w:t>
              </w:r>
            </w:moveFrom>
          </w:p>
          <w:p w14:paraId="43164F9A" w14:textId="40841664" w:rsidR="00D30C17" w:rsidRPr="00B67ADD"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768" w:author="Кристина" w:date="2025-03-26T13:26:00Z"/>
                <w:rFonts w:ascii="Times New Roman" w:eastAsia="Calibri" w:hAnsi="Times New Roman" w:cs="Times New Roman"/>
                <w:sz w:val="24"/>
                <w:szCs w:val="24"/>
                <w:lang w:val="en-US"/>
              </w:rPr>
            </w:pPr>
          </w:p>
        </w:tc>
        <w:tc>
          <w:tcPr>
            <w:tcW w:w="1336" w:type="dxa"/>
            <w:vAlign w:val="center"/>
          </w:tcPr>
          <w:p w14:paraId="49F8AB59" w14:textId="265BE388"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769" w:author="Кристина" w:date="2025-03-26T13:26:00Z"/>
                <w:rFonts w:ascii="Times New Roman" w:hAnsi="Times New Roman" w:cs="Times New Roman"/>
                <w:color w:val="000000"/>
                <w:sz w:val="24"/>
                <w:szCs w:val="24"/>
                <w:lang w:val="en-US"/>
                <w:rPrChange w:id="1770" w:author="Кристина" w:date="2025-03-27T21:31:00Z">
                  <w:rPr>
                    <w:moveFrom w:id="1771" w:author="Кристина" w:date="2025-03-26T13:26:00Z"/>
                    <w:rFonts w:ascii="Times New Roman" w:hAnsi="Times New Roman" w:cs="Times New Roman"/>
                    <w:color w:val="000000"/>
                    <w:sz w:val="24"/>
                    <w:szCs w:val="24"/>
                  </w:rPr>
                </w:rPrChange>
              </w:rPr>
            </w:pPr>
            <w:moveFrom w:id="1772" w:author="Кристина" w:date="2025-03-26T13:26:00Z">
              <w:r w:rsidRPr="008705D8" w:rsidDel="00304CF8">
                <w:rPr>
                  <w:rFonts w:ascii="Times New Roman" w:hAnsi="Times New Roman" w:cs="Times New Roman"/>
                  <w:color w:val="000000"/>
                  <w:sz w:val="24"/>
                  <w:szCs w:val="24"/>
                  <w:lang w:val="en-US"/>
                  <w:rPrChange w:id="1773" w:author="Кристина" w:date="2025-03-27T21:31:00Z">
                    <w:rPr>
                      <w:rFonts w:ascii="Times New Roman" w:hAnsi="Times New Roman" w:cs="Times New Roman"/>
                      <w:color w:val="000000"/>
                      <w:sz w:val="24"/>
                      <w:szCs w:val="24"/>
                    </w:rPr>
                  </w:rPrChange>
                </w:rPr>
                <w:t>210.40</w:t>
              </w:r>
            </w:moveFrom>
          </w:p>
          <w:p w14:paraId="63D25E74" w14:textId="2E348CC8"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774" w:author="Кристина" w:date="2025-03-26T13:26:00Z"/>
                <w:rFonts w:ascii="Times New Roman" w:eastAsia="Calibri" w:hAnsi="Times New Roman" w:cs="Times New Roman"/>
                <w:sz w:val="24"/>
                <w:szCs w:val="24"/>
                <w:lang w:val="en-US"/>
                <w:rPrChange w:id="1775" w:author="Кристина" w:date="2025-03-27T21:31:00Z">
                  <w:rPr>
                    <w:moveFrom w:id="1776" w:author="Кристина" w:date="2025-03-26T13:26:00Z"/>
                    <w:rFonts w:ascii="Times New Roman" w:eastAsia="Calibri" w:hAnsi="Times New Roman" w:cs="Times New Roman"/>
                    <w:sz w:val="24"/>
                    <w:szCs w:val="24"/>
                  </w:rPr>
                </w:rPrChange>
              </w:rPr>
            </w:pPr>
          </w:p>
        </w:tc>
        <w:tc>
          <w:tcPr>
            <w:tcW w:w="1337" w:type="dxa"/>
            <w:vAlign w:val="center"/>
          </w:tcPr>
          <w:p w14:paraId="187E8247" w14:textId="3109AD39"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777" w:author="Кристина" w:date="2025-03-26T13:26:00Z"/>
                <w:rFonts w:ascii="Times New Roman" w:hAnsi="Times New Roman" w:cs="Times New Roman"/>
                <w:color w:val="000000"/>
                <w:sz w:val="24"/>
                <w:szCs w:val="24"/>
                <w:lang w:val="en-US"/>
                <w:rPrChange w:id="1778" w:author="Кристина" w:date="2025-03-27T21:31:00Z">
                  <w:rPr>
                    <w:moveFrom w:id="1779" w:author="Кристина" w:date="2025-03-26T13:26:00Z"/>
                    <w:rFonts w:ascii="Times New Roman" w:hAnsi="Times New Roman" w:cs="Times New Roman"/>
                    <w:color w:val="000000"/>
                    <w:sz w:val="24"/>
                    <w:szCs w:val="24"/>
                  </w:rPr>
                </w:rPrChange>
              </w:rPr>
            </w:pPr>
            <w:moveFrom w:id="1780" w:author="Кристина" w:date="2025-03-26T13:26:00Z">
              <w:r w:rsidRPr="008705D8" w:rsidDel="00304CF8">
                <w:rPr>
                  <w:rFonts w:ascii="Times New Roman" w:hAnsi="Times New Roman" w:cs="Times New Roman"/>
                  <w:color w:val="000000"/>
                  <w:sz w:val="24"/>
                  <w:szCs w:val="24"/>
                  <w:lang w:val="en-US"/>
                  <w:rPrChange w:id="1781" w:author="Кристина" w:date="2025-03-27T21:31:00Z">
                    <w:rPr>
                      <w:rFonts w:ascii="Times New Roman" w:hAnsi="Times New Roman" w:cs="Times New Roman"/>
                      <w:color w:val="000000"/>
                      <w:sz w:val="24"/>
                      <w:szCs w:val="24"/>
                    </w:rPr>
                  </w:rPrChange>
                </w:rPr>
                <w:t>237.10</w:t>
              </w:r>
            </w:moveFrom>
          </w:p>
          <w:p w14:paraId="4858941E" w14:textId="5B473201"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782" w:author="Кристина" w:date="2025-03-26T13:26:00Z"/>
                <w:rFonts w:ascii="Times New Roman" w:eastAsia="Calibri" w:hAnsi="Times New Roman" w:cs="Times New Roman"/>
                <w:sz w:val="24"/>
                <w:szCs w:val="24"/>
                <w:lang w:val="en-US"/>
                <w:rPrChange w:id="1783" w:author="Кристина" w:date="2025-03-27T21:31:00Z">
                  <w:rPr>
                    <w:moveFrom w:id="1784" w:author="Кристина" w:date="2025-03-26T13:26:00Z"/>
                    <w:rFonts w:ascii="Times New Roman" w:eastAsia="Calibri" w:hAnsi="Times New Roman" w:cs="Times New Roman"/>
                    <w:sz w:val="24"/>
                    <w:szCs w:val="24"/>
                  </w:rPr>
                </w:rPrChange>
              </w:rPr>
            </w:pPr>
          </w:p>
        </w:tc>
      </w:tr>
      <w:tr w:rsidR="00D30C17" w:rsidRPr="008705D8" w:rsidDel="00304CF8" w14:paraId="2458E75C" w14:textId="0ED94317" w:rsidTr="00D30C17">
        <w:trPr>
          <w:trHeight w:val="828"/>
        </w:trPr>
        <w:tc>
          <w:tcPr>
            <w:cnfStyle w:val="001000000000" w:firstRow="0" w:lastRow="0" w:firstColumn="1" w:lastColumn="0" w:oddVBand="0" w:evenVBand="0" w:oddHBand="0" w:evenHBand="0" w:firstRowFirstColumn="0" w:firstRowLastColumn="0" w:lastRowFirstColumn="0" w:lastRowLastColumn="0"/>
            <w:tcW w:w="1336" w:type="dxa"/>
            <w:tcBorders>
              <w:right w:val="single" w:sz="4" w:space="0" w:color="auto"/>
            </w:tcBorders>
            <w:vAlign w:val="center"/>
          </w:tcPr>
          <w:p w14:paraId="208D44E6" w14:textId="69FF532B" w:rsidR="00D30C17" w:rsidRPr="00B67ADD" w:rsidDel="00304CF8" w:rsidRDefault="00AB634F" w:rsidP="00D30C17">
            <w:pPr>
              <w:jc w:val="center"/>
              <w:rPr>
                <w:moveFrom w:id="1785" w:author="Кристина" w:date="2025-03-26T13:26:00Z"/>
                <w:rFonts w:ascii="Times New Roman" w:eastAsia="Calibri" w:hAnsi="Times New Roman" w:cs="Times New Roman"/>
                <w:sz w:val="24"/>
                <w:szCs w:val="24"/>
                <w:lang w:val="en-US"/>
              </w:rPr>
            </w:pPr>
            <w:moveFrom w:id="1786" w:author="Кристина" w:date="2025-03-26T13:26:00Z">
              <w:r w:rsidRPr="00B67ADD" w:rsidDel="00304CF8">
                <w:rPr>
                  <w:rFonts w:ascii="Times New Roman" w:eastAsia="Calibri" w:hAnsi="Times New Roman" w:cs="Times New Roman"/>
                  <w:sz w:val="24"/>
                  <w:szCs w:val="24"/>
                  <w:lang w:val="en-US"/>
                </w:rPr>
                <w:t>P</w:t>
              </w:r>
              <w:r w:rsidR="00D30C17" w:rsidRPr="00B67ADD" w:rsidDel="00304CF8">
                <w:rPr>
                  <w:rFonts w:ascii="Times New Roman" w:eastAsia="Calibri" w:hAnsi="Times New Roman" w:cs="Times New Roman"/>
                  <w:sz w:val="24"/>
                  <w:szCs w:val="24"/>
                  <w:lang w:val="en-US"/>
                </w:rPr>
                <w:t xml:space="preserve"> June-July</w:t>
              </w:r>
            </w:moveFrom>
          </w:p>
        </w:tc>
        <w:tc>
          <w:tcPr>
            <w:tcW w:w="1336" w:type="dxa"/>
            <w:tcBorders>
              <w:top w:val="single" w:sz="4" w:space="0" w:color="7F7F7F" w:themeColor="text1" w:themeTint="80"/>
              <w:left w:val="single" w:sz="4" w:space="0" w:color="auto"/>
              <w:bottom w:val="single" w:sz="4" w:space="0" w:color="7F7F7F" w:themeColor="text1" w:themeTint="80"/>
            </w:tcBorders>
            <w:vAlign w:val="center"/>
          </w:tcPr>
          <w:p w14:paraId="6698E1A7" w14:textId="03268007"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787" w:author="Кристина" w:date="2025-03-26T13:26:00Z"/>
                <w:rFonts w:ascii="Times New Roman" w:hAnsi="Times New Roman" w:cs="Times New Roman"/>
                <w:color w:val="000000"/>
                <w:sz w:val="24"/>
                <w:szCs w:val="24"/>
                <w:lang w:val="en-US"/>
                <w:rPrChange w:id="1788" w:author="Кристина" w:date="2025-03-27T21:31:00Z">
                  <w:rPr>
                    <w:moveFrom w:id="1789" w:author="Кристина" w:date="2025-03-26T13:26:00Z"/>
                    <w:rFonts w:ascii="Times New Roman" w:hAnsi="Times New Roman" w:cs="Times New Roman"/>
                    <w:color w:val="000000"/>
                    <w:sz w:val="24"/>
                    <w:szCs w:val="24"/>
                  </w:rPr>
                </w:rPrChange>
              </w:rPr>
            </w:pPr>
            <w:moveFrom w:id="1790" w:author="Кристина" w:date="2025-03-26T13:26:00Z">
              <w:r w:rsidRPr="008705D8" w:rsidDel="00304CF8">
                <w:rPr>
                  <w:rFonts w:ascii="Times New Roman" w:hAnsi="Times New Roman" w:cs="Times New Roman"/>
                  <w:color w:val="000000"/>
                  <w:sz w:val="24"/>
                  <w:szCs w:val="24"/>
                  <w:lang w:val="en-US"/>
                  <w:rPrChange w:id="1791" w:author="Кристина" w:date="2025-03-27T21:31:00Z">
                    <w:rPr>
                      <w:rFonts w:ascii="Times New Roman" w:hAnsi="Times New Roman" w:cs="Times New Roman"/>
                      <w:color w:val="000000"/>
                      <w:sz w:val="24"/>
                      <w:szCs w:val="24"/>
                    </w:rPr>
                  </w:rPrChange>
                </w:rPr>
                <w:t>124.86</w:t>
              </w:r>
            </w:moveFrom>
          </w:p>
          <w:p w14:paraId="1215A30E" w14:textId="770A3321"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792" w:author="Кристина" w:date="2025-03-26T13:26:00Z"/>
                <w:rFonts w:ascii="Times New Roman" w:eastAsia="Calibri" w:hAnsi="Times New Roman" w:cs="Times New Roman"/>
                <w:sz w:val="24"/>
                <w:szCs w:val="24"/>
                <w:lang w:val="en-US"/>
                <w:rPrChange w:id="1793" w:author="Кристина" w:date="2025-03-27T21:31:00Z">
                  <w:rPr>
                    <w:moveFrom w:id="1794" w:author="Кристина" w:date="2025-03-26T13:26:00Z"/>
                    <w:rFonts w:ascii="Times New Roman" w:eastAsia="Calibri" w:hAnsi="Times New Roman" w:cs="Times New Roman"/>
                    <w:sz w:val="24"/>
                    <w:szCs w:val="24"/>
                  </w:rPr>
                </w:rPrChange>
              </w:rPr>
            </w:pPr>
          </w:p>
        </w:tc>
        <w:tc>
          <w:tcPr>
            <w:tcW w:w="1337" w:type="dxa"/>
            <w:vAlign w:val="center"/>
          </w:tcPr>
          <w:p w14:paraId="631D0C54" w14:textId="5D5867BC"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795" w:author="Кристина" w:date="2025-03-26T13:26:00Z"/>
                <w:rFonts w:ascii="Times New Roman" w:hAnsi="Times New Roman" w:cs="Times New Roman"/>
                <w:color w:val="000000"/>
                <w:sz w:val="24"/>
                <w:szCs w:val="24"/>
                <w:lang w:val="en-US"/>
                <w:rPrChange w:id="1796" w:author="Кристина" w:date="2025-03-27T21:31:00Z">
                  <w:rPr>
                    <w:moveFrom w:id="1797" w:author="Кристина" w:date="2025-03-26T13:26:00Z"/>
                    <w:rFonts w:ascii="Times New Roman" w:hAnsi="Times New Roman" w:cs="Times New Roman"/>
                    <w:color w:val="000000"/>
                    <w:sz w:val="24"/>
                    <w:szCs w:val="24"/>
                  </w:rPr>
                </w:rPrChange>
              </w:rPr>
            </w:pPr>
            <w:moveFrom w:id="1798" w:author="Кристина" w:date="2025-03-26T13:26:00Z">
              <w:r w:rsidRPr="008705D8" w:rsidDel="00304CF8">
                <w:rPr>
                  <w:rFonts w:ascii="Times New Roman" w:hAnsi="Times New Roman" w:cs="Times New Roman"/>
                  <w:color w:val="000000"/>
                  <w:sz w:val="24"/>
                  <w:szCs w:val="24"/>
                  <w:lang w:val="en-US"/>
                  <w:rPrChange w:id="1799" w:author="Кристина" w:date="2025-03-27T21:31:00Z">
                    <w:rPr>
                      <w:rFonts w:ascii="Times New Roman" w:hAnsi="Times New Roman" w:cs="Times New Roman"/>
                      <w:color w:val="000000"/>
                      <w:sz w:val="24"/>
                      <w:szCs w:val="24"/>
                    </w:rPr>
                  </w:rPrChange>
                </w:rPr>
                <w:t>124.42</w:t>
              </w:r>
            </w:moveFrom>
          </w:p>
          <w:p w14:paraId="6C6ECDDA" w14:textId="239073AF"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800" w:author="Кристина" w:date="2025-03-26T13:26:00Z"/>
                <w:rFonts w:ascii="Times New Roman" w:eastAsia="Calibri" w:hAnsi="Times New Roman" w:cs="Times New Roman"/>
                <w:sz w:val="24"/>
                <w:szCs w:val="24"/>
                <w:lang w:val="en-US"/>
                <w:rPrChange w:id="1801" w:author="Кристина" w:date="2025-03-27T21:31:00Z">
                  <w:rPr>
                    <w:moveFrom w:id="1802" w:author="Кристина" w:date="2025-03-26T13:26:00Z"/>
                    <w:rFonts w:ascii="Times New Roman" w:eastAsia="Calibri" w:hAnsi="Times New Roman" w:cs="Times New Roman"/>
                    <w:sz w:val="24"/>
                    <w:szCs w:val="24"/>
                  </w:rPr>
                </w:rPrChange>
              </w:rPr>
            </w:pPr>
          </w:p>
        </w:tc>
        <w:tc>
          <w:tcPr>
            <w:tcW w:w="1336" w:type="dxa"/>
            <w:vAlign w:val="center"/>
          </w:tcPr>
          <w:p w14:paraId="71DC0E24" w14:textId="77B2D8FD"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803" w:author="Кристина" w:date="2025-03-26T13:26:00Z"/>
                <w:rFonts w:ascii="Times New Roman" w:hAnsi="Times New Roman" w:cs="Times New Roman"/>
                <w:color w:val="000000"/>
                <w:sz w:val="24"/>
                <w:szCs w:val="24"/>
                <w:lang w:val="en-US"/>
                <w:rPrChange w:id="1804" w:author="Кристина" w:date="2025-03-27T21:31:00Z">
                  <w:rPr>
                    <w:moveFrom w:id="1805" w:author="Кристина" w:date="2025-03-26T13:26:00Z"/>
                    <w:rFonts w:ascii="Times New Roman" w:hAnsi="Times New Roman" w:cs="Times New Roman"/>
                    <w:color w:val="000000"/>
                    <w:sz w:val="24"/>
                    <w:szCs w:val="24"/>
                  </w:rPr>
                </w:rPrChange>
              </w:rPr>
            </w:pPr>
            <w:moveFrom w:id="1806" w:author="Кристина" w:date="2025-03-26T13:26:00Z">
              <w:r w:rsidRPr="008705D8" w:rsidDel="00304CF8">
                <w:rPr>
                  <w:rFonts w:ascii="Times New Roman" w:hAnsi="Times New Roman" w:cs="Times New Roman"/>
                  <w:color w:val="000000"/>
                  <w:sz w:val="24"/>
                  <w:szCs w:val="24"/>
                  <w:lang w:val="en-US"/>
                  <w:rPrChange w:id="1807" w:author="Кристина" w:date="2025-03-27T21:31:00Z">
                    <w:rPr>
                      <w:rFonts w:ascii="Times New Roman" w:hAnsi="Times New Roman" w:cs="Times New Roman"/>
                      <w:color w:val="000000"/>
                      <w:sz w:val="24"/>
                      <w:szCs w:val="24"/>
                    </w:rPr>
                  </w:rPrChange>
                </w:rPr>
                <w:t>118.98</w:t>
              </w:r>
            </w:moveFrom>
          </w:p>
          <w:p w14:paraId="2217754A" w14:textId="233B48A4"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808" w:author="Кристина" w:date="2025-03-26T13:26:00Z"/>
                <w:rFonts w:ascii="Times New Roman" w:eastAsia="Calibri" w:hAnsi="Times New Roman" w:cs="Times New Roman"/>
                <w:sz w:val="24"/>
                <w:szCs w:val="24"/>
                <w:lang w:val="en-US"/>
                <w:rPrChange w:id="1809" w:author="Кристина" w:date="2025-03-27T21:31:00Z">
                  <w:rPr>
                    <w:moveFrom w:id="1810" w:author="Кристина" w:date="2025-03-26T13:26:00Z"/>
                    <w:rFonts w:ascii="Times New Roman" w:eastAsia="Calibri" w:hAnsi="Times New Roman" w:cs="Times New Roman"/>
                    <w:sz w:val="24"/>
                    <w:szCs w:val="24"/>
                  </w:rPr>
                </w:rPrChange>
              </w:rPr>
            </w:pPr>
          </w:p>
        </w:tc>
        <w:tc>
          <w:tcPr>
            <w:tcW w:w="1337" w:type="dxa"/>
            <w:vAlign w:val="center"/>
          </w:tcPr>
          <w:p w14:paraId="78FB553F" w14:textId="345E7041"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811" w:author="Кристина" w:date="2025-03-26T13:26:00Z"/>
                <w:rFonts w:ascii="Times New Roman" w:hAnsi="Times New Roman" w:cs="Times New Roman"/>
                <w:color w:val="000000"/>
                <w:sz w:val="24"/>
                <w:szCs w:val="24"/>
                <w:lang w:val="en-US"/>
                <w:rPrChange w:id="1812" w:author="Кристина" w:date="2025-03-27T21:31:00Z">
                  <w:rPr>
                    <w:moveFrom w:id="1813" w:author="Кристина" w:date="2025-03-26T13:26:00Z"/>
                    <w:rFonts w:ascii="Times New Roman" w:hAnsi="Times New Roman" w:cs="Times New Roman"/>
                    <w:color w:val="000000"/>
                    <w:sz w:val="24"/>
                    <w:szCs w:val="24"/>
                  </w:rPr>
                </w:rPrChange>
              </w:rPr>
            </w:pPr>
            <w:moveFrom w:id="1814" w:author="Кристина" w:date="2025-03-26T13:26:00Z">
              <w:r w:rsidRPr="008705D8" w:rsidDel="00304CF8">
                <w:rPr>
                  <w:rFonts w:ascii="Times New Roman" w:hAnsi="Times New Roman" w:cs="Times New Roman"/>
                  <w:color w:val="000000"/>
                  <w:sz w:val="24"/>
                  <w:szCs w:val="24"/>
                  <w:lang w:val="en-US"/>
                  <w:rPrChange w:id="1815" w:author="Кристина" w:date="2025-03-27T21:31:00Z">
                    <w:rPr>
                      <w:rFonts w:ascii="Times New Roman" w:hAnsi="Times New Roman" w:cs="Times New Roman"/>
                      <w:color w:val="000000"/>
                      <w:sz w:val="24"/>
                      <w:szCs w:val="24"/>
                    </w:rPr>
                  </w:rPrChange>
                </w:rPr>
                <w:t>68.60</w:t>
              </w:r>
            </w:moveFrom>
          </w:p>
          <w:p w14:paraId="5D024905" w14:textId="26053BB1" w:rsidR="00D30C17" w:rsidRPr="00B67ADD"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816" w:author="Кристина" w:date="2025-03-26T13:26:00Z"/>
                <w:rFonts w:ascii="Times New Roman" w:eastAsia="Calibri" w:hAnsi="Times New Roman" w:cs="Times New Roman"/>
                <w:sz w:val="24"/>
                <w:szCs w:val="24"/>
                <w:lang w:val="en-US"/>
              </w:rPr>
            </w:pPr>
          </w:p>
        </w:tc>
        <w:tc>
          <w:tcPr>
            <w:tcW w:w="1336" w:type="dxa"/>
            <w:vAlign w:val="center"/>
          </w:tcPr>
          <w:p w14:paraId="3BB83DD4" w14:textId="31CFB31E"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817" w:author="Кристина" w:date="2025-03-26T13:26:00Z"/>
                <w:rFonts w:ascii="Times New Roman" w:hAnsi="Times New Roman" w:cs="Times New Roman"/>
                <w:color w:val="000000"/>
                <w:sz w:val="24"/>
                <w:szCs w:val="24"/>
                <w:lang w:val="en-US"/>
                <w:rPrChange w:id="1818" w:author="Кристина" w:date="2025-03-27T21:31:00Z">
                  <w:rPr>
                    <w:moveFrom w:id="1819" w:author="Кристина" w:date="2025-03-26T13:26:00Z"/>
                    <w:rFonts w:ascii="Times New Roman" w:hAnsi="Times New Roman" w:cs="Times New Roman"/>
                    <w:color w:val="000000"/>
                    <w:sz w:val="24"/>
                    <w:szCs w:val="24"/>
                  </w:rPr>
                </w:rPrChange>
              </w:rPr>
            </w:pPr>
            <w:moveFrom w:id="1820" w:author="Кристина" w:date="2025-03-26T13:26:00Z">
              <w:r w:rsidRPr="008705D8" w:rsidDel="00304CF8">
                <w:rPr>
                  <w:rFonts w:ascii="Times New Roman" w:hAnsi="Times New Roman" w:cs="Times New Roman"/>
                  <w:color w:val="000000"/>
                  <w:sz w:val="24"/>
                  <w:szCs w:val="24"/>
                  <w:lang w:val="en-US"/>
                  <w:rPrChange w:id="1821" w:author="Кристина" w:date="2025-03-27T21:31:00Z">
                    <w:rPr>
                      <w:rFonts w:ascii="Times New Roman" w:hAnsi="Times New Roman" w:cs="Times New Roman"/>
                      <w:color w:val="000000"/>
                      <w:sz w:val="24"/>
                      <w:szCs w:val="24"/>
                    </w:rPr>
                  </w:rPrChange>
                </w:rPr>
                <w:t>52.30</w:t>
              </w:r>
            </w:moveFrom>
          </w:p>
          <w:p w14:paraId="2628AEE8" w14:textId="08175A1F"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822" w:author="Кристина" w:date="2025-03-26T13:26:00Z"/>
                <w:rFonts w:ascii="Times New Roman" w:eastAsia="Calibri" w:hAnsi="Times New Roman" w:cs="Times New Roman"/>
                <w:sz w:val="24"/>
                <w:szCs w:val="24"/>
                <w:lang w:val="en-US"/>
                <w:rPrChange w:id="1823" w:author="Кристина" w:date="2025-03-27T21:31:00Z">
                  <w:rPr>
                    <w:moveFrom w:id="1824" w:author="Кристина" w:date="2025-03-26T13:26:00Z"/>
                    <w:rFonts w:ascii="Times New Roman" w:eastAsia="Calibri" w:hAnsi="Times New Roman" w:cs="Times New Roman"/>
                    <w:sz w:val="24"/>
                    <w:szCs w:val="24"/>
                  </w:rPr>
                </w:rPrChange>
              </w:rPr>
            </w:pPr>
          </w:p>
        </w:tc>
        <w:tc>
          <w:tcPr>
            <w:tcW w:w="1337" w:type="dxa"/>
            <w:vAlign w:val="center"/>
          </w:tcPr>
          <w:p w14:paraId="01CAB94D" w14:textId="02E91109"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825" w:author="Кристина" w:date="2025-03-26T13:26:00Z"/>
                <w:rFonts w:ascii="Times New Roman" w:hAnsi="Times New Roman" w:cs="Times New Roman"/>
                <w:color w:val="000000"/>
                <w:sz w:val="24"/>
                <w:szCs w:val="24"/>
                <w:lang w:val="en-US"/>
                <w:rPrChange w:id="1826" w:author="Кристина" w:date="2025-03-27T21:31:00Z">
                  <w:rPr>
                    <w:moveFrom w:id="1827" w:author="Кристина" w:date="2025-03-26T13:26:00Z"/>
                    <w:rFonts w:ascii="Times New Roman" w:hAnsi="Times New Roman" w:cs="Times New Roman"/>
                    <w:color w:val="000000"/>
                    <w:sz w:val="24"/>
                    <w:szCs w:val="24"/>
                  </w:rPr>
                </w:rPrChange>
              </w:rPr>
            </w:pPr>
            <w:moveFrom w:id="1828" w:author="Кристина" w:date="2025-03-26T13:26:00Z">
              <w:r w:rsidRPr="008705D8" w:rsidDel="00304CF8">
                <w:rPr>
                  <w:rFonts w:ascii="Times New Roman" w:hAnsi="Times New Roman" w:cs="Times New Roman"/>
                  <w:color w:val="000000"/>
                  <w:sz w:val="24"/>
                  <w:szCs w:val="24"/>
                  <w:lang w:val="en-US"/>
                  <w:rPrChange w:id="1829" w:author="Кристина" w:date="2025-03-27T21:31:00Z">
                    <w:rPr>
                      <w:rFonts w:ascii="Times New Roman" w:hAnsi="Times New Roman" w:cs="Times New Roman"/>
                      <w:color w:val="000000"/>
                      <w:sz w:val="24"/>
                      <w:szCs w:val="24"/>
                    </w:rPr>
                  </w:rPrChange>
                </w:rPr>
                <w:t>69.10</w:t>
              </w:r>
            </w:moveFrom>
          </w:p>
          <w:p w14:paraId="5933693B" w14:textId="423F3B78"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830" w:author="Кристина" w:date="2025-03-26T13:26:00Z"/>
                <w:rFonts w:ascii="Times New Roman" w:eastAsia="Calibri" w:hAnsi="Times New Roman" w:cs="Times New Roman"/>
                <w:sz w:val="24"/>
                <w:szCs w:val="24"/>
                <w:lang w:val="en-US"/>
                <w:rPrChange w:id="1831" w:author="Кристина" w:date="2025-03-27T21:31:00Z">
                  <w:rPr>
                    <w:moveFrom w:id="1832" w:author="Кристина" w:date="2025-03-26T13:26:00Z"/>
                    <w:rFonts w:ascii="Times New Roman" w:eastAsia="Calibri" w:hAnsi="Times New Roman" w:cs="Times New Roman"/>
                    <w:sz w:val="24"/>
                    <w:szCs w:val="24"/>
                  </w:rPr>
                </w:rPrChange>
              </w:rPr>
            </w:pPr>
          </w:p>
        </w:tc>
      </w:tr>
      <w:tr w:rsidR="00D30C17" w:rsidRPr="008705D8" w:rsidDel="00304CF8" w14:paraId="6075E607" w14:textId="7ADC8991" w:rsidTr="00D30C17">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336" w:type="dxa"/>
            <w:tcBorders>
              <w:right w:val="single" w:sz="4" w:space="0" w:color="auto"/>
            </w:tcBorders>
            <w:vAlign w:val="center"/>
          </w:tcPr>
          <w:p w14:paraId="01B0869F" w14:textId="54D2DFED" w:rsidR="00D30C17" w:rsidRPr="00B67ADD" w:rsidDel="00304CF8" w:rsidRDefault="00AB634F" w:rsidP="00D30C17">
            <w:pPr>
              <w:jc w:val="center"/>
              <w:rPr>
                <w:moveFrom w:id="1833" w:author="Кристина" w:date="2025-03-26T13:26:00Z"/>
                <w:rFonts w:ascii="Times New Roman" w:eastAsia="Calibri" w:hAnsi="Times New Roman" w:cs="Times New Roman"/>
                <w:sz w:val="24"/>
                <w:szCs w:val="24"/>
                <w:lang w:val="en-US"/>
              </w:rPr>
            </w:pPr>
            <w:moveFrom w:id="1834" w:author="Кристина" w:date="2025-03-26T13:26:00Z">
              <w:r w:rsidRPr="00B67ADD" w:rsidDel="00304CF8">
                <w:rPr>
                  <w:rFonts w:ascii="Times New Roman" w:eastAsia="Calibri" w:hAnsi="Times New Roman" w:cs="Times New Roman"/>
                  <w:sz w:val="24"/>
                  <w:szCs w:val="24"/>
                  <w:lang w:val="en-US"/>
                </w:rPr>
                <w:t>P</w:t>
              </w:r>
              <w:r w:rsidR="00D30C17" w:rsidRPr="00B67ADD" w:rsidDel="00304CF8">
                <w:rPr>
                  <w:rFonts w:ascii="Times New Roman" w:eastAsia="Calibri" w:hAnsi="Times New Roman" w:cs="Times New Roman"/>
                  <w:sz w:val="24"/>
                  <w:szCs w:val="24"/>
                  <w:lang w:val="en-US"/>
                </w:rPr>
                <w:t xml:space="preserve"> June-Se</w:t>
              </w:r>
              <w:r w:rsidRPr="00B67ADD" w:rsidDel="00304CF8">
                <w:rPr>
                  <w:rFonts w:ascii="Times New Roman" w:eastAsia="Calibri" w:hAnsi="Times New Roman" w:cs="Times New Roman"/>
                  <w:sz w:val="24"/>
                  <w:szCs w:val="24"/>
                  <w:lang w:val="en-US"/>
                </w:rPr>
                <w:t>p</w:t>
              </w:r>
              <w:r w:rsidR="00D30C17" w:rsidRPr="00B67ADD" w:rsidDel="00304CF8">
                <w:rPr>
                  <w:rFonts w:ascii="Times New Roman" w:eastAsia="Calibri" w:hAnsi="Times New Roman" w:cs="Times New Roman"/>
                  <w:sz w:val="24"/>
                  <w:szCs w:val="24"/>
                  <w:lang w:val="en-US"/>
                </w:rPr>
                <w:t>tember</w:t>
              </w:r>
            </w:moveFrom>
          </w:p>
        </w:tc>
        <w:tc>
          <w:tcPr>
            <w:tcW w:w="1336" w:type="dxa"/>
            <w:tcBorders>
              <w:left w:val="single" w:sz="4" w:space="0" w:color="auto"/>
            </w:tcBorders>
            <w:vAlign w:val="center"/>
          </w:tcPr>
          <w:p w14:paraId="6C293F33" w14:textId="38E565BC"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835" w:author="Кристина" w:date="2025-03-26T13:26:00Z"/>
                <w:rFonts w:ascii="Times New Roman" w:hAnsi="Times New Roman" w:cs="Times New Roman"/>
                <w:color w:val="000000"/>
                <w:sz w:val="24"/>
                <w:szCs w:val="24"/>
                <w:lang w:val="en-US"/>
                <w:rPrChange w:id="1836" w:author="Кристина" w:date="2025-03-27T21:31:00Z">
                  <w:rPr>
                    <w:moveFrom w:id="1837" w:author="Кристина" w:date="2025-03-26T13:26:00Z"/>
                    <w:rFonts w:ascii="Times New Roman" w:hAnsi="Times New Roman" w:cs="Times New Roman"/>
                    <w:color w:val="000000"/>
                    <w:sz w:val="24"/>
                    <w:szCs w:val="24"/>
                  </w:rPr>
                </w:rPrChange>
              </w:rPr>
            </w:pPr>
            <w:moveFrom w:id="1838" w:author="Кристина" w:date="2025-03-26T13:26:00Z">
              <w:r w:rsidRPr="008705D8" w:rsidDel="00304CF8">
                <w:rPr>
                  <w:rFonts w:ascii="Times New Roman" w:hAnsi="Times New Roman" w:cs="Times New Roman"/>
                  <w:color w:val="000000"/>
                  <w:sz w:val="24"/>
                  <w:szCs w:val="24"/>
                  <w:lang w:val="en-US"/>
                  <w:rPrChange w:id="1839" w:author="Кристина" w:date="2025-03-27T21:31:00Z">
                    <w:rPr>
                      <w:rFonts w:ascii="Times New Roman" w:hAnsi="Times New Roman" w:cs="Times New Roman"/>
                      <w:color w:val="000000"/>
                      <w:sz w:val="24"/>
                      <w:szCs w:val="24"/>
                    </w:rPr>
                  </w:rPrChange>
                </w:rPr>
                <w:t>235.50</w:t>
              </w:r>
            </w:moveFrom>
          </w:p>
        </w:tc>
        <w:tc>
          <w:tcPr>
            <w:tcW w:w="1337" w:type="dxa"/>
            <w:vAlign w:val="center"/>
          </w:tcPr>
          <w:p w14:paraId="056A85A3" w14:textId="537CA095"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840" w:author="Кристина" w:date="2025-03-26T13:26:00Z"/>
                <w:rFonts w:ascii="Times New Roman" w:hAnsi="Times New Roman" w:cs="Times New Roman"/>
                <w:color w:val="000000"/>
                <w:sz w:val="24"/>
                <w:szCs w:val="24"/>
                <w:lang w:val="en-US"/>
                <w:rPrChange w:id="1841" w:author="Кристина" w:date="2025-03-27T21:31:00Z">
                  <w:rPr>
                    <w:moveFrom w:id="1842" w:author="Кристина" w:date="2025-03-26T13:26:00Z"/>
                    <w:rFonts w:ascii="Times New Roman" w:hAnsi="Times New Roman" w:cs="Times New Roman"/>
                    <w:color w:val="000000"/>
                    <w:sz w:val="24"/>
                    <w:szCs w:val="24"/>
                  </w:rPr>
                </w:rPrChange>
              </w:rPr>
            </w:pPr>
            <w:moveFrom w:id="1843" w:author="Кристина" w:date="2025-03-26T13:26:00Z">
              <w:r w:rsidRPr="008705D8" w:rsidDel="00304CF8">
                <w:rPr>
                  <w:rFonts w:ascii="Times New Roman" w:hAnsi="Times New Roman" w:cs="Times New Roman"/>
                  <w:color w:val="000000"/>
                  <w:sz w:val="24"/>
                  <w:szCs w:val="24"/>
                  <w:lang w:val="en-US"/>
                  <w:rPrChange w:id="1844" w:author="Кристина" w:date="2025-03-27T21:31:00Z">
                    <w:rPr>
                      <w:rFonts w:ascii="Times New Roman" w:hAnsi="Times New Roman" w:cs="Times New Roman"/>
                      <w:color w:val="000000"/>
                      <w:sz w:val="24"/>
                      <w:szCs w:val="24"/>
                    </w:rPr>
                  </w:rPrChange>
                </w:rPr>
                <w:t>242.80</w:t>
              </w:r>
            </w:moveFrom>
          </w:p>
        </w:tc>
        <w:tc>
          <w:tcPr>
            <w:tcW w:w="1336" w:type="dxa"/>
            <w:vAlign w:val="center"/>
          </w:tcPr>
          <w:p w14:paraId="62957D3A" w14:textId="6F295250"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845" w:author="Кристина" w:date="2025-03-26T13:26:00Z"/>
                <w:rFonts w:ascii="Times New Roman" w:eastAsia="Calibri" w:hAnsi="Times New Roman" w:cs="Times New Roman"/>
                <w:sz w:val="24"/>
                <w:szCs w:val="24"/>
                <w:lang w:val="en-US"/>
                <w:rPrChange w:id="1846" w:author="Кристина" w:date="2025-03-27T21:31:00Z">
                  <w:rPr>
                    <w:moveFrom w:id="1847" w:author="Кристина" w:date="2025-03-26T13:26:00Z"/>
                    <w:rFonts w:ascii="Times New Roman" w:eastAsia="Calibri" w:hAnsi="Times New Roman" w:cs="Times New Roman"/>
                    <w:sz w:val="24"/>
                    <w:szCs w:val="24"/>
                  </w:rPr>
                </w:rPrChange>
              </w:rPr>
            </w:pPr>
            <w:moveFrom w:id="1848" w:author="Кристина" w:date="2025-03-26T13:26:00Z">
              <w:r w:rsidRPr="008705D8" w:rsidDel="00304CF8">
                <w:rPr>
                  <w:rFonts w:ascii="Times New Roman" w:eastAsia="Calibri" w:hAnsi="Times New Roman" w:cs="Times New Roman"/>
                  <w:sz w:val="24"/>
                  <w:szCs w:val="24"/>
                  <w:lang w:val="en-US"/>
                  <w:rPrChange w:id="1849" w:author="Кристина" w:date="2025-03-27T21:31:00Z">
                    <w:rPr>
                      <w:rFonts w:ascii="Times New Roman" w:eastAsia="Calibri" w:hAnsi="Times New Roman" w:cs="Times New Roman"/>
                      <w:sz w:val="24"/>
                      <w:szCs w:val="24"/>
                    </w:rPr>
                  </w:rPrChange>
                </w:rPr>
                <w:t>229.53</w:t>
              </w:r>
            </w:moveFrom>
          </w:p>
        </w:tc>
        <w:tc>
          <w:tcPr>
            <w:tcW w:w="1337" w:type="dxa"/>
            <w:vAlign w:val="center"/>
          </w:tcPr>
          <w:p w14:paraId="1BF2110F" w14:textId="1F47AD44"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850" w:author="Кристина" w:date="2025-03-26T13:26:00Z"/>
                <w:rFonts w:ascii="Times New Roman" w:hAnsi="Times New Roman" w:cs="Times New Roman"/>
                <w:color w:val="000000"/>
                <w:sz w:val="24"/>
                <w:szCs w:val="24"/>
                <w:lang w:val="en-US"/>
                <w:rPrChange w:id="1851" w:author="Кристина" w:date="2025-03-27T21:31:00Z">
                  <w:rPr>
                    <w:moveFrom w:id="1852" w:author="Кристина" w:date="2025-03-26T13:26:00Z"/>
                    <w:rFonts w:ascii="Times New Roman" w:hAnsi="Times New Roman" w:cs="Times New Roman"/>
                    <w:color w:val="000000"/>
                    <w:sz w:val="24"/>
                    <w:szCs w:val="24"/>
                  </w:rPr>
                </w:rPrChange>
              </w:rPr>
            </w:pPr>
            <w:moveFrom w:id="1853" w:author="Кристина" w:date="2025-03-26T13:26:00Z">
              <w:r w:rsidRPr="008705D8" w:rsidDel="00304CF8">
                <w:rPr>
                  <w:rFonts w:ascii="Times New Roman" w:hAnsi="Times New Roman" w:cs="Times New Roman"/>
                  <w:color w:val="000000"/>
                  <w:sz w:val="24"/>
                  <w:szCs w:val="24"/>
                  <w:lang w:val="en-US"/>
                  <w:rPrChange w:id="1854" w:author="Кристина" w:date="2025-03-27T21:31:00Z">
                    <w:rPr>
                      <w:rFonts w:ascii="Times New Roman" w:hAnsi="Times New Roman" w:cs="Times New Roman"/>
                      <w:color w:val="000000"/>
                      <w:sz w:val="24"/>
                      <w:szCs w:val="24"/>
                    </w:rPr>
                  </w:rPrChange>
                </w:rPr>
                <w:t>141.14</w:t>
              </w:r>
            </w:moveFrom>
          </w:p>
        </w:tc>
        <w:tc>
          <w:tcPr>
            <w:tcW w:w="1336" w:type="dxa"/>
            <w:vAlign w:val="center"/>
          </w:tcPr>
          <w:p w14:paraId="30853103" w14:textId="1BCEDA41"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855" w:author="Кристина" w:date="2025-03-26T13:26:00Z"/>
                <w:rFonts w:ascii="Times New Roman" w:hAnsi="Times New Roman" w:cs="Times New Roman"/>
                <w:color w:val="000000"/>
                <w:sz w:val="24"/>
                <w:szCs w:val="24"/>
                <w:lang w:val="en-US"/>
                <w:rPrChange w:id="1856" w:author="Кристина" w:date="2025-03-27T21:31:00Z">
                  <w:rPr>
                    <w:moveFrom w:id="1857" w:author="Кристина" w:date="2025-03-26T13:26:00Z"/>
                    <w:rFonts w:ascii="Times New Roman" w:hAnsi="Times New Roman" w:cs="Times New Roman"/>
                    <w:color w:val="000000"/>
                    <w:sz w:val="24"/>
                    <w:szCs w:val="24"/>
                  </w:rPr>
                </w:rPrChange>
              </w:rPr>
            </w:pPr>
            <w:moveFrom w:id="1858" w:author="Кристина" w:date="2025-03-26T13:26:00Z">
              <w:r w:rsidRPr="008705D8" w:rsidDel="00304CF8">
                <w:rPr>
                  <w:rFonts w:ascii="Times New Roman" w:hAnsi="Times New Roman" w:cs="Times New Roman"/>
                  <w:color w:val="000000"/>
                  <w:sz w:val="24"/>
                  <w:szCs w:val="24"/>
                  <w:lang w:val="en-US"/>
                  <w:rPrChange w:id="1859" w:author="Кристина" w:date="2025-03-27T21:31:00Z">
                    <w:rPr>
                      <w:rFonts w:ascii="Times New Roman" w:hAnsi="Times New Roman" w:cs="Times New Roman"/>
                      <w:color w:val="000000"/>
                      <w:sz w:val="24"/>
                      <w:szCs w:val="24"/>
                    </w:rPr>
                  </w:rPrChange>
                </w:rPr>
                <w:t>104.36</w:t>
              </w:r>
            </w:moveFrom>
          </w:p>
        </w:tc>
        <w:tc>
          <w:tcPr>
            <w:tcW w:w="1337" w:type="dxa"/>
            <w:vAlign w:val="center"/>
          </w:tcPr>
          <w:p w14:paraId="00B5FB4A" w14:textId="6997AD34" w:rsidR="00D30C17" w:rsidRPr="008705D8" w:rsidDel="00304CF8" w:rsidRDefault="00D30C17" w:rsidP="00D30C17">
            <w:pPr>
              <w:jc w:val="center"/>
              <w:cnfStyle w:val="000000100000" w:firstRow="0" w:lastRow="0" w:firstColumn="0" w:lastColumn="0" w:oddVBand="0" w:evenVBand="0" w:oddHBand="1" w:evenHBand="0" w:firstRowFirstColumn="0" w:firstRowLastColumn="0" w:lastRowFirstColumn="0" w:lastRowLastColumn="0"/>
              <w:rPr>
                <w:moveFrom w:id="1860" w:author="Кристина" w:date="2025-03-26T13:26:00Z"/>
                <w:rFonts w:ascii="Times New Roman" w:hAnsi="Times New Roman" w:cs="Times New Roman"/>
                <w:color w:val="000000"/>
                <w:sz w:val="24"/>
                <w:szCs w:val="24"/>
                <w:lang w:val="en-US"/>
                <w:rPrChange w:id="1861" w:author="Кристина" w:date="2025-03-27T21:31:00Z">
                  <w:rPr>
                    <w:moveFrom w:id="1862" w:author="Кристина" w:date="2025-03-26T13:26:00Z"/>
                    <w:rFonts w:ascii="Times New Roman" w:hAnsi="Times New Roman" w:cs="Times New Roman"/>
                    <w:color w:val="000000"/>
                    <w:sz w:val="24"/>
                    <w:szCs w:val="24"/>
                  </w:rPr>
                </w:rPrChange>
              </w:rPr>
            </w:pPr>
            <w:moveFrom w:id="1863" w:author="Кристина" w:date="2025-03-26T13:26:00Z">
              <w:r w:rsidRPr="008705D8" w:rsidDel="00304CF8">
                <w:rPr>
                  <w:rFonts w:ascii="Times New Roman" w:hAnsi="Times New Roman" w:cs="Times New Roman"/>
                  <w:color w:val="000000"/>
                  <w:sz w:val="24"/>
                  <w:szCs w:val="24"/>
                  <w:lang w:val="en-US"/>
                  <w:rPrChange w:id="1864" w:author="Кристина" w:date="2025-03-27T21:31:00Z">
                    <w:rPr>
                      <w:rFonts w:ascii="Times New Roman" w:hAnsi="Times New Roman" w:cs="Times New Roman"/>
                      <w:color w:val="000000"/>
                      <w:sz w:val="24"/>
                      <w:szCs w:val="24"/>
                    </w:rPr>
                  </w:rPrChange>
                </w:rPr>
                <w:t>131.05</w:t>
              </w:r>
            </w:moveFrom>
          </w:p>
        </w:tc>
      </w:tr>
      <w:tr w:rsidR="00D30C17" w:rsidRPr="008705D8" w:rsidDel="00304CF8" w14:paraId="4495FD2D" w14:textId="774BA447" w:rsidTr="00D30C17">
        <w:trPr>
          <w:trHeight w:val="828"/>
        </w:trPr>
        <w:tc>
          <w:tcPr>
            <w:cnfStyle w:val="001000000000" w:firstRow="0" w:lastRow="0" w:firstColumn="1" w:lastColumn="0" w:oddVBand="0" w:evenVBand="0" w:oddHBand="0" w:evenHBand="0" w:firstRowFirstColumn="0" w:firstRowLastColumn="0" w:lastRowFirstColumn="0" w:lastRowLastColumn="0"/>
            <w:tcW w:w="1336" w:type="dxa"/>
            <w:tcBorders>
              <w:right w:val="single" w:sz="4" w:space="0" w:color="auto"/>
            </w:tcBorders>
            <w:vAlign w:val="center"/>
          </w:tcPr>
          <w:p w14:paraId="26067176" w14:textId="79966C2B" w:rsidR="00D30C17" w:rsidRPr="00B67ADD" w:rsidDel="00304CF8" w:rsidRDefault="00D30C17" w:rsidP="00D30C17">
            <w:pPr>
              <w:jc w:val="center"/>
              <w:rPr>
                <w:moveFrom w:id="1865" w:author="Кристина" w:date="2025-03-26T13:26:00Z"/>
                <w:rFonts w:ascii="Times New Roman" w:eastAsia="Calibri" w:hAnsi="Times New Roman" w:cs="Times New Roman"/>
                <w:sz w:val="24"/>
                <w:szCs w:val="24"/>
                <w:lang w:val="en-US"/>
              </w:rPr>
            </w:pPr>
            <w:moveFrom w:id="1866" w:author="Кристина" w:date="2025-03-26T13:26:00Z">
              <w:r w:rsidRPr="00B67ADD" w:rsidDel="00304CF8">
                <w:rPr>
                  <w:rFonts w:ascii="Times New Roman" w:eastAsia="Calibri" w:hAnsi="Times New Roman" w:cs="Times New Roman"/>
                  <w:sz w:val="24"/>
                  <w:szCs w:val="24"/>
                  <w:lang w:val="en-US"/>
                </w:rPr>
                <w:t>Days</w:t>
              </w:r>
            </w:moveFrom>
          </w:p>
          <w:p w14:paraId="603B95C8" w14:textId="6CF0485D" w:rsidR="00D30C17" w:rsidRPr="00B67ADD" w:rsidDel="00304CF8" w:rsidRDefault="00D30C17" w:rsidP="00D30C17">
            <w:pPr>
              <w:jc w:val="center"/>
              <w:rPr>
                <w:moveFrom w:id="1867" w:author="Кристина" w:date="2025-03-26T13:26:00Z"/>
                <w:rFonts w:ascii="Times New Roman" w:eastAsia="Calibri" w:hAnsi="Times New Roman" w:cs="Times New Roman"/>
                <w:sz w:val="24"/>
                <w:szCs w:val="24"/>
                <w:lang w:val="en-US"/>
              </w:rPr>
            </w:pPr>
            <w:moveFrom w:id="1868" w:author="Кристина" w:date="2025-03-26T13:26:00Z">
              <w:r w:rsidRPr="008705D8" w:rsidDel="00304CF8">
                <w:rPr>
                  <w:rFonts w:ascii="Times New Roman" w:eastAsia="Calibri" w:hAnsi="Times New Roman" w:cs="Times New Roman"/>
                  <w:sz w:val="24"/>
                  <w:szCs w:val="24"/>
                  <w:lang w:val="en-US"/>
                  <w:rPrChange w:id="1869" w:author="Кристина" w:date="2025-03-27T21:31:00Z">
                    <w:rPr>
                      <w:rFonts w:ascii="Times New Roman" w:eastAsia="Calibri" w:hAnsi="Times New Roman" w:cs="Times New Roman"/>
                      <w:sz w:val="24"/>
                      <w:szCs w:val="24"/>
                    </w:rPr>
                  </w:rPrChange>
                </w:rPr>
                <w:t>≥</w:t>
              </w:r>
              <w:r w:rsidRPr="00B67ADD" w:rsidDel="00304CF8">
                <w:rPr>
                  <w:rFonts w:ascii="Times New Roman" w:eastAsia="Calibri" w:hAnsi="Times New Roman" w:cs="Times New Roman"/>
                  <w:sz w:val="24"/>
                  <w:szCs w:val="24"/>
                  <w:lang w:val="en-US"/>
                </w:rPr>
                <w:t xml:space="preserve"> 5 °C</w:t>
              </w:r>
            </w:moveFrom>
          </w:p>
        </w:tc>
        <w:tc>
          <w:tcPr>
            <w:tcW w:w="1336" w:type="dxa"/>
            <w:tcBorders>
              <w:top w:val="single" w:sz="4" w:space="0" w:color="7F7F7F" w:themeColor="text1" w:themeTint="80"/>
              <w:left w:val="single" w:sz="4" w:space="0" w:color="auto"/>
              <w:bottom w:val="single" w:sz="4" w:space="0" w:color="7F7F7F" w:themeColor="text1" w:themeTint="80"/>
            </w:tcBorders>
            <w:vAlign w:val="center"/>
          </w:tcPr>
          <w:p w14:paraId="68EDF24B" w14:textId="154F6463" w:rsidR="00D30C17" w:rsidRPr="00B67ADD"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870" w:author="Кристина" w:date="2025-03-26T13:26:00Z"/>
                <w:rFonts w:ascii="Times New Roman" w:eastAsia="Calibri" w:hAnsi="Times New Roman" w:cs="Times New Roman"/>
                <w:sz w:val="24"/>
                <w:szCs w:val="24"/>
                <w:lang w:val="en-US"/>
              </w:rPr>
            </w:pPr>
            <w:moveFrom w:id="1871" w:author="Кристина" w:date="2025-03-26T13:26:00Z">
              <w:r w:rsidRPr="008705D8" w:rsidDel="00304CF8">
                <w:rPr>
                  <w:rFonts w:ascii="Times New Roman" w:eastAsia="Calibri" w:hAnsi="Times New Roman" w:cs="Times New Roman"/>
                  <w:sz w:val="24"/>
                  <w:szCs w:val="24"/>
                  <w:lang w:val="en-US"/>
                  <w:rPrChange w:id="1872" w:author="Кристина" w:date="2025-03-27T21:31:00Z">
                    <w:rPr>
                      <w:rFonts w:ascii="Times New Roman" w:eastAsia="Calibri" w:hAnsi="Times New Roman" w:cs="Times New Roman"/>
                      <w:sz w:val="24"/>
                      <w:szCs w:val="24"/>
                    </w:rPr>
                  </w:rPrChange>
                </w:rPr>
                <w:t>1</w:t>
              </w:r>
              <w:r w:rsidRPr="00B67ADD" w:rsidDel="00304CF8">
                <w:rPr>
                  <w:rFonts w:ascii="Times New Roman" w:eastAsia="Calibri" w:hAnsi="Times New Roman" w:cs="Times New Roman"/>
                  <w:sz w:val="24"/>
                  <w:szCs w:val="24"/>
                  <w:lang w:val="en-US"/>
                </w:rPr>
                <w:t>21+12,2</w:t>
              </w:r>
            </w:moveFrom>
          </w:p>
        </w:tc>
        <w:tc>
          <w:tcPr>
            <w:tcW w:w="1337" w:type="dxa"/>
            <w:vAlign w:val="center"/>
          </w:tcPr>
          <w:p w14:paraId="0B7522E2" w14:textId="70235665" w:rsidR="00D30C17" w:rsidRPr="008705D8"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873" w:author="Кристина" w:date="2025-03-26T13:26:00Z"/>
                <w:rFonts w:ascii="Times New Roman" w:eastAsia="Calibri" w:hAnsi="Times New Roman" w:cs="Times New Roman"/>
                <w:sz w:val="24"/>
                <w:szCs w:val="24"/>
                <w:lang w:val="en-US"/>
                <w:rPrChange w:id="1874" w:author="Кристина" w:date="2025-03-27T21:31:00Z">
                  <w:rPr>
                    <w:moveFrom w:id="1875" w:author="Кристина" w:date="2025-03-26T13:26:00Z"/>
                    <w:rFonts w:ascii="Times New Roman" w:eastAsia="Calibri" w:hAnsi="Times New Roman" w:cs="Times New Roman"/>
                    <w:sz w:val="24"/>
                    <w:szCs w:val="24"/>
                  </w:rPr>
                </w:rPrChange>
              </w:rPr>
            </w:pPr>
            <w:moveFrom w:id="1876" w:author="Кристина" w:date="2025-03-26T13:26:00Z">
              <w:r w:rsidRPr="008705D8" w:rsidDel="00304CF8">
                <w:rPr>
                  <w:rFonts w:ascii="Times New Roman" w:eastAsia="Calibri" w:hAnsi="Times New Roman" w:cs="Times New Roman"/>
                  <w:sz w:val="24"/>
                  <w:szCs w:val="24"/>
                  <w:lang w:val="en-US"/>
                  <w:rPrChange w:id="1877" w:author="Кристина" w:date="2025-03-27T21:31:00Z">
                    <w:rPr>
                      <w:rFonts w:ascii="Times New Roman" w:eastAsia="Calibri" w:hAnsi="Times New Roman" w:cs="Times New Roman"/>
                      <w:sz w:val="24"/>
                      <w:szCs w:val="24"/>
                    </w:rPr>
                  </w:rPrChange>
                </w:rPr>
                <w:t>133</w:t>
              </w:r>
              <w:r w:rsidRPr="00B67ADD" w:rsidDel="00304CF8">
                <w:rPr>
                  <w:rFonts w:ascii="Times New Roman" w:eastAsia="Calibri" w:hAnsi="Times New Roman" w:cs="Times New Roman"/>
                  <w:sz w:val="24"/>
                  <w:szCs w:val="24"/>
                  <w:lang w:val="en-US"/>
                </w:rPr>
                <w:t>+12,2</w:t>
              </w:r>
            </w:moveFrom>
          </w:p>
        </w:tc>
        <w:tc>
          <w:tcPr>
            <w:tcW w:w="1336" w:type="dxa"/>
            <w:vAlign w:val="center"/>
          </w:tcPr>
          <w:p w14:paraId="27C7E057" w14:textId="6E008DB3" w:rsidR="00D30C17" w:rsidRPr="00B67ADD"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878" w:author="Кристина" w:date="2025-03-26T13:26:00Z"/>
                <w:rFonts w:ascii="Times New Roman" w:eastAsia="Calibri" w:hAnsi="Times New Roman" w:cs="Times New Roman"/>
                <w:sz w:val="24"/>
                <w:szCs w:val="24"/>
                <w:lang w:val="en-US"/>
              </w:rPr>
            </w:pPr>
            <w:moveFrom w:id="1879" w:author="Кристина" w:date="2025-03-26T13:26:00Z">
              <w:r w:rsidRPr="008705D8" w:rsidDel="00304CF8">
                <w:rPr>
                  <w:rFonts w:ascii="Times New Roman" w:eastAsia="Calibri" w:hAnsi="Times New Roman" w:cs="Times New Roman"/>
                  <w:sz w:val="24"/>
                  <w:szCs w:val="24"/>
                  <w:lang w:val="en-US"/>
                  <w:rPrChange w:id="1880" w:author="Кристина" w:date="2025-03-27T21:31:00Z">
                    <w:rPr>
                      <w:rFonts w:ascii="Times New Roman" w:eastAsia="Calibri" w:hAnsi="Times New Roman" w:cs="Times New Roman"/>
                      <w:sz w:val="24"/>
                      <w:szCs w:val="24"/>
                    </w:rPr>
                  </w:rPrChange>
                </w:rPr>
                <w:t>105</w:t>
              </w:r>
              <w:r w:rsidRPr="00B67ADD" w:rsidDel="00304CF8">
                <w:rPr>
                  <w:rFonts w:ascii="Times New Roman" w:eastAsia="Calibri" w:hAnsi="Times New Roman" w:cs="Times New Roman"/>
                  <w:sz w:val="24"/>
                  <w:szCs w:val="24"/>
                  <w:lang w:val="en-US"/>
                </w:rPr>
                <w:t>+13,6</w:t>
              </w:r>
            </w:moveFrom>
          </w:p>
        </w:tc>
        <w:tc>
          <w:tcPr>
            <w:tcW w:w="1337" w:type="dxa"/>
            <w:vAlign w:val="center"/>
          </w:tcPr>
          <w:p w14:paraId="39F631D6" w14:textId="26490DA8" w:rsidR="00D30C17" w:rsidRPr="00B67ADD"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881" w:author="Кристина" w:date="2025-03-26T13:26:00Z"/>
                <w:rFonts w:ascii="Times New Roman" w:eastAsia="Calibri" w:hAnsi="Times New Roman" w:cs="Times New Roman"/>
                <w:sz w:val="24"/>
                <w:szCs w:val="24"/>
                <w:lang w:val="en-US"/>
              </w:rPr>
            </w:pPr>
            <w:moveFrom w:id="1882" w:author="Кристина" w:date="2025-03-26T13:26:00Z">
              <w:r w:rsidRPr="00B67ADD" w:rsidDel="00304CF8">
                <w:rPr>
                  <w:rFonts w:ascii="Times New Roman" w:eastAsia="Calibri" w:hAnsi="Times New Roman" w:cs="Times New Roman"/>
                  <w:sz w:val="24"/>
                  <w:szCs w:val="24"/>
                  <w:lang w:val="en-US"/>
                </w:rPr>
                <w:t>82+13,1</w:t>
              </w:r>
            </w:moveFrom>
          </w:p>
        </w:tc>
        <w:tc>
          <w:tcPr>
            <w:tcW w:w="1336" w:type="dxa"/>
            <w:vAlign w:val="center"/>
          </w:tcPr>
          <w:p w14:paraId="34E2BC7A" w14:textId="5B9DA2CC" w:rsidR="00D30C17" w:rsidRPr="00B67ADD"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883" w:author="Кристина" w:date="2025-03-26T13:26:00Z"/>
                <w:rFonts w:ascii="Times New Roman" w:eastAsia="Calibri" w:hAnsi="Times New Roman" w:cs="Times New Roman"/>
                <w:sz w:val="24"/>
                <w:szCs w:val="24"/>
                <w:lang w:val="en-US"/>
              </w:rPr>
            </w:pPr>
            <w:moveFrom w:id="1884" w:author="Кристина" w:date="2025-03-26T13:26:00Z">
              <w:r w:rsidRPr="00B67ADD" w:rsidDel="00304CF8">
                <w:rPr>
                  <w:rFonts w:ascii="Times New Roman" w:eastAsia="Calibri" w:hAnsi="Times New Roman" w:cs="Times New Roman"/>
                  <w:sz w:val="24"/>
                  <w:szCs w:val="24"/>
                  <w:lang w:val="en-US"/>
                </w:rPr>
                <w:t>70+12,7</w:t>
              </w:r>
            </w:moveFrom>
          </w:p>
        </w:tc>
        <w:tc>
          <w:tcPr>
            <w:tcW w:w="1337" w:type="dxa"/>
            <w:vAlign w:val="center"/>
          </w:tcPr>
          <w:p w14:paraId="79657713" w14:textId="1B005864" w:rsidR="00D30C17" w:rsidRPr="00B67ADD" w:rsidDel="00304CF8" w:rsidRDefault="00D30C17" w:rsidP="00D30C17">
            <w:pPr>
              <w:jc w:val="center"/>
              <w:cnfStyle w:val="000000000000" w:firstRow="0" w:lastRow="0" w:firstColumn="0" w:lastColumn="0" w:oddVBand="0" w:evenVBand="0" w:oddHBand="0" w:evenHBand="0" w:firstRowFirstColumn="0" w:firstRowLastColumn="0" w:lastRowFirstColumn="0" w:lastRowLastColumn="0"/>
              <w:rPr>
                <w:moveFrom w:id="1885" w:author="Кристина" w:date="2025-03-26T13:26:00Z"/>
                <w:rFonts w:ascii="Times New Roman" w:eastAsia="Calibri" w:hAnsi="Times New Roman" w:cs="Times New Roman"/>
                <w:sz w:val="24"/>
                <w:szCs w:val="24"/>
                <w:lang w:val="en-US"/>
              </w:rPr>
            </w:pPr>
            <w:moveFrom w:id="1886" w:author="Кристина" w:date="2025-03-26T13:26:00Z">
              <w:r w:rsidRPr="008705D8" w:rsidDel="00304CF8">
                <w:rPr>
                  <w:rFonts w:ascii="Times New Roman" w:eastAsia="Calibri" w:hAnsi="Times New Roman" w:cs="Times New Roman"/>
                  <w:sz w:val="24"/>
                  <w:szCs w:val="24"/>
                  <w:lang w:val="en-US"/>
                  <w:rPrChange w:id="1887" w:author="Кристина" w:date="2025-03-27T21:31:00Z">
                    <w:rPr>
                      <w:rFonts w:ascii="Times New Roman" w:eastAsia="Calibri" w:hAnsi="Times New Roman" w:cs="Times New Roman"/>
                      <w:sz w:val="24"/>
                      <w:szCs w:val="24"/>
                    </w:rPr>
                  </w:rPrChange>
                </w:rPr>
                <w:t>9</w:t>
              </w:r>
              <w:r w:rsidRPr="00B67ADD" w:rsidDel="00304CF8">
                <w:rPr>
                  <w:rFonts w:ascii="Times New Roman" w:eastAsia="Calibri" w:hAnsi="Times New Roman" w:cs="Times New Roman"/>
                  <w:sz w:val="24"/>
                  <w:szCs w:val="24"/>
                  <w:lang w:val="en-US"/>
                </w:rPr>
                <w:t>3+11,4</w:t>
              </w:r>
            </w:moveFrom>
          </w:p>
        </w:tc>
      </w:tr>
    </w:tbl>
    <w:p w14:paraId="6FED83B1" w14:textId="7E9EB114" w:rsidR="00D30C17" w:rsidRDefault="00D30C17" w:rsidP="000646AD">
      <w:pPr>
        <w:spacing w:line="480" w:lineRule="auto"/>
        <w:rPr>
          <w:ins w:id="1888" w:author="Кристина" w:date="2025-03-27T21:46:00Z"/>
          <w:rFonts w:ascii="Times New Roman" w:eastAsia="Calibri" w:hAnsi="Times New Roman" w:cs="Times New Roman"/>
          <w:kern w:val="2"/>
          <w:sz w:val="24"/>
          <w:szCs w:val="24"/>
          <w:lang w:val="en-US"/>
          <w14:ligatures w14:val="standardContextual"/>
        </w:rPr>
      </w:pPr>
    </w:p>
    <w:p w14:paraId="28FC4C78" w14:textId="77777777" w:rsidR="00A6690B" w:rsidRPr="00B67ADD" w:rsidDel="00304CF8" w:rsidRDefault="00A6690B" w:rsidP="000646AD">
      <w:pPr>
        <w:spacing w:line="480" w:lineRule="auto"/>
        <w:rPr>
          <w:moveFrom w:id="1889" w:author="Кристина" w:date="2025-03-26T13:26:00Z"/>
          <w:rFonts w:ascii="Times New Roman" w:eastAsia="Calibri" w:hAnsi="Times New Roman" w:cs="Times New Roman"/>
          <w:kern w:val="2"/>
          <w:sz w:val="24"/>
          <w:szCs w:val="24"/>
          <w:lang w:val="en-US"/>
          <w14:ligatures w14:val="standardContextual"/>
        </w:rPr>
      </w:pPr>
    </w:p>
    <w:moveFromRangeEnd w:id="1421"/>
    <w:p w14:paraId="14E8A106" w14:textId="6EA2749C" w:rsidR="00CC1573" w:rsidRPr="00B67ADD" w:rsidRDefault="00CC1573" w:rsidP="000646AD">
      <w:pPr>
        <w:spacing w:line="480" w:lineRule="auto"/>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noProof/>
          <w:kern w:val="2"/>
          <w:sz w:val="24"/>
          <w:szCs w:val="24"/>
          <w:lang w:eastAsia="ru-RU"/>
          <w14:ligatures w14:val="standardContextual"/>
        </w:rPr>
        <w:drawing>
          <wp:inline distT="0" distB="0" distL="0" distR="0" wp14:anchorId="4D03420A" wp14:editId="445A5FBB">
            <wp:extent cx="2903895" cy="26708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0146" cy="2685792"/>
                    </a:xfrm>
                    <a:prstGeom prst="rect">
                      <a:avLst/>
                    </a:prstGeom>
                    <a:noFill/>
                  </pic:spPr>
                </pic:pic>
              </a:graphicData>
            </a:graphic>
          </wp:inline>
        </w:drawing>
      </w:r>
    </w:p>
    <w:p w14:paraId="53BB48E8" w14:textId="7A5AD25A" w:rsidR="00CC1573" w:rsidRDefault="00CC1573" w:rsidP="00CC1573">
      <w:pPr>
        <w:spacing w:line="480" w:lineRule="auto"/>
        <w:rPr>
          <w:ins w:id="1890" w:author="Кристина" w:date="2025-03-27T22:38:00Z"/>
          <w:rFonts w:ascii="Times New Roman" w:eastAsia="Calibri" w:hAnsi="Times New Roman" w:cs="Times New Roman"/>
          <w:kern w:val="2"/>
          <w:sz w:val="24"/>
          <w:szCs w:val="24"/>
          <w:lang w:val="en-US"/>
          <w14:ligatures w14:val="standardContextual"/>
        </w:rPr>
      </w:pPr>
      <w:commentRangeStart w:id="1891"/>
      <w:r w:rsidRPr="00B67ADD">
        <w:rPr>
          <w:rFonts w:ascii="Times New Roman" w:eastAsia="Calibri" w:hAnsi="Times New Roman" w:cs="Times New Roman"/>
          <w:b/>
          <w:bCs/>
          <w:kern w:val="2"/>
          <w:sz w:val="24"/>
          <w:szCs w:val="24"/>
          <w:lang w:val="en-US"/>
          <w14:ligatures w14:val="standardContextual"/>
        </w:rPr>
        <w:t xml:space="preserve">Figure </w:t>
      </w:r>
      <w:commentRangeEnd w:id="1891"/>
      <w:r w:rsidRPr="00B67ADD">
        <w:rPr>
          <w:rFonts w:ascii="Times New Roman" w:eastAsia="Calibri" w:hAnsi="Times New Roman" w:cs="Times New Roman"/>
          <w:kern w:val="2"/>
          <w:sz w:val="24"/>
          <w:szCs w:val="24"/>
          <w14:ligatures w14:val="standardContextual"/>
        </w:rPr>
        <w:commentReference w:id="1891"/>
      </w:r>
      <w:ins w:id="1892" w:author="Кристина" w:date="2025-03-26T15:51:00Z">
        <w:r w:rsidR="00184FF3">
          <w:rPr>
            <w:rFonts w:ascii="Times New Roman" w:eastAsia="Calibri" w:hAnsi="Times New Roman" w:cs="Times New Roman"/>
            <w:b/>
            <w:bCs/>
            <w:kern w:val="2"/>
            <w:sz w:val="24"/>
            <w:szCs w:val="24"/>
            <w:lang w:val="en-US"/>
            <w14:ligatures w14:val="standardContextual"/>
          </w:rPr>
          <w:t>S</w:t>
        </w:r>
      </w:ins>
      <w:r w:rsidRPr="00B67ADD">
        <w:rPr>
          <w:rFonts w:ascii="Times New Roman" w:eastAsia="Calibri" w:hAnsi="Times New Roman" w:cs="Times New Roman"/>
          <w:b/>
          <w:bCs/>
          <w:kern w:val="2"/>
          <w:sz w:val="24"/>
          <w:szCs w:val="24"/>
          <w:lang w:val="en-US"/>
          <w14:ligatures w14:val="standardContextual"/>
        </w:rPr>
        <w:t>2.</w:t>
      </w:r>
      <w:r w:rsidRPr="00B67ADD">
        <w:rPr>
          <w:rFonts w:ascii="Times New Roman" w:eastAsia="Calibri" w:hAnsi="Times New Roman" w:cs="Times New Roman"/>
          <w:kern w:val="2"/>
          <w:sz w:val="24"/>
          <w:szCs w:val="24"/>
          <w:lang w:val="en-US"/>
          <w14:ligatures w14:val="standardContextual"/>
        </w:rPr>
        <w:t xml:space="preserve">  Correlation matrix of tree ring widths between study areas</w:t>
      </w:r>
      <w:ins w:id="1893" w:author="Кристина" w:date="2025-03-27T22:34:00Z">
        <w:r w:rsidR="00B83F51" w:rsidRPr="00B83F51">
          <w:rPr>
            <w:rFonts w:ascii="Times New Roman" w:eastAsia="Calibri" w:hAnsi="Times New Roman" w:cs="Times New Roman"/>
            <w:kern w:val="2"/>
            <w:sz w:val="24"/>
            <w:szCs w:val="24"/>
            <w:lang w:val="en-US"/>
            <w14:ligatures w14:val="standardContextual"/>
            <w:rPrChange w:id="1894" w:author="Кристина" w:date="2025-03-27T22:34:00Z">
              <w:rPr>
                <w:rFonts w:ascii="Times New Roman" w:eastAsia="Calibri" w:hAnsi="Times New Roman" w:cs="Times New Roman"/>
                <w:kern w:val="2"/>
                <w:sz w:val="24"/>
                <w:szCs w:val="24"/>
                <w14:ligatures w14:val="standardContextual"/>
              </w:rPr>
            </w:rPrChange>
          </w:rPr>
          <w:t>.</w:t>
        </w:r>
      </w:ins>
    </w:p>
    <w:p w14:paraId="0944C388" w14:textId="37BA9A58" w:rsidR="004C544A" w:rsidRDefault="004C544A" w:rsidP="00CC1573">
      <w:pPr>
        <w:spacing w:line="480" w:lineRule="auto"/>
        <w:rPr>
          <w:ins w:id="1895" w:author="Кристина" w:date="2025-03-27T22:38:00Z"/>
          <w:rFonts w:ascii="Times New Roman" w:eastAsia="Calibri" w:hAnsi="Times New Roman" w:cs="Times New Roman"/>
          <w:kern w:val="2"/>
          <w:sz w:val="24"/>
          <w:szCs w:val="24"/>
          <w:lang w:val="en-US"/>
          <w14:ligatures w14:val="standardContextual"/>
        </w:rPr>
      </w:pPr>
    </w:p>
    <w:p w14:paraId="0CBFEEB3" w14:textId="58CDE4B2" w:rsidR="004C544A" w:rsidRPr="00B83F51" w:rsidDel="00884226" w:rsidRDefault="004C544A" w:rsidP="00CC1573">
      <w:pPr>
        <w:spacing w:line="480" w:lineRule="auto"/>
        <w:rPr>
          <w:del w:id="1896" w:author="Кристина" w:date="2025-03-27T22:39:00Z"/>
          <w:rFonts w:ascii="Times New Roman" w:eastAsia="Calibri" w:hAnsi="Times New Roman" w:cs="Times New Roman"/>
          <w:kern w:val="2"/>
          <w:sz w:val="24"/>
          <w:szCs w:val="24"/>
          <w:lang w:val="en-US"/>
          <w14:ligatures w14:val="standardContextual"/>
          <w:rPrChange w:id="1897" w:author="Кристина" w:date="2025-03-27T22:34:00Z">
            <w:rPr>
              <w:del w:id="1898" w:author="Кристина" w:date="2025-03-27T22:39:00Z"/>
              <w:rFonts w:ascii="Times New Roman" w:eastAsia="Calibri" w:hAnsi="Times New Roman" w:cs="Times New Roman"/>
              <w:kern w:val="2"/>
              <w:sz w:val="24"/>
              <w:szCs w:val="24"/>
              <w:lang w:val="en-US"/>
              <w14:ligatures w14:val="standardContextual"/>
            </w:rPr>
          </w:rPrChange>
        </w:rPr>
      </w:pPr>
      <w:ins w:id="1899" w:author="Кристина" w:date="2025-03-27T22:39:00Z">
        <w:r w:rsidRPr="004C544A">
          <w:lastRenderedPageBreak/>
          <w:drawing>
            <wp:inline distT="0" distB="0" distL="0" distR="0" wp14:anchorId="5AAF1DE2" wp14:editId="56A02590">
              <wp:extent cx="3317875" cy="329755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7875" cy="3297555"/>
                      </a:xfrm>
                      <a:prstGeom prst="rect">
                        <a:avLst/>
                      </a:prstGeom>
                      <a:noFill/>
                      <a:ln>
                        <a:noFill/>
                      </a:ln>
                    </pic:spPr>
                  </pic:pic>
                </a:graphicData>
              </a:graphic>
            </wp:inline>
          </w:drawing>
        </w:r>
      </w:ins>
    </w:p>
    <w:p w14:paraId="696065C7" w14:textId="2DCB791D" w:rsidR="00CC1573" w:rsidRPr="00B67ADD" w:rsidRDefault="00CC1573" w:rsidP="000646AD">
      <w:pPr>
        <w:spacing w:line="480" w:lineRule="auto"/>
        <w:rPr>
          <w:rFonts w:ascii="Times New Roman" w:eastAsia="Calibri" w:hAnsi="Times New Roman" w:cs="Times New Roman"/>
          <w:kern w:val="2"/>
          <w:sz w:val="24"/>
          <w:szCs w:val="24"/>
          <w:lang w:val="en-US"/>
          <w14:ligatures w14:val="standardContextual"/>
        </w:rPr>
      </w:pPr>
    </w:p>
    <w:p w14:paraId="1F9DFCFE" w14:textId="50C87C4E" w:rsidR="00CC1573" w:rsidRPr="00B83F51" w:rsidRDefault="00E60D87" w:rsidP="00E60D87">
      <w:pPr>
        <w:spacing w:line="480" w:lineRule="auto"/>
        <w:rPr>
          <w:ins w:id="1900" w:author="Кристина" w:date="2025-03-27T22:34:00Z"/>
          <w:rFonts w:ascii="Times New Roman" w:eastAsia="Calibri" w:hAnsi="Times New Roman" w:cs="Times New Roman"/>
          <w:kern w:val="2"/>
          <w:sz w:val="24"/>
          <w:szCs w:val="24"/>
          <w:lang w:val="en-US"/>
          <w14:ligatures w14:val="standardContextual"/>
          <w:rPrChange w:id="1901" w:author="Кристина" w:date="2025-03-27T22:34:00Z">
            <w:rPr>
              <w:ins w:id="1902" w:author="Кристина" w:date="2025-03-27T22:34:00Z"/>
              <w:rFonts w:ascii="Times New Roman" w:eastAsia="Calibri" w:hAnsi="Times New Roman" w:cs="Times New Roman"/>
              <w:kern w:val="2"/>
              <w:sz w:val="24"/>
              <w:szCs w:val="24"/>
              <w14:ligatures w14:val="standardContextual"/>
            </w:rPr>
          </w:rPrChange>
        </w:rPr>
      </w:pPr>
      <w:ins w:id="1903" w:author="Кристина" w:date="2025-03-27T22:08:00Z">
        <w:r w:rsidRPr="00E60D87">
          <w:rPr>
            <w:rFonts w:ascii="Times New Roman" w:eastAsia="Calibri" w:hAnsi="Times New Roman" w:cs="Times New Roman"/>
            <w:b/>
            <w:bCs/>
            <w:kern w:val="2"/>
            <w:sz w:val="24"/>
            <w:szCs w:val="24"/>
            <w:lang w:val="en-US"/>
            <w14:ligatures w14:val="standardContextual"/>
          </w:rPr>
          <w:t xml:space="preserve">Figure </w:t>
        </w:r>
      </w:ins>
      <w:ins w:id="1904" w:author="Кристина" w:date="2025-03-27T22:09:00Z">
        <w:r>
          <w:rPr>
            <w:rFonts w:ascii="Times New Roman" w:eastAsia="Calibri" w:hAnsi="Times New Roman" w:cs="Times New Roman"/>
            <w:b/>
            <w:bCs/>
            <w:kern w:val="2"/>
            <w:sz w:val="24"/>
            <w:szCs w:val="24"/>
            <w:lang w:val="en-US"/>
            <w14:ligatures w14:val="standardContextual"/>
          </w:rPr>
          <w:t>S</w:t>
        </w:r>
      </w:ins>
      <w:ins w:id="1905" w:author="Кристина" w:date="2025-03-27T22:08:00Z">
        <w:r w:rsidRPr="00E60D87">
          <w:rPr>
            <w:rFonts w:ascii="Times New Roman" w:eastAsia="Calibri" w:hAnsi="Times New Roman" w:cs="Times New Roman"/>
            <w:b/>
            <w:bCs/>
            <w:kern w:val="2"/>
            <w:sz w:val="24"/>
            <w:szCs w:val="24"/>
            <w:lang w:val="en-US"/>
            <w14:ligatures w14:val="standardContextual"/>
          </w:rPr>
          <w:t>3.</w:t>
        </w:r>
        <w:r w:rsidRPr="00E60D87">
          <w:rPr>
            <w:rFonts w:ascii="Times New Roman" w:eastAsia="Calibri" w:hAnsi="Times New Roman" w:cs="Times New Roman"/>
            <w:kern w:val="2"/>
            <w:sz w:val="24"/>
            <w:szCs w:val="24"/>
            <w:lang w:val="en-US"/>
            <w14:ligatures w14:val="standardContextual"/>
          </w:rPr>
          <w:t xml:space="preserve">  Tree-ring width indices for the period 1966 to 2021</w:t>
        </w:r>
      </w:ins>
      <w:ins w:id="1906" w:author="Кристина" w:date="2025-03-27T22:34:00Z">
        <w:r w:rsidR="00B83F51" w:rsidRPr="00B83F51">
          <w:rPr>
            <w:rFonts w:ascii="Times New Roman" w:eastAsia="Calibri" w:hAnsi="Times New Roman" w:cs="Times New Roman"/>
            <w:kern w:val="2"/>
            <w:sz w:val="24"/>
            <w:szCs w:val="24"/>
            <w:lang w:val="en-US"/>
            <w14:ligatures w14:val="standardContextual"/>
            <w:rPrChange w:id="1907" w:author="Кристина" w:date="2025-03-27T22:34:00Z">
              <w:rPr>
                <w:rFonts w:ascii="Times New Roman" w:eastAsia="Calibri" w:hAnsi="Times New Roman" w:cs="Times New Roman"/>
                <w:kern w:val="2"/>
                <w:sz w:val="24"/>
                <w:szCs w:val="24"/>
                <w14:ligatures w14:val="standardContextual"/>
              </w:rPr>
            </w:rPrChange>
          </w:rPr>
          <w:t>.</w:t>
        </w:r>
      </w:ins>
    </w:p>
    <w:p w14:paraId="36559ECB" w14:textId="74908CB0" w:rsidR="00B83F51" w:rsidRDefault="00B83F51" w:rsidP="00E60D87">
      <w:pPr>
        <w:spacing w:line="480" w:lineRule="auto"/>
        <w:rPr>
          <w:ins w:id="1908" w:author="Кристина" w:date="2025-03-27T22:34:00Z"/>
          <w:rFonts w:ascii="Times New Roman" w:eastAsia="Calibri" w:hAnsi="Times New Roman" w:cs="Times New Roman"/>
          <w:kern w:val="2"/>
          <w:sz w:val="24"/>
          <w:szCs w:val="24"/>
          <w:lang w:val="en-US"/>
          <w14:ligatures w14:val="standardContextual"/>
        </w:rPr>
      </w:pPr>
    </w:p>
    <w:p w14:paraId="68723F0F" w14:textId="77777777" w:rsidR="00B83F51" w:rsidRPr="00B83F51" w:rsidRDefault="00B83F51" w:rsidP="00E60D87">
      <w:pPr>
        <w:spacing w:line="480" w:lineRule="auto"/>
        <w:rPr>
          <w:rFonts w:ascii="Times New Roman" w:eastAsia="Calibri" w:hAnsi="Times New Roman" w:cs="Times New Roman"/>
          <w:kern w:val="2"/>
          <w:sz w:val="24"/>
          <w:szCs w:val="24"/>
          <w:lang w:val="en-US"/>
          <w14:ligatures w14:val="standardContextual"/>
          <w:rPrChange w:id="1909" w:author="Кристина" w:date="2025-03-27T22:34:00Z">
            <w:rPr>
              <w:rFonts w:ascii="Times New Roman" w:eastAsia="Calibri" w:hAnsi="Times New Roman" w:cs="Times New Roman"/>
              <w:kern w:val="2"/>
              <w:sz w:val="24"/>
              <w:szCs w:val="24"/>
              <w:lang w:val="en-US"/>
              <w14:ligatures w14:val="standardContextual"/>
            </w:rPr>
          </w:rPrChange>
        </w:rPr>
      </w:pPr>
    </w:p>
    <w:p w14:paraId="2D215495" w14:textId="5EA16005" w:rsidR="000646AD" w:rsidRPr="00B67ADD" w:rsidRDefault="000646AD" w:rsidP="000646AD">
      <w:pPr>
        <w:spacing w:line="480" w:lineRule="auto"/>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kern w:val="2"/>
          <w:sz w:val="24"/>
          <w:szCs w:val="24"/>
          <w:lang w:val="en-US"/>
          <w14:ligatures w14:val="standardContextual"/>
        </w:rPr>
        <w:br w:type="page"/>
      </w:r>
      <w:r w:rsidRPr="00B67ADD">
        <w:rPr>
          <w:rFonts w:ascii="Times New Roman" w:eastAsia="Calibri" w:hAnsi="Times New Roman" w:cs="Times New Roman"/>
          <w:kern w:val="2"/>
          <w:sz w:val="24"/>
          <w:szCs w:val="24"/>
          <w14:ligatures w14:val="standardContextual"/>
        </w:rPr>
        <w:lastRenderedPageBreak/>
        <w:t>А</w:t>
      </w:r>
      <w:r w:rsidRPr="00B67ADD">
        <w:rPr>
          <w:rFonts w:ascii="Times New Roman" w:eastAsia="Calibri" w:hAnsi="Times New Roman" w:cs="Times New Roman"/>
          <w:kern w:val="2"/>
          <w:sz w:val="24"/>
          <w:szCs w:val="24"/>
          <w:lang w:val="en-US"/>
          <w14:ligatures w14:val="standardContextual"/>
        </w:rPr>
        <w:t xml:space="preserve"> </w:t>
      </w:r>
      <w:r w:rsidRPr="00B67ADD">
        <w:rPr>
          <w:rFonts w:ascii="Times New Roman" w:eastAsia="Calibri" w:hAnsi="Times New Roman" w:cs="Times New Roman"/>
          <w:noProof/>
          <w:kern w:val="2"/>
          <w:sz w:val="24"/>
          <w:szCs w:val="24"/>
          <w:lang w:eastAsia="ru-RU"/>
          <w14:ligatures w14:val="standardContextual"/>
        </w:rPr>
        <w:drawing>
          <wp:inline distT="0" distB="0" distL="0" distR="0" wp14:anchorId="2353FCCB" wp14:editId="2A8B32DA">
            <wp:extent cx="2726871" cy="1764269"/>
            <wp:effectExtent l="0" t="0" r="0" b="7620"/>
            <wp:docPr id="31367161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758" cy="1775194"/>
                    </a:xfrm>
                    <a:prstGeom prst="rect">
                      <a:avLst/>
                    </a:prstGeom>
                    <a:noFill/>
                  </pic:spPr>
                </pic:pic>
              </a:graphicData>
            </a:graphic>
          </wp:inline>
        </w:drawing>
      </w:r>
      <w:r w:rsidRPr="00B67ADD">
        <w:rPr>
          <w:rFonts w:ascii="Times New Roman" w:eastAsia="Calibri" w:hAnsi="Times New Roman" w:cs="Times New Roman"/>
          <w:kern w:val="2"/>
          <w:sz w:val="24"/>
          <w:szCs w:val="24"/>
          <w:lang w:val="en-US"/>
          <w14:ligatures w14:val="standardContextual"/>
        </w:rPr>
        <w:t xml:space="preserve"> B     </w:t>
      </w:r>
      <w:r w:rsidRPr="00B67ADD">
        <w:rPr>
          <w:rFonts w:ascii="Times New Roman" w:eastAsia="Calibri" w:hAnsi="Times New Roman" w:cs="Times New Roman"/>
          <w:noProof/>
          <w:kern w:val="2"/>
          <w:sz w:val="24"/>
          <w:szCs w:val="24"/>
          <w:lang w:eastAsia="ru-RU"/>
          <w14:ligatures w14:val="standardContextual"/>
        </w:rPr>
        <w:drawing>
          <wp:inline distT="0" distB="0" distL="0" distR="0" wp14:anchorId="6BC9ACC8" wp14:editId="11BA1383">
            <wp:extent cx="2588448" cy="1698171"/>
            <wp:effectExtent l="0" t="0" r="2540" b="0"/>
            <wp:docPr id="13637979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6211" cy="1709824"/>
                    </a:xfrm>
                    <a:prstGeom prst="rect">
                      <a:avLst/>
                    </a:prstGeom>
                    <a:noFill/>
                  </pic:spPr>
                </pic:pic>
              </a:graphicData>
            </a:graphic>
          </wp:inline>
        </w:drawing>
      </w:r>
    </w:p>
    <w:p w14:paraId="10578333" w14:textId="68B5E2EB" w:rsidR="000646AD" w:rsidDel="00884226" w:rsidRDefault="000646AD">
      <w:pPr>
        <w:rPr>
          <w:del w:id="1910" w:author="Кристина" w:date="2025-03-27T22:40:00Z"/>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b/>
          <w:bCs/>
          <w:kern w:val="2"/>
          <w:sz w:val="24"/>
          <w:szCs w:val="24"/>
          <w:lang w:val="en-US"/>
          <w14:ligatures w14:val="standardContextual"/>
        </w:rPr>
        <w:t>Figure 2.</w:t>
      </w:r>
      <w:r w:rsidRPr="00B67ADD">
        <w:rPr>
          <w:rFonts w:ascii="Times New Roman" w:eastAsia="Calibri" w:hAnsi="Times New Roman" w:cs="Times New Roman"/>
          <w:kern w:val="2"/>
          <w:sz w:val="24"/>
          <w:szCs w:val="24"/>
          <w:lang w:val="en-US"/>
          <w14:ligatures w14:val="standardContextual"/>
        </w:rPr>
        <w:t xml:space="preserve">  Coefficients of </w:t>
      </w:r>
      <w:r w:rsidR="00AB634F" w:rsidRPr="00B67ADD">
        <w:rPr>
          <w:rFonts w:ascii="Times New Roman" w:eastAsia="Calibri" w:hAnsi="Times New Roman" w:cs="Times New Roman"/>
          <w:kern w:val="2"/>
          <w:sz w:val="24"/>
          <w:szCs w:val="24"/>
          <w:lang w:val="en-US"/>
          <w14:ligatures w14:val="standardContextual"/>
        </w:rPr>
        <w:t>p</w:t>
      </w:r>
      <w:r w:rsidRPr="00B67ADD">
        <w:rPr>
          <w:rFonts w:ascii="Times New Roman" w:eastAsia="Calibri" w:hAnsi="Times New Roman" w:cs="Times New Roman"/>
          <w:kern w:val="2"/>
          <w:sz w:val="24"/>
          <w:szCs w:val="24"/>
          <w:lang w:val="en-US"/>
          <w14:ligatures w14:val="standardContextual"/>
        </w:rPr>
        <w:t>aired (A and B) correlations of tree-ring width with tem</w:t>
      </w:r>
      <w:r w:rsidR="00AB634F" w:rsidRPr="00B67ADD">
        <w:rPr>
          <w:rFonts w:ascii="Times New Roman" w:eastAsia="Calibri" w:hAnsi="Times New Roman" w:cs="Times New Roman"/>
          <w:kern w:val="2"/>
          <w:sz w:val="24"/>
          <w:szCs w:val="24"/>
          <w:lang w:val="en-US"/>
          <w14:ligatures w14:val="standardContextual"/>
        </w:rPr>
        <w:t>p</w:t>
      </w:r>
      <w:r w:rsidRPr="00B67ADD">
        <w:rPr>
          <w:rFonts w:ascii="Times New Roman" w:eastAsia="Calibri" w:hAnsi="Times New Roman" w:cs="Times New Roman"/>
          <w:kern w:val="2"/>
          <w:sz w:val="24"/>
          <w:szCs w:val="24"/>
          <w:lang w:val="en-US"/>
          <w14:ligatures w14:val="standardContextual"/>
        </w:rPr>
        <w:t xml:space="preserve">erature and </w:t>
      </w:r>
      <w:r w:rsidR="00AB634F" w:rsidRPr="00B67ADD">
        <w:rPr>
          <w:rFonts w:ascii="Times New Roman" w:eastAsia="Calibri" w:hAnsi="Times New Roman" w:cs="Times New Roman"/>
          <w:kern w:val="2"/>
          <w:sz w:val="24"/>
          <w:szCs w:val="24"/>
          <w:lang w:val="en-US"/>
          <w14:ligatures w14:val="standardContextual"/>
        </w:rPr>
        <w:t>p</w:t>
      </w:r>
      <w:r w:rsidRPr="00B67ADD">
        <w:rPr>
          <w:rFonts w:ascii="Times New Roman" w:eastAsia="Calibri" w:hAnsi="Times New Roman" w:cs="Times New Roman"/>
          <w:kern w:val="2"/>
          <w:sz w:val="24"/>
          <w:szCs w:val="24"/>
          <w:lang w:val="en-US"/>
          <w14:ligatures w14:val="standardContextual"/>
        </w:rPr>
        <w:t>reci</w:t>
      </w:r>
      <w:r w:rsidR="00AB634F" w:rsidRPr="00B67ADD">
        <w:rPr>
          <w:rFonts w:ascii="Times New Roman" w:eastAsia="Calibri" w:hAnsi="Times New Roman" w:cs="Times New Roman"/>
          <w:kern w:val="2"/>
          <w:sz w:val="24"/>
          <w:szCs w:val="24"/>
          <w:lang w:val="en-US"/>
          <w14:ligatures w14:val="standardContextual"/>
        </w:rPr>
        <w:t>p</w:t>
      </w:r>
      <w:r w:rsidRPr="00B67ADD">
        <w:rPr>
          <w:rFonts w:ascii="Times New Roman" w:eastAsia="Calibri" w:hAnsi="Times New Roman" w:cs="Times New Roman"/>
          <w:kern w:val="2"/>
          <w:sz w:val="24"/>
          <w:szCs w:val="24"/>
          <w:lang w:val="en-US"/>
          <w14:ligatures w14:val="standardContextual"/>
        </w:rPr>
        <w:t>itation</w:t>
      </w:r>
    </w:p>
    <w:p w14:paraId="24CF32EE" w14:textId="77777777" w:rsidR="00884226" w:rsidRPr="00B67ADD" w:rsidRDefault="00884226">
      <w:pPr>
        <w:rPr>
          <w:ins w:id="1911" w:author="Кристина" w:date="2025-03-27T22:40:00Z"/>
          <w:rFonts w:ascii="Times New Roman" w:eastAsia="Calibri" w:hAnsi="Times New Roman" w:cs="Times New Roman"/>
          <w:kern w:val="2"/>
          <w:sz w:val="24"/>
          <w:szCs w:val="24"/>
          <w:lang w:val="en-US"/>
          <w14:ligatures w14:val="standardContextual"/>
        </w:rPr>
      </w:pPr>
    </w:p>
    <w:p w14:paraId="53DCE4B7" w14:textId="02B637C9" w:rsidR="000646AD" w:rsidRPr="00B67ADD" w:rsidDel="00884226" w:rsidRDefault="000646AD">
      <w:pPr>
        <w:rPr>
          <w:del w:id="1912" w:author="Кристина" w:date="2025-03-27T22:40:00Z"/>
          <w:rFonts w:ascii="Times New Roman" w:eastAsia="Calibri" w:hAnsi="Times New Roman" w:cs="Times New Roman"/>
          <w:kern w:val="2"/>
          <w:sz w:val="24"/>
          <w:szCs w:val="24"/>
          <w:lang w:val="en-US"/>
          <w14:ligatures w14:val="standardContextual"/>
        </w:rPr>
      </w:pPr>
    </w:p>
    <w:p w14:paraId="61CD3C5E" w14:textId="2386CD33" w:rsidR="000646AD" w:rsidRPr="00B67ADD" w:rsidDel="00884226" w:rsidRDefault="000646AD">
      <w:pPr>
        <w:rPr>
          <w:del w:id="1913" w:author="Кристина" w:date="2025-03-27T22:40:00Z"/>
          <w:rFonts w:ascii="Times New Roman" w:eastAsia="Calibri" w:hAnsi="Times New Roman" w:cs="Times New Roman"/>
          <w:kern w:val="2"/>
          <w:sz w:val="24"/>
          <w:szCs w:val="24"/>
          <w:lang w:val="en-US"/>
          <w14:ligatures w14:val="standardContextual"/>
        </w:rPr>
      </w:pPr>
      <w:del w:id="1914" w:author="Кристина" w:date="2025-03-27T22:40:00Z">
        <w:r w:rsidRPr="00B67ADD" w:rsidDel="00884226">
          <w:rPr>
            <w:rFonts w:ascii="Times New Roman" w:eastAsia="Calibri" w:hAnsi="Times New Roman" w:cs="Times New Roman"/>
            <w:noProof/>
            <w:kern w:val="2"/>
            <w:sz w:val="24"/>
            <w:szCs w:val="24"/>
            <w:lang w:eastAsia="ru-RU"/>
            <w14:ligatures w14:val="standardContextual"/>
          </w:rPr>
          <w:drawing>
            <wp:inline distT="0" distB="0" distL="0" distR="0" wp14:anchorId="67480E85" wp14:editId="3BC6ADC2">
              <wp:extent cx="2731135" cy="2786380"/>
              <wp:effectExtent l="0" t="0" r="0" b="0"/>
              <wp:docPr id="14569512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1135" cy="2786380"/>
                      </a:xfrm>
                      <a:prstGeom prst="rect">
                        <a:avLst/>
                      </a:prstGeom>
                      <a:noFill/>
                    </pic:spPr>
                  </pic:pic>
                </a:graphicData>
              </a:graphic>
            </wp:inline>
          </w:drawing>
        </w:r>
        <w:r w:rsidR="00715D06" w:rsidRPr="00B67ADD" w:rsidDel="00884226">
          <w:rPr>
            <w:rFonts w:ascii="Times New Roman" w:eastAsia="Calibri" w:hAnsi="Times New Roman" w:cs="Times New Roman"/>
            <w:kern w:val="2"/>
            <w:sz w:val="24"/>
            <w:szCs w:val="24"/>
            <w:lang w:val="en-US"/>
            <w14:ligatures w14:val="standardContextual"/>
          </w:rPr>
          <w:delText xml:space="preserve"> </w:delText>
        </w:r>
      </w:del>
    </w:p>
    <w:p w14:paraId="228F1F97" w14:textId="78366978" w:rsidR="00715D06" w:rsidRPr="00B67ADD" w:rsidDel="00884226" w:rsidRDefault="00715D06">
      <w:pPr>
        <w:rPr>
          <w:del w:id="1915" w:author="Кристина" w:date="2025-03-27T22:40:00Z"/>
          <w:rFonts w:ascii="Times New Roman" w:eastAsia="Calibri" w:hAnsi="Times New Roman" w:cs="Times New Roman"/>
          <w:kern w:val="2"/>
          <w:sz w:val="24"/>
          <w:szCs w:val="24"/>
          <w:lang w:val="en-US"/>
          <w14:ligatures w14:val="standardContextual"/>
        </w:rPr>
      </w:pPr>
      <w:del w:id="1916" w:author="Кристина" w:date="2025-03-27T22:40:00Z">
        <w:r w:rsidRPr="00B67ADD" w:rsidDel="00884226">
          <w:rPr>
            <w:rFonts w:ascii="Times New Roman" w:eastAsia="Calibri" w:hAnsi="Times New Roman" w:cs="Times New Roman"/>
            <w:noProof/>
            <w:kern w:val="2"/>
            <w:sz w:val="24"/>
            <w:szCs w:val="24"/>
            <w:lang w:eastAsia="ru-RU"/>
            <w14:ligatures w14:val="standardContextual"/>
          </w:rPr>
          <w:drawing>
            <wp:inline distT="0" distB="0" distL="0" distR="0" wp14:anchorId="5817B72C" wp14:editId="7387205C">
              <wp:extent cx="2767965" cy="841375"/>
              <wp:effectExtent l="0" t="0" r="0" b="0"/>
              <wp:docPr id="112968125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7965" cy="841375"/>
                      </a:xfrm>
                      <a:prstGeom prst="rect">
                        <a:avLst/>
                      </a:prstGeom>
                      <a:noFill/>
                    </pic:spPr>
                  </pic:pic>
                </a:graphicData>
              </a:graphic>
            </wp:inline>
          </w:drawing>
        </w:r>
        <w:r w:rsidRPr="00B67ADD" w:rsidDel="00884226">
          <w:rPr>
            <w:rFonts w:ascii="Times New Roman" w:eastAsia="Calibri" w:hAnsi="Times New Roman" w:cs="Times New Roman"/>
            <w:kern w:val="2"/>
            <w:sz w:val="24"/>
            <w:szCs w:val="24"/>
            <w:lang w:val="en-US"/>
            <w14:ligatures w14:val="standardContextual"/>
          </w:rPr>
          <w:delText>?</w:delText>
        </w:r>
      </w:del>
    </w:p>
    <w:p w14:paraId="2FCEE395" w14:textId="7DC8D58E" w:rsidR="000646AD" w:rsidRPr="00B67ADD" w:rsidRDefault="000646AD">
      <w:pPr>
        <w:rPr>
          <w:rFonts w:ascii="Times New Roman" w:eastAsia="Calibri" w:hAnsi="Times New Roman" w:cs="Times New Roman"/>
          <w:kern w:val="2"/>
          <w:sz w:val="24"/>
          <w:szCs w:val="24"/>
          <w:lang w:val="en-US"/>
          <w14:ligatures w14:val="standardContextual"/>
        </w:rPr>
      </w:pPr>
      <w:del w:id="1917" w:author="Кристина" w:date="2025-03-27T22:40:00Z">
        <w:r w:rsidRPr="00B67ADD" w:rsidDel="00884226">
          <w:rPr>
            <w:rFonts w:ascii="Times New Roman" w:eastAsia="Calibri" w:hAnsi="Times New Roman" w:cs="Times New Roman"/>
            <w:b/>
            <w:bCs/>
            <w:kern w:val="2"/>
            <w:sz w:val="24"/>
            <w:szCs w:val="24"/>
            <w:lang w:val="en-US"/>
            <w14:ligatures w14:val="standardContextual"/>
          </w:rPr>
          <w:delText>Figure 3.</w:delText>
        </w:r>
        <w:r w:rsidRPr="00B67ADD" w:rsidDel="00884226">
          <w:rPr>
            <w:rFonts w:ascii="Times New Roman" w:eastAsia="Calibri" w:hAnsi="Times New Roman" w:cs="Times New Roman"/>
            <w:kern w:val="2"/>
            <w:sz w:val="24"/>
            <w:szCs w:val="24"/>
            <w:lang w:val="en-US"/>
            <w14:ligatures w14:val="standardContextual"/>
          </w:rPr>
          <w:delText xml:space="preserve">  </w:delText>
        </w:r>
        <w:r w:rsidR="00715D06" w:rsidRPr="00B67ADD" w:rsidDel="00884226">
          <w:rPr>
            <w:rFonts w:ascii="Times New Roman" w:eastAsia="Calibri" w:hAnsi="Times New Roman" w:cs="Times New Roman"/>
            <w:kern w:val="2"/>
            <w:sz w:val="24"/>
            <w:szCs w:val="24"/>
            <w:lang w:val="en-US"/>
            <w14:ligatures w14:val="standardContextual"/>
          </w:rPr>
          <w:delText xml:space="preserve">Tree-ring width indices for the </w:delText>
        </w:r>
        <w:r w:rsidR="00AB634F" w:rsidRPr="00B67ADD" w:rsidDel="00884226">
          <w:rPr>
            <w:rFonts w:ascii="Times New Roman" w:eastAsia="Calibri" w:hAnsi="Times New Roman" w:cs="Times New Roman"/>
            <w:kern w:val="2"/>
            <w:sz w:val="24"/>
            <w:szCs w:val="24"/>
            <w:lang w:val="en-US"/>
            <w14:ligatures w14:val="standardContextual"/>
          </w:rPr>
          <w:delText>p</w:delText>
        </w:r>
        <w:r w:rsidR="00715D06" w:rsidRPr="00B67ADD" w:rsidDel="00884226">
          <w:rPr>
            <w:rFonts w:ascii="Times New Roman" w:eastAsia="Calibri" w:hAnsi="Times New Roman" w:cs="Times New Roman"/>
            <w:kern w:val="2"/>
            <w:sz w:val="24"/>
            <w:szCs w:val="24"/>
            <w:lang w:val="en-US"/>
            <w14:ligatures w14:val="standardContextual"/>
          </w:rPr>
          <w:delText>eriod 1966 to 2021</w:delText>
        </w:r>
        <w:r w:rsidRPr="00B67ADD" w:rsidDel="00884226">
          <w:rPr>
            <w:rFonts w:ascii="Times New Roman" w:eastAsia="Calibri" w:hAnsi="Times New Roman" w:cs="Times New Roman"/>
            <w:kern w:val="2"/>
            <w:sz w:val="24"/>
            <w:szCs w:val="24"/>
            <w:lang w:val="en-US"/>
            <w14:ligatures w14:val="standardContextual"/>
          </w:rPr>
          <w:delText xml:space="preserve"> </w:delText>
        </w:r>
        <w:r w:rsidRPr="00B67ADD" w:rsidDel="00884226">
          <w:rPr>
            <w:rFonts w:ascii="Times New Roman" w:eastAsia="Calibri" w:hAnsi="Times New Roman" w:cs="Times New Roman"/>
            <w:kern w:val="2"/>
            <w:sz w:val="24"/>
            <w:szCs w:val="24"/>
            <w:lang w:val="en-US"/>
            <w14:ligatures w14:val="standardContextual"/>
          </w:rPr>
          <w:br w:type="page"/>
        </w:r>
      </w:del>
    </w:p>
    <w:p w14:paraId="6C0785E9" w14:textId="02B7ED73" w:rsidR="000646AD" w:rsidRPr="00B67ADD" w:rsidRDefault="00715D06" w:rsidP="00715D06">
      <w:pPr>
        <w:spacing w:after="0" w:line="480" w:lineRule="auto"/>
        <w:contextualSpacing/>
        <w:rPr>
          <w:rFonts w:ascii="Times New Roman" w:eastAsia="Calibri" w:hAnsi="Times New Roman" w:cs="Times New Roman"/>
          <w:kern w:val="2"/>
          <w:sz w:val="24"/>
          <w:szCs w:val="24"/>
          <w:lang w:val="en-US"/>
          <w14:ligatures w14:val="standardContextual"/>
        </w:rPr>
      </w:pPr>
      <w:r w:rsidRPr="00B67ADD">
        <w:rPr>
          <w:rFonts w:ascii="Times New Roman" w:eastAsia="Calibri" w:hAnsi="Times New Roman" w:cs="Times New Roman"/>
          <w:b/>
          <w:bCs/>
          <w:kern w:val="2"/>
          <w:sz w:val="24"/>
          <w:szCs w:val="24"/>
          <w:lang w:val="en-US"/>
          <w14:ligatures w14:val="standardContextual"/>
        </w:rPr>
        <w:t>Table</w:t>
      </w:r>
      <w:r w:rsidRPr="00B67ADD">
        <w:rPr>
          <w:rFonts w:ascii="Times New Roman" w:eastAsia="Calibri" w:hAnsi="Times New Roman" w:cs="Times New Roman"/>
          <w:b/>
          <w:bCs/>
          <w:kern w:val="2"/>
          <w:sz w:val="24"/>
          <w:szCs w:val="24"/>
          <w14:ligatures w14:val="standardContextual"/>
        </w:rPr>
        <w:t xml:space="preserve"> 1</w:t>
      </w:r>
      <w:r w:rsidRPr="00B67ADD">
        <w:rPr>
          <w:rFonts w:ascii="Times New Roman" w:eastAsia="Calibri" w:hAnsi="Times New Roman" w:cs="Times New Roman"/>
          <w:kern w:val="2"/>
          <w:sz w:val="24"/>
          <w:szCs w:val="24"/>
          <w:lang w:val="en-US"/>
          <w14:ligatures w14:val="standardContextual"/>
        </w:rPr>
        <w:t xml:space="preserve"> - Characteristics of trees</w:t>
      </w:r>
    </w:p>
    <w:tbl>
      <w:tblPr>
        <w:tblStyle w:val="a3"/>
        <w:tblW w:w="8844" w:type="dxa"/>
        <w:jc w:val="center"/>
        <w:tblLayout w:type="fixed"/>
        <w:tblLook w:val="04A0" w:firstRow="1" w:lastRow="0" w:firstColumn="1" w:lastColumn="0" w:noHBand="0" w:noVBand="1"/>
      </w:tblPr>
      <w:tblGrid>
        <w:gridCol w:w="1263"/>
        <w:gridCol w:w="1263"/>
        <w:gridCol w:w="1264"/>
        <w:gridCol w:w="1263"/>
        <w:gridCol w:w="1264"/>
        <w:gridCol w:w="1263"/>
        <w:gridCol w:w="1264"/>
      </w:tblGrid>
      <w:tr w:rsidR="005A1E63" w:rsidRPr="00B67ADD" w14:paraId="28EE01F6" w14:textId="77777777" w:rsidTr="00DA54C3">
        <w:trPr>
          <w:trHeight w:val="283"/>
          <w:jc w:val="center"/>
        </w:trPr>
        <w:tc>
          <w:tcPr>
            <w:tcW w:w="1263" w:type="dxa"/>
            <w:vAlign w:val="center"/>
          </w:tcPr>
          <w:p w14:paraId="2EC0E853" w14:textId="77777777" w:rsidR="005A1E63" w:rsidRPr="00B67ADD" w:rsidRDefault="005A1E63" w:rsidP="00DA54C3">
            <w:pPr>
              <w:jc w:val="center"/>
              <w:rPr>
                <w:rFonts w:ascii="Times New Roman" w:eastAsia="Calibri" w:hAnsi="Times New Roman" w:cs="Times New Roman"/>
                <w:sz w:val="24"/>
                <w:szCs w:val="24"/>
                <w:lang w:val="en-US"/>
              </w:rPr>
            </w:pPr>
            <w:bookmarkStart w:id="1918" w:name="_Hlk183438737"/>
          </w:p>
        </w:tc>
        <w:tc>
          <w:tcPr>
            <w:tcW w:w="1263" w:type="dxa"/>
            <w:vAlign w:val="center"/>
          </w:tcPr>
          <w:p w14:paraId="399D8DDF" w14:textId="77777777" w:rsidR="005A1E63" w:rsidRPr="00B67ADD" w:rsidRDefault="005A1E63" w:rsidP="00DA54C3">
            <w:pPr>
              <w:jc w:val="center"/>
              <w:rPr>
                <w:rFonts w:ascii="Times New Roman" w:eastAsia="Calibri" w:hAnsi="Times New Roman" w:cs="Times New Roman"/>
                <w:b/>
                <w:bCs/>
                <w:sz w:val="24"/>
                <w:szCs w:val="24"/>
                <w:lang w:val="en-US"/>
              </w:rPr>
            </w:pPr>
            <w:r w:rsidRPr="00B67ADD">
              <w:rPr>
                <w:rFonts w:ascii="Times New Roman" w:eastAsia="Calibri" w:hAnsi="Times New Roman" w:cs="Times New Roman"/>
                <w:b/>
                <w:bCs/>
                <w:sz w:val="24"/>
                <w:szCs w:val="24"/>
                <w:lang w:val="en-US"/>
              </w:rPr>
              <w:t>FIN</w:t>
            </w:r>
          </w:p>
        </w:tc>
        <w:tc>
          <w:tcPr>
            <w:tcW w:w="1264" w:type="dxa"/>
            <w:vAlign w:val="center"/>
          </w:tcPr>
          <w:p w14:paraId="6C58760E" w14:textId="262841F1" w:rsidR="005A1E63" w:rsidRPr="00B67ADD" w:rsidRDefault="005A1E63" w:rsidP="00DA54C3">
            <w:pPr>
              <w:jc w:val="center"/>
              <w:rPr>
                <w:rFonts w:ascii="Times New Roman" w:eastAsia="Calibri" w:hAnsi="Times New Roman" w:cs="Times New Roman"/>
                <w:b/>
                <w:bCs/>
                <w:sz w:val="24"/>
                <w:szCs w:val="24"/>
                <w:lang w:val="en-US"/>
              </w:rPr>
            </w:pPr>
            <w:r w:rsidRPr="00B67ADD">
              <w:rPr>
                <w:rFonts w:ascii="Times New Roman" w:eastAsia="Calibri" w:hAnsi="Times New Roman" w:cs="Times New Roman"/>
                <w:b/>
                <w:bCs/>
                <w:sz w:val="24"/>
                <w:szCs w:val="24"/>
                <w:lang w:val="en-US"/>
              </w:rPr>
              <w:t>A</w:t>
            </w:r>
            <w:r w:rsidR="00AB634F" w:rsidRPr="00B67ADD">
              <w:rPr>
                <w:rFonts w:ascii="Times New Roman" w:eastAsia="Calibri" w:hAnsi="Times New Roman" w:cs="Times New Roman"/>
                <w:b/>
                <w:bCs/>
                <w:sz w:val="24"/>
                <w:szCs w:val="24"/>
                <w:lang w:val="en-US"/>
              </w:rPr>
              <w:t>P</w:t>
            </w:r>
            <w:r w:rsidRPr="00B67ADD">
              <w:rPr>
                <w:rFonts w:ascii="Times New Roman" w:eastAsia="Calibri" w:hAnsi="Times New Roman" w:cs="Times New Roman"/>
                <w:b/>
                <w:bCs/>
                <w:sz w:val="24"/>
                <w:szCs w:val="24"/>
                <w:lang w:val="en-US"/>
              </w:rPr>
              <w:t>A</w:t>
            </w:r>
          </w:p>
        </w:tc>
        <w:tc>
          <w:tcPr>
            <w:tcW w:w="1263" w:type="dxa"/>
            <w:vAlign w:val="center"/>
          </w:tcPr>
          <w:p w14:paraId="18B5F352" w14:textId="71768121" w:rsidR="005A1E63" w:rsidRPr="00B67ADD" w:rsidRDefault="00AB634F" w:rsidP="00DA54C3">
            <w:pPr>
              <w:jc w:val="center"/>
              <w:rPr>
                <w:rFonts w:ascii="Times New Roman" w:eastAsia="Calibri" w:hAnsi="Times New Roman" w:cs="Times New Roman"/>
                <w:b/>
                <w:bCs/>
                <w:sz w:val="24"/>
                <w:szCs w:val="24"/>
                <w:lang w:val="en-US"/>
              </w:rPr>
            </w:pPr>
            <w:r w:rsidRPr="00B67ADD">
              <w:rPr>
                <w:rFonts w:ascii="Times New Roman" w:eastAsia="Calibri" w:hAnsi="Times New Roman" w:cs="Times New Roman"/>
                <w:b/>
                <w:bCs/>
                <w:sz w:val="24"/>
                <w:szCs w:val="24"/>
                <w:lang w:val="en-US"/>
              </w:rPr>
              <w:t>P</w:t>
            </w:r>
            <w:r w:rsidR="005A1E63" w:rsidRPr="00B67ADD">
              <w:rPr>
                <w:rFonts w:ascii="Times New Roman" w:eastAsia="Calibri" w:hAnsi="Times New Roman" w:cs="Times New Roman"/>
                <w:b/>
                <w:bCs/>
                <w:sz w:val="24"/>
                <w:szCs w:val="24"/>
                <w:lang w:val="en-US"/>
              </w:rPr>
              <w:t>UR</w:t>
            </w:r>
          </w:p>
        </w:tc>
        <w:tc>
          <w:tcPr>
            <w:tcW w:w="1264" w:type="dxa"/>
            <w:vAlign w:val="center"/>
          </w:tcPr>
          <w:p w14:paraId="17444A90" w14:textId="77777777" w:rsidR="005A1E63" w:rsidRPr="00B67ADD" w:rsidRDefault="005A1E63" w:rsidP="00DA54C3">
            <w:pPr>
              <w:jc w:val="center"/>
              <w:rPr>
                <w:rFonts w:ascii="Times New Roman" w:eastAsia="Calibri" w:hAnsi="Times New Roman" w:cs="Times New Roman"/>
                <w:b/>
                <w:bCs/>
                <w:sz w:val="24"/>
                <w:szCs w:val="24"/>
                <w:lang w:val="en-US"/>
              </w:rPr>
            </w:pPr>
            <w:r w:rsidRPr="00B67ADD">
              <w:rPr>
                <w:rFonts w:ascii="Times New Roman" w:eastAsia="Calibri" w:hAnsi="Times New Roman" w:cs="Times New Roman"/>
                <w:b/>
                <w:bCs/>
                <w:sz w:val="24"/>
                <w:szCs w:val="24"/>
                <w:lang w:val="en-US"/>
              </w:rPr>
              <w:t>KHA</w:t>
            </w:r>
          </w:p>
        </w:tc>
        <w:tc>
          <w:tcPr>
            <w:tcW w:w="1263" w:type="dxa"/>
            <w:vAlign w:val="center"/>
          </w:tcPr>
          <w:p w14:paraId="31ED2B83" w14:textId="77777777" w:rsidR="005A1E63" w:rsidRPr="00B67ADD" w:rsidRDefault="005A1E63" w:rsidP="00DA54C3">
            <w:pPr>
              <w:jc w:val="center"/>
              <w:rPr>
                <w:rFonts w:ascii="Times New Roman" w:eastAsia="Calibri" w:hAnsi="Times New Roman" w:cs="Times New Roman"/>
                <w:b/>
                <w:bCs/>
                <w:sz w:val="24"/>
                <w:szCs w:val="24"/>
              </w:rPr>
            </w:pPr>
            <w:r w:rsidRPr="00B67ADD">
              <w:rPr>
                <w:rFonts w:ascii="Times New Roman" w:eastAsia="Calibri" w:hAnsi="Times New Roman" w:cs="Times New Roman"/>
                <w:b/>
                <w:bCs/>
                <w:sz w:val="24"/>
                <w:szCs w:val="24"/>
                <w:lang w:val="en-US"/>
              </w:rPr>
              <w:t>CHO</w:t>
            </w:r>
          </w:p>
        </w:tc>
        <w:tc>
          <w:tcPr>
            <w:tcW w:w="1264" w:type="dxa"/>
            <w:vAlign w:val="center"/>
          </w:tcPr>
          <w:p w14:paraId="72AB1914" w14:textId="77777777" w:rsidR="005A1E63" w:rsidRPr="00B67ADD" w:rsidRDefault="005A1E63" w:rsidP="00DA54C3">
            <w:pPr>
              <w:jc w:val="center"/>
              <w:rPr>
                <w:rFonts w:ascii="Times New Roman" w:eastAsia="Calibri" w:hAnsi="Times New Roman" w:cs="Times New Roman"/>
                <w:b/>
                <w:bCs/>
                <w:sz w:val="24"/>
                <w:szCs w:val="24"/>
              </w:rPr>
            </w:pPr>
            <w:r w:rsidRPr="00B67ADD">
              <w:rPr>
                <w:rFonts w:ascii="Times New Roman" w:eastAsia="Calibri" w:hAnsi="Times New Roman" w:cs="Times New Roman"/>
                <w:b/>
                <w:bCs/>
                <w:sz w:val="24"/>
                <w:szCs w:val="24"/>
                <w:lang w:val="en-US"/>
              </w:rPr>
              <w:t>BIL</w:t>
            </w:r>
          </w:p>
        </w:tc>
      </w:tr>
      <w:tr w:rsidR="005A1E63" w:rsidRPr="00B67ADD" w14:paraId="1B811798" w14:textId="77777777" w:rsidTr="00DA54C3">
        <w:trPr>
          <w:trHeight w:val="283"/>
          <w:jc w:val="center"/>
        </w:trPr>
        <w:tc>
          <w:tcPr>
            <w:tcW w:w="1263" w:type="dxa"/>
            <w:vAlign w:val="center"/>
          </w:tcPr>
          <w:p w14:paraId="5EB07392" w14:textId="77777777" w:rsidR="005A1E63" w:rsidRPr="00B67ADD" w:rsidRDefault="005A1E63" w:rsidP="00DA54C3">
            <w:pPr>
              <w:jc w:val="cente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lang w:val="en-US"/>
              </w:rPr>
              <w:t>Number of trees</w:t>
            </w:r>
          </w:p>
        </w:tc>
        <w:tc>
          <w:tcPr>
            <w:tcW w:w="1263" w:type="dxa"/>
            <w:vAlign w:val="center"/>
          </w:tcPr>
          <w:p w14:paraId="324E89D2" w14:textId="77777777" w:rsidR="005A1E63" w:rsidRPr="00B67ADD" w:rsidRDefault="005A1E63" w:rsidP="00DA54C3">
            <w:pPr>
              <w:jc w:val="cente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lang w:val="en-US"/>
              </w:rPr>
              <w:t>35</w:t>
            </w:r>
          </w:p>
        </w:tc>
        <w:tc>
          <w:tcPr>
            <w:tcW w:w="1264" w:type="dxa"/>
            <w:vAlign w:val="center"/>
          </w:tcPr>
          <w:p w14:paraId="0A0A18B5" w14:textId="77777777" w:rsidR="005A1E63" w:rsidRPr="00B67ADD" w:rsidRDefault="005A1E63" w:rsidP="00DA54C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lang w:val="en-US"/>
              </w:rPr>
              <w:t>1</w:t>
            </w:r>
            <w:r w:rsidRPr="00B67ADD">
              <w:rPr>
                <w:rFonts w:ascii="Times New Roman" w:eastAsia="Calibri" w:hAnsi="Times New Roman" w:cs="Times New Roman"/>
                <w:sz w:val="24"/>
                <w:szCs w:val="24"/>
              </w:rPr>
              <w:t>8</w:t>
            </w:r>
          </w:p>
        </w:tc>
        <w:tc>
          <w:tcPr>
            <w:tcW w:w="1263" w:type="dxa"/>
            <w:vAlign w:val="center"/>
          </w:tcPr>
          <w:p w14:paraId="40627BF2" w14:textId="77777777" w:rsidR="005A1E63" w:rsidRPr="00B67ADD" w:rsidRDefault="005A1E63" w:rsidP="00DA54C3">
            <w:pPr>
              <w:jc w:val="cente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lang w:val="en-US"/>
              </w:rPr>
              <w:t>26</w:t>
            </w:r>
          </w:p>
        </w:tc>
        <w:tc>
          <w:tcPr>
            <w:tcW w:w="1264" w:type="dxa"/>
            <w:vAlign w:val="center"/>
          </w:tcPr>
          <w:p w14:paraId="1D39C27E" w14:textId="77777777" w:rsidR="005A1E63" w:rsidRPr="00B67ADD" w:rsidRDefault="005A1E63" w:rsidP="00DA54C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rPr>
              <w:t>18</w:t>
            </w:r>
          </w:p>
        </w:tc>
        <w:tc>
          <w:tcPr>
            <w:tcW w:w="1263" w:type="dxa"/>
            <w:vAlign w:val="center"/>
          </w:tcPr>
          <w:p w14:paraId="4BE70B81" w14:textId="77777777" w:rsidR="005A1E63" w:rsidRPr="00B67ADD" w:rsidRDefault="005A1E63" w:rsidP="00DA54C3">
            <w:pPr>
              <w:jc w:val="cente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lang w:val="en-US"/>
              </w:rPr>
              <w:t>20</w:t>
            </w:r>
          </w:p>
        </w:tc>
        <w:tc>
          <w:tcPr>
            <w:tcW w:w="1264" w:type="dxa"/>
            <w:vAlign w:val="center"/>
          </w:tcPr>
          <w:p w14:paraId="79B12263" w14:textId="77777777" w:rsidR="005A1E63" w:rsidRPr="00B67ADD" w:rsidRDefault="005A1E63" w:rsidP="00DA54C3">
            <w:pPr>
              <w:jc w:val="cente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lang w:val="en-US"/>
              </w:rPr>
              <w:t>20</w:t>
            </w:r>
          </w:p>
        </w:tc>
      </w:tr>
      <w:tr w:rsidR="005A1E63" w:rsidRPr="00B67ADD" w14:paraId="42EA96B4" w14:textId="77777777" w:rsidTr="00DA54C3">
        <w:trPr>
          <w:trHeight w:val="283"/>
          <w:jc w:val="center"/>
        </w:trPr>
        <w:tc>
          <w:tcPr>
            <w:tcW w:w="1263" w:type="dxa"/>
            <w:vAlign w:val="center"/>
          </w:tcPr>
          <w:p w14:paraId="4272DDC9" w14:textId="77777777" w:rsidR="005A1E63" w:rsidRPr="00B67ADD" w:rsidRDefault="005A1E63" w:rsidP="00DA54C3">
            <w:pPr>
              <w:jc w:val="cente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lang w:val="en-US"/>
              </w:rPr>
              <w:t>Average age of trees (years)</w:t>
            </w:r>
          </w:p>
        </w:tc>
        <w:tc>
          <w:tcPr>
            <w:tcW w:w="1263" w:type="dxa"/>
            <w:vAlign w:val="center"/>
          </w:tcPr>
          <w:p w14:paraId="4BB3515E" w14:textId="77777777" w:rsidR="005A1E63" w:rsidRPr="00B67ADD" w:rsidRDefault="005A1E63" w:rsidP="00DA54C3">
            <w:pPr>
              <w:jc w:val="cente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lang w:val="en-US"/>
              </w:rPr>
              <w:t>162</w:t>
            </w:r>
            <w:r w:rsidRPr="00B67ADD">
              <w:rPr>
                <w:rFonts w:ascii="Times New Roman" w:eastAsia="Calibri" w:hAnsi="Times New Roman" w:cs="Times New Roman"/>
                <w:sz w:val="24"/>
                <w:szCs w:val="24"/>
              </w:rPr>
              <w:t xml:space="preserve"> </w:t>
            </w:r>
            <w:r w:rsidRPr="00B67ADD">
              <w:rPr>
                <w:rFonts w:ascii="Times New Roman" w:hAnsi="Times New Roman" w:cs="Times New Roman"/>
                <w:color w:val="4D5156"/>
                <w:sz w:val="24"/>
                <w:szCs w:val="24"/>
                <w:shd w:val="clear" w:color="auto" w:fill="FFFFFF"/>
              </w:rPr>
              <w:t>±</w:t>
            </w:r>
            <w:r w:rsidRPr="00B67ADD">
              <w:rPr>
                <w:rFonts w:ascii="Times New Roman" w:eastAsia="Calibri" w:hAnsi="Times New Roman" w:cs="Times New Roman"/>
                <w:sz w:val="24"/>
                <w:szCs w:val="24"/>
                <w:lang w:val="en-US"/>
              </w:rPr>
              <w:t>59</w:t>
            </w:r>
            <w:r w:rsidRPr="00B67ADD">
              <w:rPr>
                <w:rFonts w:ascii="Times New Roman" w:eastAsia="Calibri" w:hAnsi="Times New Roman" w:cs="Times New Roman"/>
                <w:sz w:val="24"/>
                <w:szCs w:val="24"/>
              </w:rPr>
              <w:t>,</w:t>
            </w:r>
            <w:r w:rsidRPr="00B67ADD">
              <w:rPr>
                <w:rFonts w:ascii="Times New Roman" w:eastAsia="Calibri" w:hAnsi="Times New Roman" w:cs="Times New Roman"/>
                <w:sz w:val="24"/>
                <w:szCs w:val="24"/>
                <w:lang w:val="en-US"/>
              </w:rPr>
              <w:t>4</w:t>
            </w:r>
          </w:p>
        </w:tc>
        <w:tc>
          <w:tcPr>
            <w:tcW w:w="1264" w:type="dxa"/>
            <w:vAlign w:val="center"/>
          </w:tcPr>
          <w:p w14:paraId="39456BD3" w14:textId="77777777" w:rsidR="005A1E63" w:rsidRPr="00B67ADD" w:rsidRDefault="005A1E63" w:rsidP="00DA54C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rPr>
              <w:t xml:space="preserve">263 </w:t>
            </w:r>
            <w:r w:rsidRPr="00B67ADD">
              <w:rPr>
                <w:rFonts w:ascii="Times New Roman" w:hAnsi="Times New Roman" w:cs="Times New Roman"/>
                <w:color w:val="4D5156"/>
                <w:sz w:val="24"/>
                <w:szCs w:val="24"/>
                <w:shd w:val="clear" w:color="auto" w:fill="FFFFFF"/>
              </w:rPr>
              <w:t>±</w:t>
            </w:r>
            <w:r w:rsidRPr="00B67ADD">
              <w:rPr>
                <w:rFonts w:ascii="Times New Roman" w:eastAsia="Calibri" w:hAnsi="Times New Roman" w:cs="Times New Roman"/>
                <w:sz w:val="24"/>
                <w:szCs w:val="24"/>
              </w:rPr>
              <w:t>73,6</w:t>
            </w:r>
          </w:p>
        </w:tc>
        <w:tc>
          <w:tcPr>
            <w:tcW w:w="1263" w:type="dxa"/>
            <w:vAlign w:val="center"/>
          </w:tcPr>
          <w:p w14:paraId="37464DFA" w14:textId="77777777" w:rsidR="005A1E63" w:rsidRPr="00B67ADD" w:rsidRDefault="005A1E63" w:rsidP="00DA54C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lang w:val="en-US"/>
              </w:rPr>
              <w:t>133</w:t>
            </w:r>
            <w:r w:rsidRPr="00B67ADD">
              <w:rPr>
                <w:rFonts w:ascii="Times New Roman" w:hAnsi="Times New Roman" w:cs="Times New Roman"/>
                <w:color w:val="4D5156"/>
                <w:sz w:val="24"/>
                <w:szCs w:val="24"/>
                <w:shd w:val="clear" w:color="auto" w:fill="FFFFFF"/>
              </w:rPr>
              <w:t>±</w:t>
            </w:r>
            <w:r w:rsidRPr="00B67ADD">
              <w:rPr>
                <w:rFonts w:ascii="Times New Roman" w:eastAsia="Calibri" w:hAnsi="Times New Roman" w:cs="Times New Roman"/>
                <w:sz w:val="24"/>
                <w:szCs w:val="24"/>
              </w:rPr>
              <w:t>35,9</w:t>
            </w:r>
          </w:p>
        </w:tc>
        <w:tc>
          <w:tcPr>
            <w:tcW w:w="1264" w:type="dxa"/>
            <w:vAlign w:val="center"/>
          </w:tcPr>
          <w:p w14:paraId="1F2A3EDF" w14:textId="77777777" w:rsidR="005A1E63" w:rsidRPr="00B67ADD" w:rsidRDefault="005A1E63" w:rsidP="00DA54C3">
            <w:pPr>
              <w:jc w:val="cente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lang w:val="en-US"/>
              </w:rPr>
              <w:t>300</w:t>
            </w:r>
            <w:r w:rsidRPr="00B67ADD">
              <w:rPr>
                <w:rFonts w:ascii="Times New Roman" w:hAnsi="Times New Roman" w:cs="Times New Roman"/>
                <w:color w:val="4D5156"/>
                <w:sz w:val="24"/>
                <w:szCs w:val="24"/>
                <w:shd w:val="clear" w:color="auto" w:fill="FFFFFF"/>
              </w:rPr>
              <w:t>±</w:t>
            </w:r>
            <w:r w:rsidRPr="00B67ADD">
              <w:rPr>
                <w:rFonts w:ascii="Times New Roman" w:eastAsia="Calibri" w:hAnsi="Times New Roman" w:cs="Times New Roman"/>
                <w:sz w:val="24"/>
                <w:szCs w:val="24"/>
              </w:rPr>
              <w:t>3</w:t>
            </w:r>
            <w:r w:rsidRPr="00B67ADD">
              <w:rPr>
                <w:rFonts w:ascii="Times New Roman" w:eastAsia="Calibri" w:hAnsi="Times New Roman" w:cs="Times New Roman"/>
                <w:sz w:val="24"/>
                <w:szCs w:val="24"/>
                <w:lang w:val="en-US"/>
              </w:rPr>
              <w:t>6</w:t>
            </w:r>
            <w:r w:rsidRPr="00B67ADD">
              <w:rPr>
                <w:rFonts w:ascii="Times New Roman" w:eastAsia="Calibri" w:hAnsi="Times New Roman" w:cs="Times New Roman"/>
                <w:sz w:val="24"/>
                <w:szCs w:val="24"/>
              </w:rPr>
              <w:t>,</w:t>
            </w:r>
            <w:r w:rsidRPr="00B67ADD">
              <w:rPr>
                <w:rFonts w:ascii="Times New Roman" w:eastAsia="Calibri" w:hAnsi="Times New Roman" w:cs="Times New Roman"/>
                <w:sz w:val="24"/>
                <w:szCs w:val="24"/>
                <w:lang w:val="en-US"/>
              </w:rPr>
              <w:t>7</w:t>
            </w:r>
          </w:p>
        </w:tc>
        <w:tc>
          <w:tcPr>
            <w:tcW w:w="1263" w:type="dxa"/>
            <w:vAlign w:val="center"/>
          </w:tcPr>
          <w:p w14:paraId="32BABCB1" w14:textId="77777777" w:rsidR="005A1E63" w:rsidRPr="00B67ADD" w:rsidRDefault="005A1E63" w:rsidP="00DA54C3">
            <w:pPr>
              <w:jc w:val="cente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rPr>
              <w:t>331,35</w:t>
            </w:r>
            <w:r w:rsidRPr="00B67ADD">
              <w:rPr>
                <w:rFonts w:ascii="Times New Roman" w:hAnsi="Times New Roman" w:cs="Times New Roman"/>
                <w:color w:val="4D5156"/>
                <w:sz w:val="24"/>
                <w:szCs w:val="24"/>
                <w:shd w:val="clear" w:color="auto" w:fill="FFFFFF"/>
              </w:rPr>
              <w:t>±</w:t>
            </w:r>
            <w:r w:rsidRPr="00B67ADD">
              <w:rPr>
                <w:rFonts w:ascii="Times New Roman" w:eastAsia="Calibri" w:hAnsi="Times New Roman" w:cs="Times New Roman"/>
                <w:sz w:val="24"/>
                <w:szCs w:val="24"/>
              </w:rPr>
              <w:t>11</w:t>
            </w:r>
            <w:r w:rsidRPr="00B67ADD">
              <w:rPr>
                <w:rFonts w:ascii="Times New Roman" w:eastAsia="Calibri" w:hAnsi="Times New Roman" w:cs="Times New Roman"/>
                <w:sz w:val="24"/>
                <w:szCs w:val="24"/>
                <w:lang w:val="en-US"/>
              </w:rPr>
              <w:t>8</w:t>
            </w:r>
          </w:p>
        </w:tc>
        <w:tc>
          <w:tcPr>
            <w:tcW w:w="1264" w:type="dxa"/>
            <w:vAlign w:val="center"/>
          </w:tcPr>
          <w:p w14:paraId="40E5974F" w14:textId="77777777" w:rsidR="005A1E63" w:rsidRPr="00B67ADD" w:rsidRDefault="005A1E63" w:rsidP="00DA54C3">
            <w:pPr>
              <w:jc w:val="cente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rPr>
              <w:t>163</w:t>
            </w:r>
            <w:r w:rsidRPr="00B67ADD">
              <w:rPr>
                <w:rFonts w:ascii="Times New Roman" w:hAnsi="Times New Roman" w:cs="Times New Roman"/>
                <w:color w:val="4D5156"/>
                <w:sz w:val="24"/>
                <w:szCs w:val="24"/>
                <w:shd w:val="clear" w:color="auto" w:fill="FFFFFF"/>
              </w:rPr>
              <w:t>±</w:t>
            </w:r>
            <w:r w:rsidRPr="00B67ADD">
              <w:rPr>
                <w:rFonts w:ascii="Times New Roman" w:eastAsia="Calibri" w:hAnsi="Times New Roman" w:cs="Times New Roman"/>
                <w:sz w:val="24"/>
                <w:szCs w:val="24"/>
              </w:rPr>
              <w:t>22</w:t>
            </w:r>
          </w:p>
        </w:tc>
      </w:tr>
      <w:tr w:rsidR="005A1E63" w:rsidRPr="00B67ADD" w14:paraId="5054B617" w14:textId="77777777" w:rsidTr="00DA54C3">
        <w:trPr>
          <w:trHeight w:val="283"/>
          <w:jc w:val="center"/>
        </w:trPr>
        <w:tc>
          <w:tcPr>
            <w:tcW w:w="1263" w:type="dxa"/>
            <w:vAlign w:val="center"/>
          </w:tcPr>
          <w:p w14:paraId="3CA44B89" w14:textId="77777777" w:rsidR="005A1E63" w:rsidRPr="00B67ADD" w:rsidRDefault="005A1E63" w:rsidP="00DA54C3">
            <w:pPr>
              <w:jc w:val="cente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lang w:val="en-US"/>
              </w:rPr>
              <w:t>Mean dbh (cm)</w:t>
            </w:r>
          </w:p>
        </w:tc>
        <w:tc>
          <w:tcPr>
            <w:tcW w:w="1263" w:type="dxa"/>
            <w:vAlign w:val="center"/>
          </w:tcPr>
          <w:p w14:paraId="05F29FF0" w14:textId="77777777" w:rsidR="005A1E63" w:rsidRPr="00B67ADD" w:rsidRDefault="005A1E63" w:rsidP="00DA54C3">
            <w:pPr>
              <w:jc w:val="center"/>
              <w:rPr>
                <w:rFonts w:ascii="Times New Roman" w:eastAsia="Calibri" w:hAnsi="Times New Roman" w:cs="Times New Roman"/>
                <w:sz w:val="24"/>
                <w:szCs w:val="24"/>
                <w:lang w:val="en-US"/>
              </w:rPr>
            </w:pPr>
          </w:p>
        </w:tc>
        <w:tc>
          <w:tcPr>
            <w:tcW w:w="1264" w:type="dxa"/>
            <w:vAlign w:val="center"/>
          </w:tcPr>
          <w:p w14:paraId="47EE7382" w14:textId="77777777" w:rsidR="005A1E63" w:rsidRPr="00B67ADD" w:rsidRDefault="005A1E63" w:rsidP="00DA54C3">
            <w:pPr>
              <w:jc w:val="cente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rPr>
              <w:t>36.6</w:t>
            </w:r>
          </w:p>
        </w:tc>
        <w:tc>
          <w:tcPr>
            <w:tcW w:w="1263" w:type="dxa"/>
            <w:vAlign w:val="center"/>
          </w:tcPr>
          <w:p w14:paraId="21D21A58" w14:textId="77777777" w:rsidR="005A1E63" w:rsidRPr="00B67ADD" w:rsidRDefault="005A1E63" w:rsidP="00DA54C3">
            <w:pPr>
              <w:jc w:val="cente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lang w:val="en-US"/>
              </w:rPr>
              <w:t>15.3</w:t>
            </w:r>
          </w:p>
        </w:tc>
        <w:tc>
          <w:tcPr>
            <w:tcW w:w="1264" w:type="dxa"/>
            <w:vAlign w:val="center"/>
          </w:tcPr>
          <w:p w14:paraId="14496CD3" w14:textId="77777777" w:rsidR="005A1E63" w:rsidRPr="00B67ADD" w:rsidRDefault="005A1E63" w:rsidP="00DA54C3">
            <w:pP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lang w:val="en-US"/>
              </w:rPr>
              <w:t>22.3</w:t>
            </w:r>
          </w:p>
        </w:tc>
        <w:tc>
          <w:tcPr>
            <w:tcW w:w="1263" w:type="dxa"/>
            <w:vAlign w:val="center"/>
          </w:tcPr>
          <w:p w14:paraId="5FE09FBC" w14:textId="77777777" w:rsidR="005A1E63" w:rsidRPr="00B67ADD" w:rsidRDefault="005A1E63" w:rsidP="00DA54C3">
            <w:pPr>
              <w:jc w:val="cente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rPr>
              <w:t>13.7</w:t>
            </w:r>
          </w:p>
        </w:tc>
        <w:tc>
          <w:tcPr>
            <w:tcW w:w="1264" w:type="dxa"/>
            <w:vAlign w:val="center"/>
          </w:tcPr>
          <w:p w14:paraId="475CDB45" w14:textId="77777777" w:rsidR="005A1E63" w:rsidRPr="00B67ADD" w:rsidRDefault="005A1E63" w:rsidP="00DA54C3">
            <w:pPr>
              <w:jc w:val="cente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rPr>
              <w:t>16.9</w:t>
            </w:r>
          </w:p>
        </w:tc>
      </w:tr>
      <w:tr w:rsidR="005A1E63" w:rsidRPr="00B67ADD" w14:paraId="4D619DE4" w14:textId="77777777" w:rsidTr="00DA54C3">
        <w:trPr>
          <w:trHeight w:val="283"/>
          <w:jc w:val="center"/>
        </w:trPr>
        <w:tc>
          <w:tcPr>
            <w:tcW w:w="1263" w:type="dxa"/>
            <w:vAlign w:val="center"/>
          </w:tcPr>
          <w:p w14:paraId="5CDA69E5" w14:textId="77777777" w:rsidR="005A1E63" w:rsidRPr="00B67ADD" w:rsidRDefault="005A1E63" w:rsidP="00DA54C3">
            <w:pPr>
              <w:jc w:val="cente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lang w:val="en-US"/>
              </w:rPr>
              <w:t>Mean tree height (m)</w:t>
            </w:r>
          </w:p>
        </w:tc>
        <w:tc>
          <w:tcPr>
            <w:tcW w:w="1263" w:type="dxa"/>
            <w:vAlign w:val="center"/>
          </w:tcPr>
          <w:p w14:paraId="421D525A" w14:textId="77777777" w:rsidR="005A1E63" w:rsidRPr="00B67ADD" w:rsidRDefault="005A1E63" w:rsidP="00DA54C3">
            <w:pPr>
              <w:jc w:val="center"/>
              <w:rPr>
                <w:rFonts w:ascii="Times New Roman" w:eastAsia="Calibri" w:hAnsi="Times New Roman" w:cs="Times New Roman"/>
                <w:sz w:val="24"/>
                <w:szCs w:val="24"/>
                <w:lang w:val="en-US"/>
              </w:rPr>
            </w:pPr>
          </w:p>
        </w:tc>
        <w:tc>
          <w:tcPr>
            <w:tcW w:w="1264" w:type="dxa"/>
            <w:vAlign w:val="center"/>
          </w:tcPr>
          <w:p w14:paraId="79ED3091" w14:textId="77777777" w:rsidR="005A1E63" w:rsidRPr="00B67ADD" w:rsidRDefault="005A1E63" w:rsidP="00DA54C3">
            <w:pPr>
              <w:jc w:val="cente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rPr>
              <w:t>14.5</w:t>
            </w:r>
          </w:p>
        </w:tc>
        <w:tc>
          <w:tcPr>
            <w:tcW w:w="1263" w:type="dxa"/>
            <w:vAlign w:val="center"/>
          </w:tcPr>
          <w:p w14:paraId="1B6D1DC5" w14:textId="77777777" w:rsidR="005A1E63" w:rsidRPr="00B67ADD" w:rsidRDefault="005A1E63" w:rsidP="00DA54C3">
            <w:pPr>
              <w:jc w:val="cente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lang w:val="en-US"/>
              </w:rPr>
              <w:t>9</w:t>
            </w:r>
          </w:p>
        </w:tc>
        <w:tc>
          <w:tcPr>
            <w:tcW w:w="1264" w:type="dxa"/>
            <w:vAlign w:val="center"/>
          </w:tcPr>
          <w:p w14:paraId="441BC20B" w14:textId="77777777" w:rsidR="005A1E63" w:rsidRPr="00B67ADD" w:rsidRDefault="005A1E63" w:rsidP="00DA54C3">
            <w:pP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lang w:val="en-US"/>
              </w:rPr>
              <w:t>11.7</w:t>
            </w:r>
          </w:p>
        </w:tc>
        <w:tc>
          <w:tcPr>
            <w:tcW w:w="1263" w:type="dxa"/>
            <w:vAlign w:val="center"/>
          </w:tcPr>
          <w:p w14:paraId="77EFF1AA" w14:textId="77777777" w:rsidR="005A1E63" w:rsidRPr="00B67ADD" w:rsidRDefault="005A1E63" w:rsidP="00DA54C3">
            <w:pPr>
              <w:jc w:val="cente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rPr>
              <w:t>5.4</w:t>
            </w:r>
          </w:p>
        </w:tc>
        <w:tc>
          <w:tcPr>
            <w:tcW w:w="1264" w:type="dxa"/>
            <w:vAlign w:val="center"/>
          </w:tcPr>
          <w:p w14:paraId="4B170683" w14:textId="77777777" w:rsidR="005A1E63" w:rsidRPr="00B67ADD" w:rsidRDefault="005A1E63" w:rsidP="00DA54C3">
            <w:pPr>
              <w:jc w:val="cente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rPr>
              <w:t>9.12</w:t>
            </w:r>
          </w:p>
        </w:tc>
      </w:tr>
      <w:tr w:rsidR="005A1E63" w:rsidRPr="00B67ADD" w14:paraId="141335F2" w14:textId="77777777" w:rsidTr="00DA54C3">
        <w:trPr>
          <w:trHeight w:val="283"/>
          <w:jc w:val="center"/>
        </w:trPr>
        <w:tc>
          <w:tcPr>
            <w:tcW w:w="1263" w:type="dxa"/>
            <w:vAlign w:val="center"/>
          </w:tcPr>
          <w:p w14:paraId="34F3068D" w14:textId="77777777" w:rsidR="005A1E63" w:rsidRPr="00B67ADD" w:rsidRDefault="005A1E63" w:rsidP="00DA54C3">
            <w:pPr>
              <w:jc w:val="cente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lang w:val="en-US"/>
              </w:rPr>
              <w:t>Average tree ring width (mm)</w:t>
            </w:r>
          </w:p>
        </w:tc>
        <w:tc>
          <w:tcPr>
            <w:tcW w:w="1263" w:type="dxa"/>
            <w:vAlign w:val="center"/>
          </w:tcPr>
          <w:p w14:paraId="6A4F1714" w14:textId="77777777" w:rsidR="005A1E63" w:rsidRPr="00B67ADD" w:rsidRDefault="005A1E63" w:rsidP="00DA54C3">
            <w:pPr>
              <w:jc w:val="cente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lang w:val="en-US"/>
              </w:rPr>
              <w:t>0,98+0,12</w:t>
            </w:r>
          </w:p>
        </w:tc>
        <w:tc>
          <w:tcPr>
            <w:tcW w:w="1264" w:type="dxa"/>
            <w:vAlign w:val="center"/>
          </w:tcPr>
          <w:p w14:paraId="77353B85" w14:textId="77777777" w:rsidR="005A1E63" w:rsidRPr="00B67ADD" w:rsidRDefault="005A1E63" w:rsidP="00DA54C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rPr>
              <w:t>0,</w:t>
            </w:r>
            <w:r w:rsidRPr="00B67ADD">
              <w:rPr>
                <w:rFonts w:ascii="Times New Roman" w:eastAsia="Calibri" w:hAnsi="Times New Roman" w:cs="Times New Roman"/>
                <w:sz w:val="24"/>
                <w:szCs w:val="24"/>
                <w:lang w:val="en-US"/>
              </w:rPr>
              <w:t>98+0,14</w:t>
            </w:r>
          </w:p>
        </w:tc>
        <w:tc>
          <w:tcPr>
            <w:tcW w:w="1263" w:type="dxa"/>
            <w:vAlign w:val="center"/>
          </w:tcPr>
          <w:p w14:paraId="503954AD" w14:textId="77777777" w:rsidR="005A1E63" w:rsidRPr="00B67ADD" w:rsidRDefault="005A1E63" w:rsidP="00DA54C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lang w:val="en-US"/>
              </w:rPr>
              <w:t>0,95+0,3</w:t>
            </w:r>
          </w:p>
        </w:tc>
        <w:tc>
          <w:tcPr>
            <w:tcW w:w="1264" w:type="dxa"/>
            <w:vAlign w:val="center"/>
          </w:tcPr>
          <w:p w14:paraId="42725853" w14:textId="77777777" w:rsidR="005A1E63" w:rsidRPr="00B67ADD" w:rsidRDefault="005A1E63" w:rsidP="00DA54C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lang w:val="en-US"/>
              </w:rPr>
              <w:t>0,95+0,29</w:t>
            </w:r>
          </w:p>
        </w:tc>
        <w:tc>
          <w:tcPr>
            <w:tcW w:w="1263" w:type="dxa"/>
            <w:vAlign w:val="center"/>
          </w:tcPr>
          <w:p w14:paraId="37B33C13" w14:textId="77777777" w:rsidR="005A1E63" w:rsidRPr="00B67ADD" w:rsidRDefault="005A1E63" w:rsidP="00DA54C3">
            <w:pPr>
              <w:jc w:val="cente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rPr>
              <w:t>0,</w:t>
            </w:r>
            <w:r w:rsidRPr="00B67ADD">
              <w:rPr>
                <w:rFonts w:ascii="Times New Roman" w:eastAsia="Calibri" w:hAnsi="Times New Roman" w:cs="Times New Roman"/>
                <w:sz w:val="24"/>
                <w:szCs w:val="24"/>
                <w:lang w:val="en-US"/>
              </w:rPr>
              <w:t>98+0,29</w:t>
            </w:r>
          </w:p>
        </w:tc>
        <w:tc>
          <w:tcPr>
            <w:tcW w:w="1264" w:type="dxa"/>
            <w:vAlign w:val="center"/>
          </w:tcPr>
          <w:p w14:paraId="72146929" w14:textId="77777777" w:rsidR="005A1E63" w:rsidRPr="00B67ADD" w:rsidRDefault="005A1E63" w:rsidP="00DA54C3">
            <w:pPr>
              <w:jc w:val="center"/>
              <w:rPr>
                <w:rFonts w:ascii="Times New Roman" w:eastAsia="Calibri" w:hAnsi="Times New Roman" w:cs="Times New Roman"/>
                <w:sz w:val="24"/>
                <w:szCs w:val="24"/>
              </w:rPr>
            </w:pPr>
            <w:r w:rsidRPr="00B67ADD">
              <w:rPr>
                <w:rFonts w:ascii="Times New Roman" w:eastAsia="Calibri" w:hAnsi="Times New Roman" w:cs="Times New Roman"/>
                <w:sz w:val="24"/>
                <w:szCs w:val="24"/>
                <w:lang w:val="en-US"/>
              </w:rPr>
              <w:t>0,98+0,11</w:t>
            </w:r>
          </w:p>
        </w:tc>
      </w:tr>
      <w:tr w:rsidR="005A1E63" w:rsidRPr="00B67ADD" w14:paraId="7D207B4A" w14:textId="77777777" w:rsidTr="00DA54C3">
        <w:trPr>
          <w:trHeight w:val="283"/>
          <w:jc w:val="center"/>
        </w:trPr>
        <w:tc>
          <w:tcPr>
            <w:tcW w:w="1263" w:type="dxa"/>
            <w:vAlign w:val="center"/>
          </w:tcPr>
          <w:p w14:paraId="3482DD36" w14:textId="6A44D33C" w:rsidR="005A1E63" w:rsidRPr="00B67ADD" w:rsidRDefault="00715D06" w:rsidP="00DA54C3">
            <w:pPr>
              <w:jc w:val="center"/>
              <w:rPr>
                <w:rFonts w:ascii="Times New Roman" w:eastAsia="Calibri" w:hAnsi="Times New Roman" w:cs="Times New Roman"/>
                <w:sz w:val="24"/>
                <w:szCs w:val="24"/>
                <w:lang w:val="en-US"/>
              </w:rPr>
            </w:pPr>
            <w:r w:rsidRPr="00B67ADD">
              <w:rPr>
                <w:rFonts w:ascii="Times New Roman" w:eastAsia="Calibri" w:hAnsi="Times New Roman" w:cs="Times New Roman"/>
                <w:sz w:val="24"/>
                <w:szCs w:val="24"/>
                <w:lang w:val="en-US"/>
              </w:rPr>
              <w:t>A</w:t>
            </w:r>
            <w:r w:rsidR="005A1E63" w:rsidRPr="00B67ADD">
              <w:rPr>
                <w:rFonts w:ascii="Times New Roman" w:eastAsia="Calibri" w:hAnsi="Times New Roman" w:cs="Times New Roman"/>
                <w:sz w:val="24"/>
                <w:szCs w:val="24"/>
                <w:lang w:val="en-US"/>
              </w:rPr>
              <w:t>ctive soil layer dee</w:t>
            </w:r>
            <w:r w:rsidR="00AB634F" w:rsidRPr="00B67ADD">
              <w:rPr>
                <w:rFonts w:ascii="Times New Roman" w:eastAsia="Calibri" w:hAnsi="Times New Roman" w:cs="Times New Roman"/>
                <w:sz w:val="24"/>
                <w:szCs w:val="24"/>
                <w:lang w:val="en-US"/>
              </w:rPr>
              <w:t>p</w:t>
            </w:r>
            <w:r w:rsidR="005A1E63" w:rsidRPr="00B67ADD">
              <w:rPr>
                <w:rFonts w:ascii="Times New Roman" w:eastAsia="Calibri" w:hAnsi="Times New Roman" w:cs="Times New Roman"/>
                <w:sz w:val="24"/>
                <w:szCs w:val="24"/>
                <w:lang w:val="en-US"/>
              </w:rPr>
              <w:t xml:space="preserve"> (cm)</w:t>
            </w:r>
          </w:p>
        </w:tc>
        <w:tc>
          <w:tcPr>
            <w:tcW w:w="1263" w:type="dxa"/>
            <w:vAlign w:val="center"/>
          </w:tcPr>
          <w:p w14:paraId="1B6D318B" w14:textId="77777777" w:rsidR="005A1E63" w:rsidRPr="00B67ADD" w:rsidRDefault="005A1E63" w:rsidP="00DA54C3">
            <w:pPr>
              <w:jc w:val="center"/>
              <w:rPr>
                <w:rFonts w:ascii="Times New Roman" w:eastAsia="Calibri" w:hAnsi="Times New Roman" w:cs="Times New Roman"/>
                <w:sz w:val="24"/>
                <w:szCs w:val="24"/>
                <w:highlight w:val="yellow"/>
                <w:lang w:val="en-US"/>
              </w:rPr>
            </w:pPr>
            <w:r w:rsidRPr="00B67ADD">
              <w:rPr>
                <w:rFonts w:ascii="Times New Roman" w:eastAsia="Calibri" w:hAnsi="Times New Roman" w:cs="Times New Roman"/>
                <w:sz w:val="24"/>
                <w:szCs w:val="24"/>
                <w:highlight w:val="yellow"/>
                <w:lang w:val="en-US"/>
              </w:rPr>
              <w:t>?</w:t>
            </w:r>
          </w:p>
        </w:tc>
        <w:tc>
          <w:tcPr>
            <w:tcW w:w="1264" w:type="dxa"/>
            <w:vAlign w:val="center"/>
          </w:tcPr>
          <w:p w14:paraId="47125B91" w14:textId="77777777" w:rsidR="005A1E63" w:rsidRPr="00B67ADD" w:rsidRDefault="005A1E63" w:rsidP="00DA54C3">
            <w:pPr>
              <w:jc w:val="center"/>
              <w:rPr>
                <w:rFonts w:ascii="Times New Roman" w:eastAsia="Calibri" w:hAnsi="Times New Roman" w:cs="Times New Roman"/>
                <w:sz w:val="24"/>
                <w:szCs w:val="24"/>
                <w:highlight w:val="yellow"/>
                <w:lang w:val="en-US"/>
              </w:rPr>
            </w:pPr>
            <w:r w:rsidRPr="00B67ADD">
              <w:rPr>
                <w:rFonts w:ascii="Times New Roman" w:eastAsia="Calibri" w:hAnsi="Times New Roman" w:cs="Times New Roman"/>
                <w:sz w:val="24"/>
                <w:szCs w:val="24"/>
                <w:highlight w:val="yellow"/>
                <w:lang w:val="en-US"/>
              </w:rPr>
              <w:t>?</w:t>
            </w:r>
          </w:p>
        </w:tc>
        <w:tc>
          <w:tcPr>
            <w:tcW w:w="1263" w:type="dxa"/>
            <w:vAlign w:val="center"/>
          </w:tcPr>
          <w:p w14:paraId="264F9AC0" w14:textId="77777777" w:rsidR="005A1E63" w:rsidRPr="00B67ADD" w:rsidRDefault="005A1E63" w:rsidP="00DA54C3">
            <w:pPr>
              <w:jc w:val="center"/>
              <w:rPr>
                <w:rFonts w:ascii="Times New Roman" w:eastAsia="Calibri" w:hAnsi="Times New Roman" w:cs="Times New Roman"/>
                <w:sz w:val="24"/>
                <w:szCs w:val="24"/>
                <w:highlight w:val="yellow"/>
                <w:lang w:val="en-US"/>
              </w:rPr>
            </w:pPr>
            <w:r w:rsidRPr="00B67ADD">
              <w:rPr>
                <w:rFonts w:ascii="Times New Roman" w:eastAsia="Calibri" w:hAnsi="Times New Roman" w:cs="Times New Roman"/>
                <w:sz w:val="24"/>
                <w:szCs w:val="24"/>
                <w:highlight w:val="yellow"/>
                <w:lang w:val="en-US"/>
              </w:rPr>
              <w:t>?</w:t>
            </w:r>
          </w:p>
        </w:tc>
        <w:tc>
          <w:tcPr>
            <w:tcW w:w="1264" w:type="dxa"/>
            <w:vAlign w:val="center"/>
          </w:tcPr>
          <w:p w14:paraId="56F07FC1" w14:textId="77777777" w:rsidR="005A1E63" w:rsidRPr="00B67ADD" w:rsidRDefault="005A1E63" w:rsidP="00DA54C3">
            <w:pPr>
              <w:jc w:val="center"/>
              <w:rPr>
                <w:rFonts w:ascii="Times New Roman" w:eastAsia="Calibri" w:hAnsi="Times New Roman" w:cs="Times New Roman"/>
                <w:sz w:val="24"/>
                <w:szCs w:val="24"/>
                <w:highlight w:val="yellow"/>
                <w:lang w:val="en-US"/>
              </w:rPr>
            </w:pPr>
          </w:p>
        </w:tc>
        <w:tc>
          <w:tcPr>
            <w:tcW w:w="1263" w:type="dxa"/>
            <w:vAlign w:val="center"/>
          </w:tcPr>
          <w:p w14:paraId="6361FE4E" w14:textId="77777777" w:rsidR="005A1E63" w:rsidRPr="00B67ADD" w:rsidRDefault="005A1E63" w:rsidP="00DA54C3">
            <w:pPr>
              <w:jc w:val="center"/>
              <w:rPr>
                <w:rFonts w:ascii="Times New Roman" w:eastAsia="Calibri" w:hAnsi="Times New Roman" w:cs="Times New Roman"/>
                <w:sz w:val="24"/>
                <w:szCs w:val="24"/>
                <w:highlight w:val="yellow"/>
              </w:rPr>
            </w:pPr>
            <w:r w:rsidRPr="00B67ADD">
              <w:rPr>
                <w:rFonts w:ascii="Times New Roman" w:eastAsia="Calibri" w:hAnsi="Times New Roman" w:cs="Times New Roman"/>
                <w:sz w:val="24"/>
                <w:szCs w:val="24"/>
                <w:highlight w:val="yellow"/>
              </w:rPr>
              <w:t>14</w:t>
            </w:r>
          </w:p>
        </w:tc>
        <w:tc>
          <w:tcPr>
            <w:tcW w:w="1264" w:type="dxa"/>
            <w:vAlign w:val="center"/>
          </w:tcPr>
          <w:p w14:paraId="4165E574" w14:textId="77777777" w:rsidR="005A1E63" w:rsidRPr="00B67ADD" w:rsidRDefault="005A1E63" w:rsidP="00DA54C3">
            <w:pPr>
              <w:jc w:val="center"/>
              <w:rPr>
                <w:rFonts w:ascii="Times New Roman" w:eastAsia="Calibri" w:hAnsi="Times New Roman" w:cs="Times New Roman"/>
                <w:sz w:val="24"/>
                <w:szCs w:val="24"/>
                <w:highlight w:val="yellow"/>
              </w:rPr>
            </w:pPr>
            <w:r w:rsidRPr="00B67ADD">
              <w:rPr>
                <w:rFonts w:ascii="Times New Roman" w:eastAsia="Calibri" w:hAnsi="Times New Roman" w:cs="Times New Roman"/>
                <w:sz w:val="24"/>
                <w:szCs w:val="24"/>
                <w:highlight w:val="yellow"/>
              </w:rPr>
              <w:t>?</w:t>
            </w:r>
          </w:p>
        </w:tc>
      </w:tr>
      <w:bookmarkEnd w:id="1918"/>
    </w:tbl>
    <w:p w14:paraId="27A2653A" w14:textId="601CE99F" w:rsidR="00FB1357" w:rsidRPr="00B67ADD" w:rsidRDefault="00FB1357">
      <w:pPr>
        <w:rPr>
          <w:rFonts w:ascii="Times New Roman" w:hAnsi="Times New Roman" w:cs="Times New Roman"/>
          <w:sz w:val="24"/>
          <w:szCs w:val="24"/>
        </w:rPr>
      </w:pPr>
    </w:p>
    <w:sectPr w:rsidR="00FB1357" w:rsidRPr="00B67ADD" w:rsidSect="00330CC1">
      <w:pgSz w:w="11906" w:h="16838"/>
      <w:pgMar w:top="1134" w:right="850" w:bottom="1134"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9" w:author="Alberto Arzac" w:date="2025-02-13T14:50:00Z" w:initials="AA">
    <w:p w14:paraId="7C6F14C4" w14:textId="77777777" w:rsidR="008705D8" w:rsidRPr="00334EC6" w:rsidRDefault="008705D8" w:rsidP="00267A12">
      <w:pPr>
        <w:pStyle w:val="a5"/>
        <w:rPr>
          <w:lang w:val="en-US"/>
        </w:rPr>
      </w:pPr>
      <w:r>
        <w:rPr>
          <w:rStyle w:val="a4"/>
        </w:rPr>
        <w:annotationRef/>
      </w:r>
      <w:r w:rsidRPr="00334EC6">
        <w:rPr>
          <w:lang w:val="en-US"/>
        </w:rPr>
        <w:t>The text should be edited more, but I will work on that when you finish a full version of the draft</w:t>
      </w:r>
    </w:p>
  </w:comment>
  <w:comment w:id="255" w:author="Alberto Arzac" w:date="2025-02-13T14:49:00Z" w:initials="AA">
    <w:p w14:paraId="5224369F" w14:textId="7CAE1C64" w:rsidR="008705D8" w:rsidRPr="00334EC6" w:rsidRDefault="008705D8" w:rsidP="00267A12">
      <w:pPr>
        <w:pStyle w:val="a5"/>
        <w:rPr>
          <w:lang w:val="en-US"/>
        </w:rPr>
      </w:pPr>
      <w:r>
        <w:rPr>
          <w:rStyle w:val="a4"/>
        </w:rPr>
        <w:annotationRef/>
      </w:r>
      <w:r w:rsidRPr="00334EC6">
        <w:rPr>
          <w:lang w:val="en-US"/>
        </w:rPr>
        <w:t>I would restructure this table with the sites as rows. In addition I would include the number of cross-dated trees per site, the tree mean age, the tree mean ring width… Currently is not so informative table.</w:t>
      </w:r>
    </w:p>
  </w:comment>
  <w:comment w:id="357" w:author="Alberto Arzac" w:date="2025-02-13T14:58:00Z" w:initials="AA">
    <w:p w14:paraId="1CD7CA48" w14:textId="77777777" w:rsidR="008705D8" w:rsidRPr="00334EC6" w:rsidRDefault="008705D8" w:rsidP="00C57EE2">
      <w:pPr>
        <w:pStyle w:val="a5"/>
        <w:rPr>
          <w:lang w:val="en-US"/>
        </w:rPr>
      </w:pPr>
      <w:r>
        <w:rPr>
          <w:rStyle w:val="a4"/>
        </w:rPr>
        <w:annotationRef/>
      </w:r>
      <w:r w:rsidRPr="00334EC6">
        <w:rPr>
          <w:lang w:val="en-US"/>
        </w:rPr>
        <w:t>No need to mention this, just mention in the results that chronologies correlate</w:t>
      </w:r>
    </w:p>
  </w:comment>
  <w:comment w:id="577" w:author="Alberto Arzac" w:date="2025-02-13T15:07:00Z" w:initials="AA">
    <w:p w14:paraId="458F5DDD" w14:textId="77777777" w:rsidR="008705D8" w:rsidRPr="00334EC6" w:rsidRDefault="008705D8" w:rsidP="000558B9">
      <w:pPr>
        <w:pStyle w:val="a5"/>
        <w:rPr>
          <w:lang w:val="en-US"/>
        </w:rPr>
      </w:pPr>
      <w:r>
        <w:rPr>
          <w:rStyle w:val="a4"/>
        </w:rPr>
        <w:annotationRef/>
      </w:r>
      <w:r w:rsidRPr="00334EC6">
        <w:rPr>
          <w:lang w:val="en-US"/>
        </w:rPr>
        <w:t>Try to compile and edit the figures in powerpoint and then group them and copy/pate as metafile… Like they are now is messy because is not a real figure, it’s a compilation of individual figures...</w:t>
      </w:r>
    </w:p>
  </w:comment>
  <w:comment w:id="913" w:author="Alberto Arzac" w:date="2025-02-13T14:51:00Z" w:initials="AA">
    <w:p w14:paraId="0F73E3D3" w14:textId="77777777" w:rsidR="008705D8" w:rsidRPr="00334EC6" w:rsidRDefault="008705D8" w:rsidP="00304CF8">
      <w:pPr>
        <w:pStyle w:val="a5"/>
        <w:rPr>
          <w:lang w:val="en-US"/>
        </w:rPr>
      </w:pPr>
      <w:r>
        <w:rPr>
          <w:rStyle w:val="a4"/>
        </w:rPr>
        <w:annotationRef/>
      </w:r>
      <w:r w:rsidRPr="00334EC6">
        <w:rPr>
          <w:lang w:val="en-US"/>
        </w:rPr>
        <w:t>I would send this table to supplements</w:t>
      </w:r>
    </w:p>
  </w:comment>
  <w:comment w:id="1422" w:author="Alberto Arzac" w:date="2025-02-13T14:51:00Z" w:initials="AA">
    <w:p w14:paraId="491E8921" w14:textId="77777777" w:rsidR="008705D8" w:rsidRPr="00334EC6" w:rsidRDefault="008705D8" w:rsidP="00D30C17">
      <w:pPr>
        <w:pStyle w:val="a5"/>
        <w:rPr>
          <w:lang w:val="en-US"/>
        </w:rPr>
      </w:pPr>
      <w:r>
        <w:rPr>
          <w:rStyle w:val="a4"/>
        </w:rPr>
        <w:annotationRef/>
      </w:r>
      <w:r w:rsidRPr="00334EC6">
        <w:rPr>
          <w:lang w:val="en-US"/>
        </w:rPr>
        <w:t>I would send this table to supplements</w:t>
      </w:r>
    </w:p>
  </w:comment>
  <w:comment w:id="1891" w:author="Alberto Arzac" w:date="2025-02-13T14:59:00Z" w:initials="AA">
    <w:p w14:paraId="52E8D721" w14:textId="77777777" w:rsidR="008705D8" w:rsidRPr="00334EC6" w:rsidRDefault="008705D8" w:rsidP="00CC1573">
      <w:pPr>
        <w:pStyle w:val="a5"/>
        <w:rPr>
          <w:lang w:val="en-US"/>
        </w:rPr>
      </w:pPr>
      <w:r>
        <w:rPr>
          <w:rStyle w:val="a4"/>
        </w:rPr>
        <w:annotationRef/>
      </w:r>
      <w:r w:rsidRPr="00334EC6">
        <w:rPr>
          <w:lang w:val="en-US"/>
        </w:rPr>
        <w:t>This figure better in supplements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C6F14C4" w15:done="0"/>
  <w15:commentEx w15:paraId="5224369F" w15:done="0"/>
  <w15:commentEx w15:paraId="1CD7CA48" w15:done="0"/>
  <w15:commentEx w15:paraId="458F5DDD" w15:done="0"/>
  <w15:commentEx w15:paraId="0F73E3D3" w15:done="0"/>
  <w15:commentEx w15:paraId="491E8921" w15:done="0"/>
  <w15:commentEx w15:paraId="52E8D72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4161C4" w14:textId="77777777" w:rsidR="00AF25D8" w:rsidRDefault="00AF25D8" w:rsidP="00697562">
      <w:pPr>
        <w:spacing w:after="0" w:line="240" w:lineRule="auto"/>
      </w:pPr>
      <w:r>
        <w:separator/>
      </w:r>
    </w:p>
  </w:endnote>
  <w:endnote w:type="continuationSeparator" w:id="0">
    <w:p w14:paraId="6965AED0" w14:textId="77777777" w:rsidR="00AF25D8" w:rsidRDefault="00AF25D8" w:rsidP="0069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1491FE" w14:textId="77777777" w:rsidR="00AF25D8" w:rsidRDefault="00AF25D8" w:rsidP="00697562">
      <w:pPr>
        <w:spacing w:after="0" w:line="240" w:lineRule="auto"/>
      </w:pPr>
      <w:r>
        <w:separator/>
      </w:r>
    </w:p>
  </w:footnote>
  <w:footnote w:type="continuationSeparator" w:id="0">
    <w:p w14:paraId="21BDBFD6" w14:textId="77777777" w:rsidR="00AF25D8" w:rsidRDefault="00AF25D8" w:rsidP="006975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2618C9"/>
    <w:multiLevelType w:val="multilevel"/>
    <w:tmpl w:val="F5E8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DC508C"/>
    <w:multiLevelType w:val="multilevel"/>
    <w:tmpl w:val="816A3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787F5E"/>
    <w:multiLevelType w:val="multilevel"/>
    <w:tmpl w:val="1442B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EE4098"/>
    <w:multiLevelType w:val="multilevel"/>
    <w:tmpl w:val="92E60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065056"/>
    <w:multiLevelType w:val="hybridMultilevel"/>
    <w:tmpl w:val="02BE76AE"/>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4"/>
  </w:num>
  <w:num w:numId="2">
    <w:abstractNumId w:val="2"/>
  </w:num>
  <w:num w:numId="3">
    <w:abstractNumId w:val="0"/>
  </w:num>
  <w:num w:numId="4">
    <w:abstractNumId w:val="3"/>
  </w:num>
  <w:num w:numId="5">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Кристина">
    <w15:presenceInfo w15:providerId="None" w15:userId="Кристина"/>
  </w15:person>
  <w15:person w15:author="Alberto Arzac">
    <w15:presenceInfo w15:providerId="Windows Live" w15:userId="f994ffd1f63a25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trackRevision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D46"/>
    <w:rsid w:val="00007FBD"/>
    <w:rsid w:val="0001033C"/>
    <w:rsid w:val="00014177"/>
    <w:rsid w:val="00015E57"/>
    <w:rsid w:val="000201C9"/>
    <w:rsid w:val="0002420B"/>
    <w:rsid w:val="00041DA1"/>
    <w:rsid w:val="000452BB"/>
    <w:rsid w:val="000541A6"/>
    <w:rsid w:val="000558B9"/>
    <w:rsid w:val="000646AD"/>
    <w:rsid w:val="000701B6"/>
    <w:rsid w:val="000710ED"/>
    <w:rsid w:val="000856CE"/>
    <w:rsid w:val="00087119"/>
    <w:rsid w:val="00087CB1"/>
    <w:rsid w:val="00092A3A"/>
    <w:rsid w:val="000A07C8"/>
    <w:rsid w:val="000A6655"/>
    <w:rsid w:val="000B1D5F"/>
    <w:rsid w:val="000B5897"/>
    <w:rsid w:val="000C01A1"/>
    <w:rsid w:val="000C3182"/>
    <w:rsid w:val="000C5D76"/>
    <w:rsid w:val="000C738B"/>
    <w:rsid w:val="000D2672"/>
    <w:rsid w:val="000D64A1"/>
    <w:rsid w:val="000E02FA"/>
    <w:rsid w:val="000E03DE"/>
    <w:rsid w:val="000E1CCC"/>
    <w:rsid w:val="000E4B7D"/>
    <w:rsid w:val="000E623D"/>
    <w:rsid w:val="000E6615"/>
    <w:rsid w:val="000F7B74"/>
    <w:rsid w:val="0010148B"/>
    <w:rsid w:val="00103E1B"/>
    <w:rsid w:val="0010414E"/>
    <w:rsid w:val="00105EEB"/>
    <w:rsid w:val="001229D7"/>
    <w:rsid w:val="00123870"/>
    <w:rsid w:val="0013038F"/>
    <w:rsid w:val="00134D5D"/>
    <w:rsid w:val="00140886"/>
    <w:rsid w:val="001417FD"/>
    <w:rsid w:val="001436E5"/>
    <w:rsid w:val="00145543"/>
    <w:rsid w:val="00150836"/>
    <w:rsid w:val="00166F62"/>
    <w:rsid w:val="001712A0"/>
    <w:rsid w:val="001733B7"/>
    <w:rsid w:val="001775CA"/>
    <w:rsid w:val="00181318"/>
    <w:rsid w:val="001835B0"/>
    <w:rsid w:val="00184FF3"/>
    <w:rsid w:val="00192430"/>
    <w:rsid w:val="00194391"/>
    <w:rsid w:val="001A5A41"/>
    <w:rsid w:val="001C46DC"/>
    <w:rsid w:val="001C4ABF"/>
    <w:rsid w:val="001C572A"/>
    <w:rsid w:val="001E6F66"/>
    <w:rsid w:val="001E70BF"/>
    <w:rsid w:val="001F1ADD"/>
    <w:rsid w:val="001F3714"/>
    <w:rsid w:val="0020657F"/>
    <w:rsid w:val="00206C4B"/>
    <w:rsid w:val="0021103C"/>
    <w:rsid w:val="002179F9"/>
    <w:rsid w:val="00226115"/>
    <w:rsid w:val="002265A7"/>
    <w:rsid w:val="002350F2"/>
    <w:rsid w:val="00240B60"/>
    <w:rsid w:val="0024463D"/>
    <w:rsid w:val="002528CB"/>
    <w:rsid w:val="00263310"/>
    <w:rsid w:val="0026653D"/>
    <w:rsid w:val="00267A12"/>
    <w:rsid w:val="00271F9C"/>
    <w:rsid w:val="00273036"/>
    <w:rsid w:val="002854A6"/>
    <w:rsid w:val="002863CB"/>
    <w:rsid w:val="00287838"/>
    <w:rsid w:val="002908E8"/>
    <w:rsid w:val="00293DB4"/>
    <w:rsid w:val="00295C81"/>
    <w:rsid w:val="002A3EB0"/>
    <w:rsid w:val="002B6EC4"/>
    <w:rsid w:val="002C1029"/>
    <w:rsid w:val="002C4D3B"/>
    <w:rsid w:val="002C7A6F"/>
    <w:rsid w:val="002C7D3C"/>
    <w:rsid w:val="002D2B6C"/>
    <w:rsid w:val="002D4A3C"/>
    <w:rsid w:val="002D522A"/>
    <w:rsid w:val="002D7C02"/>
    <w:rsid w:val="002E2447"/>
    <w:rsid w:val="00301971"/>
    <w:rsid w:val="00302A1E"/>
    <w:rsid w:val="00304CF8"/>
    <w:rsid w:val="00307922"/>
    <w:rsid w:val="0031365D"/>
    <w:rsid w:val="00330CC1"/>
    <w:rsid w:val="00334EC6"/>
    <w:rsid w:val="0033639D"/>
    <w:rsid w:val="003406D5"/>
    <w:rsid w:val="003416D4"/>
    <w:rsid w:val="003416FB"/>
    <w:rsid w:val="00344993"/>
    <w:rsid w:val="00350A87"/>
    <w:rsid w:val="00351608"/>
    <w:rsid w:val="003628FC"/>
    <w:rsid w:val="00372227"/>
    <w:rsid w:val="003765C6"/>
    <w:rsid w:val="0038103F"/>
    <w:rsid w:val="00381094"/>
    <w:rsid w:val="003868C2"/>
    <w:rsid w:val="00390BE9"/>
    <w:rsid w:val="00393F83"/>
    <w:rsid w:val="003959D2"/>
    <w:rsid w:val="003A686C"/>
    <w:rsid w:val="003B45B3"/>
    <w:rsid w:val="003C2780"/>
    <w:rsid w:val="003C4CBA"/>
    <w:rsid w:val="003D0133"/>
    <w:rsid w:val="003D1AF7"/>
    <w:rsid w:val="003E370E"/>
    <w:rsid w:val="003E3866"/>
    <w:rsid w:val="003E5797"/>
    <w:rsid w:val="003E78B1"/>
    <w:rsid w:val="003F10B1"/>
    <w:rsid w:val="003F2CF5"/>
    <w:rsid w:val="003F5D38"/>
    <w:rsid w:val="003F783F"/>
    <w:rsid w:val="00411DAF"/>
    <w:rsid w:val="004137C9"/>
    <w:rsid w:val="0041669F"/>
    <w:rsid w:val="00416C7E"/>
    <w:rsid w:val="004324E5"/>
    <w:rsid w:val="004563E0"/>
    <w:rsid w:val="00463E7C"/>
    <w:rsid w:val="00470E35"/>
    <w:rsid w:val="0047619B"/>
    <w:rsid w:val="004819E8"/>
    <w:rsid w:val="00481BA7"/>
    <w:rsid w:val="00486376"/>
    <w:rsid w:val="0048723D"/>
    <w:rsid w:val="0049685D"/>
    <w:rsid w:val="004B0132"/>
    <w:rsid w:val="004B0F7F"/>
    <w:rsid w:val="004B154E"/>
    <w:rsid w:val="004C3071"/>
    <w:rsid w:val="004C544A"/>
    <w:rsid w:val="004D457A"/>
    <w:rsid w:val="004D4E8C"/>
    <w:rsid w:val="004E1BB5"/>
    <w:rsid w:val="004E42C9"/>
    <w:rsid w:val="004F65C7"/>
    <w:rsid w:val="004F7E9E"/>
    <w:rsid w:val="005069AA"/>
    <w:rsid w:val="00512D30"/>
    <w:rsid w:val="0052049D"/>
    <w:rsid w:val="005237B1"/>
    <w:rsid w:val="00526B24"/>
    <w:rsid w:val="0054667B"/>
    <w:rsid w:val="005522BC"/>
    <w:rsid w:val="005533F5"/>
    <w:rsid w:val="005634EA"/>
    <w:rsid w:val="005666F7"/>
    <w:rsid w:val="00573BF7"/>
    <w:rsid w:val="00574368"/>
    <w:rsid w:val="005764C8"/>
    <w:rsid w:val="00577E7C"/>
    <w:rsid w:val="005903B0"/>
    <w:rsid w:val="00590417"/>
    <w:rsid w:val="00595795"/>
    <w:rsid w:val="00596437"/>
    <w:rsid w:val="005A1E63"/>
    <w:rsid w:val="005B7075"/>
    <w:rsid w:val="005C323F"/>
    <w:rsid w:val="005D15ED"/>
    <w:rsid w:val="005D18A4"/>
    <w:rsid w:val="005D4A8B"/>
    <w:rsid w:val="005D551A"/>
    <w:rsid w:val="005D5C41"/>
    <w:rsid w:val="005E7992"/>
    <w:rsid w:val="005F091B"/>
    <w:rsid w:val="005F0ADF"/>
    <w:rsid w:val="00601495"/>
    <w:rsid w:val="00614B7A"/>
    <w:rsid w:val="0062503D"/>
    <w:rsid w:val="00625980"/>
    <w:rsid w:val="0063623C"/>
    <w:rsid w:val="006404D3"/>
    <w:rsid w:val="00640E90"/>
    <w:rsid w:val="0065605F"/>
    <w:rsid w:val="00656751"/>
    <w:rsid w:val="00666E67"/>
    <w:rsid w:val="00670F95"/>
    <w:rsid w:val="0067327D"/>
    <w:rsid w:val="00682C32"/>
    <w:rsid w:val="006837BC"/>
    <w:rsid w:val="0069482C"/>
    <w:rsid w:val="00697562"/>
    <w:rsid w:val="006A6AC4"/>
    <w:rsid w:val="006A7F98"/>
    <w:rsid w:val="006B0B9C"/>
    <w:rsid w:val="006B0F00"/>
    <w:rsid w:val="006B756B"/>
    <w:rsid w:val="006C532D"/>
    <w:rsid w:val="006D66E1"/>
    <w:rsid w:val="006D7134"/>
    <w:rsid w:val="006E07DD"/>
    <w:rsid w:val="006F2B7A"/>
    <w:rsid w:val="006F6730"/>
    <w:rsid w:val="00703494"/>
    <w:rsid w:val="00711A01"/>
    <w:rsid w:val="0071247C"/>
    <w:rsid w:val="00715D06"/>
    <w:rsid w:val="00717F95"/>
    <w:rsid w:val="007210D1"/>
    <w:rsid w:val="00732165"/>
    <w:rsid w:val="00734E94"/>
    <w:rsid w:val="00736B60"/>
    <w:rsid w:val="00736BA6"/>
    <w:rsid w:val="00741E89"/>
    <w:rsid w:val="00745E04"/>
    <w:rsid w:val="00750011"/>
    <w:rsid w:val="00750911"/>
    <w:rsid w:val="007518F5"/>
    <w:rsid w:val="00754A96"/>
    <w:rsid w:val="0075507F"/>
    <w:rsid w:val="00762815"/>
    <w:rsid w:val="007717FC"/>
    <w:rsid w:val="0077328D"/>
    <w:rsid w:val="00774C06"/>
    <w:rsid w:val="00784523"/>
    <w:rsid w:val="00790F7C"/>
    <w:rsid w:val="007A420E"/>
    <w:rsid w:val="007B36AB"/>
    <w:rsid w:val="007B3FFA"/>
    <w:rsid w:val="007C250E"/>
    <w:rsid w:val="007C4D29"/>
    <w:rsid w:val="007D2740"/>
    <w:rsid w:val="007D55AA"/>
    <w:rsid w:val="007E0834"/>
    <w:rsid w:val="007E4AA6"/>
    <w:rsid w:val="007E55A1"/>
    <w:rsid w:val="00801C90"/>
    <w:rsid w:val="00814DB3"/>
    <w:rsid w:val="00823410"/>
    <w:rsid w:val="00825EB9"/>
    <w:rsid w:val="00826328"/>
    <w:rsid w:val="00827DB8"/>
    <w:rsid w:val="00830696"/>
    <w:rsid w:val="00832DE8"/>
    <w:rsid w:val="0083341C"/>
    <w:rsid w:val="008460F8"/>
    <w:rsid w:val="00846465"/>
    <w:rsid w:val="0084700E"/>
    <w:rsid w:val="0085308A"/>
    <w:rsid w:val="00863CDF"/>
    <w:rsid w:val="008705D8"/>
    <w:rsid w:val="008836C7"/>
    <w:rsid w:val="00884226"/>
    <w:rsid w:val="00885BF4"/>
    <w:rsid w:val="00886EF8"/>
    <w:rsid w:val="00887FD1"/>
    <w:rsid w:val="00891B0D"/>
    <w:rsid w:val="00894F70"/>
    <w:rsid w:val="008A0265"/>
    <w:rsid w:val="008A12C4"/>
    <w:rsid w:val="008A2A56"/>
    <w:rsid w:val="008A5614"/>
    <w:rsid w:val="008A58EF"/>
    <w:rsid w:val="008A7389"/>
    <w:rsid w:val="008B52F5"/>
    <w:rsid w:val="008C0494"/>
    <w:rsid w:val="008C5200"/>
    <w:rsid w:val="008C60BB"/>
    <w:rsid w:val="008D2306"/>
    <w:rsid w:val="008E1EC3"/>
    <w:rsid w:val="008E3C47"/>
    <w:rsid w:val="008E678B"/>
    <w:rsid w:val="008F641F"/>
    <w:rsid w:val="008F6C6C"/>
    <w:rsid w:val="00900976"/>
    <w:rsid w:val="00911023"/>
    <w:rsid w:val="009148D0"/>
    <w:rsid w:val="00915F44"/>
    <w:rsid w:val="0092444D"/>
    <w:rsid w:val="00930F70"/>
    <w:rsid w:val="009405F4"/>
    <w:rsid w:val="00951C82"/>
    <w:rsid w:val="009529C4"/>
    <w:rsid w:val="00966206"/>
    <w:rsid w:val="009830DC"/>
    <w:rsid w:val="00987125"/>
    <w:rsid w:val="009911DA"/>
    <w:rsid w:val="00991957"/>
    <w:rsid w:val="009A4102"/>
    <w:rsid w:val="009A73CE"/>
    <w:rsid w:val="009A78C9"/>
    <w:rsid w:val="009B31FD"/>
    <w:rsid w:val="009D239B"/>
    <w:rsid w:val="009D2F77"/>
    <w:rsid w:val="009E0DBB"/>
    <w:rsid w:val="009F0478"/>
    <w:rsid w:val="009F66A6"/>
    <w:rsid w:val="009F786D"/>
    <w:rsid w:val="00A049C9"/>
    <w:rsid w:val="00A05F4B"/>
    <w:rsid w:val="00A12946"/>
    <w:rsid w:val="00A134BF"/>
    <w:rsid w:val="00A211B5"/>
    <w:rsid w:val="00A35719"/>
    <w:rsid w:val="00A40A73"/>
    <w:rsid w:val="00A40B77"/>
    <w:rsid w:val="00A457BC"/>
    <w:rsid w:val="00A54ABD"/>
    <w:rsid w:val="00A66387"/>
    <w:rsid w:val="00A6690B"/>
    <w:rsid w:val="00A66FC5"/>
    <w:rsid w:val="00A7059D"/>
    <w:rsid w:val="00A8020D"/>
    <w:rsid w:val="00A83FF3"/>
    <w:rsid w:val="00A84AD8"/>
    <w:rsid w:val="00A867E3"/>
    <w:rsid w:val="00A87498"/>
    <w:rsid w:val="00A927F9"/>
    <w:rsid w:val="00A92DF6"/>
    <w:rsid w:val="00A9486E"/>
    <w:rsid w:val="00AA0660"/>
    <w:rsid w:val="00AA5676"/>
    <w:rsid w:val="00AB048F"/>
    <w:rsid w:val="00AB1C4F"/>
    <w:rsid w:val="00AB29A4"/>
    <w:rsid w:val="00AB58CC"/>
    <w:rsid w:val="00AB634F"/>
    <w:rsid w:val="00AB6EB4"/>
    <w:rsid w:val="00AC583A"/>
    <w:rsid w:val="00AD25F7"/>
    <w:rsid w:val="00AD3850"/>
    <w:rsid w:val="00AD388E"/>
    <w:rsid w:val="00AE29EB"/>
    <w:rsid w:val="00AE3ABE"/>
    <w:rsid w:val="00AE68F8"/>
    <w:rsid w:val="00AF1D41"/>
    <w:rsid w:val="00AF25D8"/>
    <w:rsid w:val="00B05EA7"/>
    <w:rsid w:val="00B103CF"/>
    <w:rsid w:val="00B117BE"/>
    <w:rsid w:val="00B17716"/>
    <w:rsid w:val="00B17B3A"/>
    <w:rsid w:val="00B223B4"/>
    <w:rsid w:val="00B2284F"/>
    <w:rsid w:val="00B26217"/>
    <w:rsid w:val="00B30E5B"/>
    <w:rsid w:val="00B41AED"/>
    <w:rsid w:val="00B46AA8"/>
    <w:rsid w:val="00B50D74"/>
    <w:rsid w:val="00B51A10"/>
    <w:rsid w:val="00B5668B"/>
    <w:rsid w:val="00B63765"/>
    <w:rsid w:val="00B67ADD"/>
    <w:rsid w:val="00B71F0A"/>
    <w:rsid w:val="00B74B19"/>
    <w:rsid w:val="00B75890"/>
    <w:rsid w:val="00B8004D"/>
    <w:rsid w:val="00B82DFC"/>
    <w:rsid w:val="00B83F51"/>
    <w:rsid w:val="00B93AF3"/>
    <w:rsid w:val="00B94526"/>
    <w:rsid w:val="00B95D27"/>
    <w:rsid w:val="00B96EC7"/>
    <w:rsid w:val="00BA31CD"/>
    <w:rsid w:val="00BB095F"/>
    <w:rsid w:val="00BB244D"/>
    <w:rsid w:val="00BB50D5"/>
    <w:rsid w:val="00BB719E"/>
    <w:rsid w:val="00BC0B2A"/>
    <w:rsid w:val="00BC2B67"/>
    <w:rsid w:val="00BC56CA"/>
    <w:rsid w:val="00BE6FBC"/>
    <w:rsid w:val="00BF7EEC"/>
    <w:rsid w:val="00C04D08"/>
    <w:rsid w:val="00C11FFE"/>
    <w:rsid w:val="00C17636"/>
    <w:rsid w:val="00C20620"/>
    <w:rsid w:val="00C247BF"/>
    <w:rsid w:val="00C26C52"/>
    <w:rsid w:val="00C33276"/>
    <w:rsid w:val="00C33D69"/>
    <w:rsid w:val="00C47D6E"/>
    <w:rsid w:val="00C506D7"/>
    <w:rsid w:val="00C52D97"/>
    <w:rsid w:val="00C5455E"/>
    <w:rsid w:val="00C57EE2"/>
    <w:rsid w:val="00C63C7D"/>
    <w:rsid w:val="00C655CD"/>
    <w:rsid w:val="00C7067B"/>
    <w:rsid w:val="00C72565"/>
    <w:rsid w:val="00C729A2"/>
    <w:rsid w:val="00C82D97"/>
    <w:rsid w:val="00C84795"/>
    <w:rsid w:val="00C863B1"/>
    <w:rsid w:val="00C933C3"/>
    <w:rsid w:val="00CA71A3"/>
    <w:rsid w:val="00CB1354"/>
    <w:rsid w:val="00CB3209"/>
    <w:rsid w:val="00CB577C"/>
    <w:rsid w:val="00CC1573"/>
    <w:rsid w:val="00CC2224"/>
    <w:rsid w:val="00CC443E"/>
    <w:rsid w:val="00CC7659"/>
    <w:rsid w:val="00CC7ECC"/>
    <w:rsid w:val="00CD0F64"/>
    <w:rsid w:val="00CD6372"/>
    <w:rsid w:val="00CE1304"/>
    <w:rsid w:val="00CE39C3"/>
    <w:rsid w:val="00CE4367"/>
    <w:rsid w:val="00CE4741"/>
    <w:rsid w:val="00CE513C"/>
    <w:rsid w:val="00CE5EEE"/>
    <w:rsid w:val="00CE658E"/>
    <w:rsid w:val="00CE6F5A"/>
    <w:rsid w:val="00CF1097"/>
    <w:rsid w:val="00CF2FF7"/>
    <w:rsid w:val="00CF50BA"/>
    <w:rsid w:val="00CF51C9"/>
    <w:rsid w:val="00D04141"/>
    <w:rsid w:val="00D04FB5"/>
    <w:rsid w:val="00D122B9"/>
    <w:rsid w:val="00D149F5"/>
    <w:rsid w:val="00D21AD1"/>
    <w:rsid w:val="00D23A68"/>
    <w:rsid w:val="00D23D3F"/>
    <w:rsid w:val="00D30C17"/>
    <w:rsid w:val="00D35478"/>
    <w:rsid w:val="00D36112"/>
    <w:rsid w:val="00D375C1"/>
    <w:rsid w:val="00D41383"/>
    <w:rsid w:val="00D46AB5"/>
    <w:rsid w:val="00D4735F"/>
    <w:rsid w:val="00D62A63"/>
    <w:rsid w:val="00D635E3"/>
    <w:rsid w:val="00D63DD0"/>
    <w:rsid w:val="00D67290"/>
    <w:rsid w:val="00D67BB3"/>
    <w:rsid w:val="00D703AC"/>
    <w:rsid w:val="00D70DFE"/>
    <w:rsid w:val="00D7413B"/>
    <w:rsid w:val="00D74D2E"/>
    <w:rsid w:val="00D75257"/>
    <w:rsid w:val="00D76D95"/>
    <w:rsid w:val="00D80541"/>
    <w:rsid w:val="00D80FC7"/>
    <w:rsid w:val="00D9533E"/>
    <w:rsid w:val="00D95DFB"/>
    <w:rsid w:val="00DA54C3"/>
    <w:rsid w:val="00DB6490"/>
    <w:rsid w:val="00DC0408"/>
    <w:rsid w:val="00DC12DA"/>
    <w:rsid w:val="00DD5699"/>
    <w:rsid w:val="00DD68BE"/>
    <w:rsid w:val="00DD7BBB"/>
    <w:rsid w:val="00DE62EF"/>
    <w:rsid w:val="00DE7E1B"/>
    <w:rsid w:val="00DF3986"/>
    <w:rsid w:val="00DF4A55"/>
    <w:rsid w:val="00E24FD2"/>
    <w:rsid w:val="00E25115"/>
    <w:rsid w:val="00E30A9C"/>
    <w:rsid w:val="00E31CED"/>
    <w:rsid w:val="00E416FC"/>
    <w:rsid w:val="00E60D87"/>
    <w:rsid w:val="00E64A6A"/>
    <w:rsid w:val="00E6637D"/>
    <w:rsid w:val="00E769A6"/>
    <w:rsid w:val="00E76F64"/>
    <w:rsid w:val="00E84316"/>
    <w:rsid w:val="00E929BD"/>
    <w:rsid w:val="00E958E2"/>
    <w:rsid w:val="00EA03D5"/>
    <w:rsid w:val="00EA0D54"/>
    <w:rsid w:val="00EA6243"/>
    <w:rsid w:val="00EB193E"/>
    <w:rsid w:val="00EC4BAC"/>
    <w:rsid w:val="00EC596F"/>
    <w:rsid w:val="00ED101F"/>
    <w:rsid w:val="00ED4DB7"/>
    <w:rsid w:val="00ED7307"/>
    <w:rsid w:val="00ED78B7"/>
    <w:rsid w:val="00EE6761"/>
    <w:rsid w:val="00EF3804"/>
    <w:rsid w:val="00EF4BC5"/>
    <w:rsid w:val="00EF77C6"/>
    <w:rsid w:val="00F00BAF"/>
    <w:rsid w:val="00F0196F"/>
    <w:rsid w:val="00F021E8"/>
    <w:rsid w:val="00F10392"/>
    <w:rsid w:val="00F15BB3"/>
    <w:rsid w:val="00F22DB8"/>
    <w:rsid w:val="00F239C5"/>
    <w:rsid w:val="00F24256"/>
    <w:rsid w:val="00F25175"/>
    <w:rsid w:val="00F279EC"/>
    <w:rsid w:val="00F31D1C"/>
    <w:rsid w:val="00F32432"/>
    <w:rsid w:val="00F334CF"/>
    <w:rsid w:val="00F335D4"/>
    <w:rsid w:val="00F337C2"/>
    <w:rsid w:val="00F33897"/>
    <w:rsid w:val="00F35A8D"/>
    <w:rsid w:val="00F4510C"/>
    <w:rsid w:val="00F528AE"/>
    <w:rsid w:val="00F55914"/>
    <w:rsid w:val="00F61835"/>
    <w:rsid w:val="00F61CC4"/>
    <w:rsid w:val="00F7166F"/>
    <w:rsid w:val="00F74786"/>
    <w:rsid w:val="00F753F8"/>
    <w:rsid w:val="00F7680D"/>
    <w:rsid w:val="00F76B46"/>
    <w:rsid w:val="00F92C3A"/>
    <w:rsid w:val="00F95FAF"/>
    <w:rsid w:val="00F96345"/>
    <w:rsid w:val="00F9695D"/>
    <w:rsid w:val="00FA69C8"/>
    <w:rsid w:val="00FA7DDF"/>
    <w:rsid w:val="00FB1357"/>
    <w:rsid w:val="00FC2A73"/>
    <w:rsid w:val="00FC5004"/>
    <w:rsid w:val="00FC79E4"/>
    <w:rsid w:val="00FF054E"/>
    <w:rsid w:val="00FF5199"/>
    <w:rsid w:val="00FF5DEA"/>
    <w:rsid w:val="00FF7D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0C2B6"/>
  <w15:chartTrackingRefBased/>
  <w15:docId w15:val="{15E33FC8-DC46-4961-8ED6-2AAA87D13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6B46"/>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E62E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930F70"/>
    <w:rPr>
      <w:sz w:val="16"/>
      <w:szCs w:val="16"/>
    </w:rPr>
  </w:style>
  <w:style w:type="paragraph" w:styleId="a5">
    <w:name w:val="annotation text"/>
    <w:basedOn w:val="a"/>
    <w:link w:val="a6"/>
    <w:uiPriority w:val="99"/>
    <w:unhideWhenUsed/>
    <w:rsid w:val="00930F70"/>
    <w:pPr>
      <w:spacing w:line="240" w:lineRule="auto"/>
    </w:pPr>
    <w:rPr>
      <w:sz w:val="20"/>
      <w:szCs w:val="20"/>
    </w:rPr>
  </w:style>
  <w:style w:type="character" w:customStyle="1" w:styleId="a6">
    <w:name w:val="Текст примечания Знак"/>
    <w:basedOn w:val="a0"/>
    <w:link w:val="a5"/>
    <w:uiPriority w:val="99"/>
    <w:rsid w:val="00930F70"/>
    <w:rPr>
      <w:sz w:val="20"/>
      <w:szCs w:val="20"/>
    </w:rPr>
  </w:style>
  <w:style w:type="paragraph" w:styleId="a7">
    <w:name w:val="annotation subject"/>
    <w:basedOn w:val="a5"/>
    <w:next w:val="a5"/>
    <w:link w:val="a8"/>
    <w:uiPriority w:val="99"/>
    <w:semiHidden/>
    <w:unhideWhenUsed/>
    <w:rsid w:val="00930F70"/>
    <w:rPr>
      <w:b/>
      <w:bCs/>
    </w:rPr>
  </w:style>
  <w:style w:type="character" w:customStyle="1" w:styleId="a8">
    <w:name w:val="Тема примечания Знак"/>
    <w:basedOn w:val="a6"/>
    <w:link w:val="a7"/>
    <w:uiPriority w:val="99"/>
    <w:semiHidden/>
    <w:rsid w:val="00930F70"/>
    <w:rPr>
      <w:b/>
      <w:bCs/>
      <w:sz w:val="20"/>
      <w:szCs w:val="20"/>
    </w:rPr>
  </w:style>
  <w:style w:type="character" w:styleId="a9">
    <w:name w:val="line number"/>
    <w:basedOn w:val="a0"/>
    <w:uiPriority w:val="99"/>
    <w:semiHidden/>
    <w:unhideWhenUsed/>
    <w:rsid w:val="00A66387"/>
  </w:style>
  <w:style w:type="paragraph" w:styleId="aa">
    <w:name w:val="List Paragraph"/>
    <w:basedOn w:val="a"/>
    <w:uiPriority w:val="34"/>
    <w:qFormat/>
    <w:rsid w:val="00614B7A"/>
    <w:pPr>
      <w:ind w:left="720"/>
      <w:contextualSpacing/>
    </w:pPr>
  </w:style>
  <w:style w:type="character" w:styleId="ab">
    <w:name w:val="Hyperlink"/>
    <w:basedOn w:val="a0"/>
    <w:uiPriority w:val="99"/>
    <w:unhideWhenUsed/>
    <w:rsid w:val="002D2B6C"/>
    <w:rPr>
      <w:color w:val="0563C1" w:themeColor="hyperlink"/>
      <w:u w:val="single"/>
    </w:rPr>
  </w:style>
  <w:style w:type="character" w:customStyle="1" w:styleId="1">
    <w:name w:val="Неразрешенное упоминание1"/>
    <w:basedOn w:val="a0"/>
    <w:uiPriority w:val="99"/>
    <w:semiHidden/>
    <w:unhideWhenUsed/>
    <w:rsid w:val="002D2B6C"/>
    <w:rPr>
      <w:color w:val="605E5C"/>
      <w:shd w:val="clear" w:color="auto" w:fill="E1DFDD"/>
    </w:rPr>
  </w:style>
  <w:style w:type="paragraph" w:styleId="ac">
    <w:name w:val="header"/>
    <w:basedOn w:val="a"/>
    <w:link w:val="ad"/>
    <w:uiPriority w:val="99"/>
    <w:unhideWhenUsed/>
    <w:rsid w:val="00697562"/>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697562"/>
  </w:style>
  <w:style w:type="paragraph" w:styleId="ae">
    <w:name w:val="footer"/>
    <w:basedOn w:val="a"/>
    <w:link w:val="af"/>
    <w:uiPriority w:val="99"/>
    <w:unhideWhenUsed/>
    <w:rsid w:val="00697562"/>
    <w:pPr>
      <w:tabs>
        <w:tab w:val="center" w:pos="4677"/>
        <w:tab w:val="right" w:pos="9355"/>
      </w:tabs>
      <w:spacing w:after="0" w:line="240" w:lineRule="auto"/>
    </w:pPr>
  </w:style>
  <w:style w:type="character" w:customStyle="1" w:styleId="af">
    <w:name w:val="Нижний колонтитул Знак"/>
    <w:basedOn w:val="a0"/>
    <w:link w:val="ae"/>
    <w:uiPriority w:val="99"/>
    <w:rsid w:val="00697562"/>
  </w:style>
  <w:style w:type="table" w:styleId="2">
    <w:name w:val="Plain Table 2"/>
    <w:basedOn w:val="a1"/>
    <w:uiPriority w:val="42"/>
    <w:rsid w:val="00C655C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0">
    <w:name w:val="Balloon Text"/>
    <w:basedOn w:val="a"/>
    <w:link w:val="af1"/>
    <w:uiPriority w:val="99"/>
    <w:semiHidden/>
    <w:unhideWhenUsed/>
    <w:rsid w:val="00A54ABD"/>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A54ABD"/>
    <w:rPr>
      <w:rFonts w:ascii="Segoe UI" w:hAnsi="Segoe UI" w:cs="Segoe UI"/>
      <w:sz w:val="18"/>
      <w:szCs w:val="18"/>
    </w:rPr>
  </w:style>
  <w:style w:type="paragraph" w:styleId="af2">
    <w:name w:val="Revision"/>
    <w:hidden/>
    <w:uiPriority w:val="99"/>
    <w:semiHidden/>
    <w:rsid w:val="0010148B"/>
    <w:pPr>
      <w:spacing w:after="0" w:line="240" w:lineRule="auto"/>
    </w:pPr>
  </w:style>
  <w:style w:type="character" w:styleId="af3">
    <w:name w:val="FollowedHyperlink"/>
    <w:basedOn w:val="a0"/>
    <w:uiPriority w:val="99"/>
    <w:semiHidden/>
    <w:unhideWhenUsed/>
    <w:rsid w:val="00B67A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195492">
      <w:bodyDiv w:val="1"/>
      <w:marLeft w:val="0"/>
      <w:marRight w:val="0"/>
      <w:marTop w:val="0"/>
      <w:marBottom w:val="0"/>
      <w:divBdr>
        <w:top w:val="none" w:sz="0" w:space="0" w:color="auto"/>
        <w:left w:val="none" w:sz="0" w:space="0" w:color="auto"/>
        <w:bottom w:val="none" w:sz="0" w:space="0" w:color="auto"/>
        <w:right w:val="none" w:sz="0" w:space="0" w:color="auto"/>
      </w:divBdr>
      <w:divsChild>
        <w:div w:id="1180120872">
          <w:marLeft w:val="0"/>
          <w:marRight w:val="0"/>
          <w:marTop w:val="0"/>
          <w:marBottom w:val="0"/>
          <w:divBdr>
            <w:top w:val="none" w:sz="0" w:space="0" w:color="auto"/>
            <w:left w:val="none" w:sz="0" w:space="0" w:color="auto"/>
            <w:bottom w:val="none" w:sz="0" w:space="0" w:color="auto"/>
            <w:right w:val="none" w:sz="0" w:space="0" w:color="auto"/>
          </w:divBdr>
        </w:div>
      </w:divsChild>
    </w:div>
    <w:div w:id="60298541">
      <w:bodyDiv w:val="1"/>
      <w:marLeft w:val="0"/>
      <w:marRight w:val="0"/>
      <w:marTop w:val="0"/>
      <w:marBottom w:val="0"/>
      <w:divBdr>
        <w:top w:val="none" w:sz="0" w:space="0" w:color="auto"/>
        <w:left w:val="none" w:sz="0" w:space="0" w:color="auto"/>
        <w:bottom w:val="none" w:sz="0" w:space="0" w:color="auto"/>
        <w:right w:val="none" w:sz="0" w:space="0" w:color="auto"/>
      </w:divBdr>
    </w:div>
    <w:div w:id="132523393">
      <w:bodyDiv w:val="1"/>
      <w:marLeft w:val="0"/>
      <w:marRight w:val="0"/>
      <w:marTop w:val="0"/>
      <w:marBottom w:val="0"/>
      <w:divBdr>
        <w:top w:val="none" w:sz="0" w:space="0" w:color="auto"/>
        <w:left w:val="none" w:sz="0" w:space="0" w:color="auto"/>
        <w:bottom w:val="none" w:sz="0" w:space="0" w:color="auto"/>
        <w:right w:val="none" w:sz="0" w:space="0" w:color="auto"/>
      </w:divBdr>
    </w:div>
    <w:div w:id="134371391">
      <w:bodyDiv w:val="1"/>
      <w:marLeft w:val="0"/>
      <w:marRight w:val="0"/>
      <w:marTop w:val="0"/>
      <w:marBottom w:val="0"/>
      <w:divBdr>
        <w:top w:val="none" w:sz="0" w:space="0" w:color="auto"/>
        <w:left w:val="none" w:sz="0" w:space="0" w:color="auto"/>
        <w:bottom w:val="none" w:sz="0" w:space="0" w:color="auto"/>
        <w:right w:val="none" w:sz="0" w:space="0" w:color="auto"/>
      </w:divBdr>
    </w:div>
    <w:div w:id="250942069">
      <w:bodyDiv w:val="1"/>
      <w:marLeft w:val="0"/>
      <w:marRight w:val="0"/>
      <w:marTop w:val="0"/>
      <w:marBottom w:val="0"/>
      <w:divBdr>
        <w:top w:val="none" w:sz="0" w:space="0" w:color="auto"/>
        <w:left w:val="none" w:sz="0" w:space="0" w:color="auto"/>
        <w:bottom w:val="none" w:sz="0" w:space="0" w:color="auto"/>
        <w:right w:val="none" w:sz="0" w:space="0" w:color="auto"/>
      </w:divBdr>
    </w:div>
    <w:div w:id="260341731">
      <w:bodyDiv w:val="1"/>
      <w:marLeft w:val="0"/>
      <w:marRight w:val="0"/>
      <w:marTop w:val="0"/>
      <w:marBottom w:val="0"/>
      <w:divBdr>
        <w:top w:val="none" w:sz="0" w:space="0" w:color="auto"/>
        <w:left w:val="none" w:sz="0" w:space="0" w:color="auto"/>
        <w:bottom w:val="none" w:sz="0" w:space="0" w:color="auto"/>
        <w:right w:val="none" w:sz="0" w:space="0" w:color="auto"/>
      </w:divBdr>
    </w:div>
    <w:div w:id="280649379">
      <w:bodyDiv w:val="1"/>
      <w:marLeft w:val="0"/>
      <w:marRight w:val="0"/>
      <w:marTop w:val="0"/>
      <w:marBottom w:val="0"/>
      <w:divBdr>
        <w:top w:val="none" w:sz="0" w:space="0" w:color="auto"/>
        <w:left w:val="none" w:sz="0" w:space="0" w:color="auto"/>
        <w:bottom w:val="none" w:sz="0" w:space="0" w:color="auto"/>
        <w:right w:val="none" w:sz="0" w:space="0" w:color="auto"/>
      </w:divBdr>
    </w:div>
    <w:div w:id="408427566">
      <w:bodyDiv w:val="1"/>
      <w:marLeft w:val="0"/>
      <w:marRight w:val="0"/>
      <w:marTop w:val="0"/>
      <w:marBottom w:val="0"/>
      <w:divBdr>
        <w:top w:val="none" w:sz="0" w:space="0" w:color="auto"/>
        <w:left w:val="none" w:sz="0" w:space="0" w:color="auto"/>
        <w:bottom w:val="none" w:sz="0" w:space="0" w:color="auto"/>
        <w:right w:val="none" w:sz="0" w:space="0" w:color="auto"/>
      </w:divBdr>
    </w:div>
    <w:div w:id="418796054">
      <w:bodyDiv w:val="1"/>
      <w:marLeft w:val="0"/>
      <w:marRight w:val="0"/>
      <w:marTop w:val="0"/>
      <w:marBottom w:val="0"/>
      <w:divBdr>
        <w:top w:val="none" w:sz="0" w:space="0" w:color="auto"/>
        <w:left w:val="none" w:sz="0" w:space="0" w:color="auto"/>
        <w:bottom w:val="none" w:sz="0" w:space="0" w:color="auto"/>
        <w:right w:val="none" w:sz="0" w:space="0" w:color="auto"/>
      </w:divBdr>
    </w:div>
    <w:div w:id="451679131">
      <w:bodyDiv w:val="1"/>
      <w:marLeft w:val="0"/>
      <w:marRight w:val="0"/>
      <w:marTop w:val="0"/>
      <w:marBottom w:val="0"/>
      <w:divBdr>
        <w:top w:val="none" w:sz="0" w:space="0" w:color="auto"/>
        <w:left w:val="none" w:sz="0" w:space="0" w:color="auto"/>
        <w:bottom w:val="none" w:sz="0" w:space="0" w:color="auto"/>
        <w:right w:val="none" w:sz="0" w:space="0" w:color="auto"/>
      </w:divBdr>
    </w:div>
    <w:div w:id="730081676">
      <w:bodyDiv w:val="1"/>
      <w:marLeft w:val="0"/>
      <w:marRight w:val="0"/>
      <w:marTop w:val="0"/>
      <w:marBottom w:val="0"/>
      <w:divBdr>
        <w:top w:val="none" w:sz="0" w:space="0" w:color="auto"/>
        <w:left w:val="none" w:sz="0" w:space="0" w:color="auto"/>
        <w:bottom w:val="none" w:sz="0" w:space="0" w:color="auto"/>
        <w:right w:val="none" w:sz="0" w:space="0" w:color="auto"/>
      </w:divBdr>
    </w:div>
    <w:div w:id="730617623">
      <w:bodyDiv w:val="1"/>
      <w:marLeft w:val="0"/>
      <w:marRight w:val="0"/>
      <w:marTop w:val="0"/>
      <w:marBottom w:val="0"/>
      <w:divBdr>
        <w:top w:val="none" w:sz="0" w:space="0" w:color="auto"/>
        <w:left w:val="none" w:sz="0" w:space="0" w:color="auto"/>
        <w:bottom w:val="none" w:sz="0" w:space="0" w:color="auto"/>
        <w:right w:val="none" w:sz="0" w:space="0" w:color="auto"/>
      </w:divBdr>
    </w:div>
    <w:div w:id="821389460">
      <w:bodyDiv w:val="1"/>
      <w:marLeft w:val="0"/>
      <w:marRight w:val="0"/>
      <w:marTop w:val="0"/>
      <w:marBottom w:val="0"/>
      <w:divBdr>
        <w:top w:val="none" w:sz="0" w:space="0" w:color="auto"/>
        <w:left w:val="none" w:sz="0" w:space="0" w:color="auto"/>
        <w:bottom w:val="none" w:sz="0" w:space="0" w:color="auto"/>
        <w:right w:val="none" w:sz="0" w:space="0" w:color="auto"/>
      </w:divBdr>
    </w:div>
    <w:div w:id="847915064">
      <w:bodyDiv w:val="1"/>
      <w:marLeft w:val="0"/>
      <w:marRight w:val="0"/>
      <w:marTop w:val="0"/>
      <w:marBottom w:val="0"/>
      <w:divBdr>
        <w:top w:val="none" w:sz="0" w:space="0" w:color="auto"/>
        <w:left w:val="none" w:sz="0" w:space="0" w:color="auto"/>
        <w:bottom w:val="none" w:sz="0" w:space="0" w:color="auto"/>
        <w:right w:val="none" w:sz="0" w:space="0" w:color="auto"/>
      </w:divBdr>
    </w:div>
    <w:div w:id="860126133">
      <w:bodyDiv w:val="1"/>
      <w:marLeft w:val="0"/>
      <w:marRight w:val="0"/>
      <w:marTop w:val="0"/>
      <w:marBottom w:val="0"/>
      <w:divBdr>
        <w:top w:val="none" w:sz="0" w:space="0" w:color="auto"/>
        <w:left w:val="none" w:sz="0" w:space="0" w:color="auto"/>
        <w:bottom w:val="none" w:sz="0" w:space="0" w:color="auto"/>
        <w:right w:val="none" w:sz="0" w:space="0" w:color="auto"/>
      </w:divBdr>
    </w:div>
    <w:div w:id="917402005">
      <w:bodyDiv w:val="1"/>
      <w:marLeft w:val="0"/>
      <w:marRight w:val="0"/>
      <w:marTop w:val="0"/>
      <w:marBottom w:val="0"/>
      <w:divBdr>
        <w:top w:val="none" w:sz="0" w:space="0" w:color="auto"/>
        <w:left w:val="none" w:sz="0" w:space="0" w:color="auto"/>
        <w:bottom w:val="none" w:sz="0" w:space="0" w:color="auto"/>
        <w:right w:val="none" w:sz="0" w:space="0" w:color="auto"/>
      </w:divBdr>
    </w:div>
    <w:div w:id="925385519">
      <w:bodyDiv w:val="1"/>
      <w:marLeft w:val="0"/>
      <w:marRight w:val="0"/>
      <w:marTop w:val="0"/>
      <w:marBottom w:val="0"/>
      <w:divBdr>
        <w:top w:val="none" w:sz="0" w:space="0" w:color="auto"/>
        <w:left w:val="none" w:sz="0" w:space="0" w:color="auto"/>
        <w:bottom w:val="none" w:sz="0" w:space="0" w:color="auto"/>
        <w:right w:val="none" w:sz="0" w:space="0" w:color="auto"/>
      </w:divBdr>
    </w:div>
    <w:div w:id="952253058">
      <w:bodyDiv w:val="1"/>
      <w:marLeft w:val="0"/>
      <w:marRight w:val="0"/>
      <w:marTop w:val="0"/>
      <w:marBottom w:val="0"/>
      <w:divBdr>
        <w:top w:val="none" w:sz="0" w:space="0" w:color="auto"/>
        <w:left w:val="none" w:sz="0" w:space="0" w:color="auto"/>
        <w:bottom w:val="none" w:sz="0" w:space="0" w:color="auto"/>
        <w:right w:val="none" w:sz="0" w:space="0" w:color="auto"/>
      </w:divBdr>
    </w:div>
    <w:div w:id="952515151">
      <w:bodyDiv w:val="1"/>
      <w:marLeft w:val="0"/>
      <w:marRight w:val="0"/>
      <w:marTop w:val="0"/>
      <w:marBottom w:val="0"/>
      <w:divBdr>
        <w:top w:val="none" w:sz="0" w:space="0" w:color="auto"/>
        <w:left w:val="none" w:sz="0" w:space="0" w:color="auto"/>
        <w:bottom w:val="none" w:sz="0" w:space="0" w:color="auto"/>
        <w:right w:val="none" w:sz="0" w:space="0" w:color="auto"/>
      </w:divBdr>
    </w:div>
    <w:div w:id="983970578">
      <w:bodyDiv w:val="1"/>
      <w:marLeft w:val="0"/>
      <w:marRight w:val="0"/>
      <w:marTop w:val="0"/>
      <w:marBottom w:val="0"/>
      <w:divBdr>
        <w:top w:val="none" w:sz="0" w:space="0" w:color="auto"/>
        <w:left w:val="none" w:sz="0" w:space="0" w:color="auto"/>
        <w:bottom w:val="none" w:sz="0" w:space="0" w:color="auto"/>
        <w:right w:val="none" w:sz="0" w:space="0" w:color="auto"/>
      </w:divBdr>
    </w:div>
    <w:div w:id="1009255135">
      <w:bodyDiv w:val="1"/>
      <w:marLeft w:val="0"/>
      <w:marRight w:val="0"/>
      <w:marTop w:val="0"/>
      <w:marBottom w:val="0"/>
      <w:divBdr>
        <w:top w:val="none" w:sz="0" w:space="0" w:color="auto"/>
        <w:left w:val="none" w:sz="0" w:space="0" w:color="auto"/>
        <w:bottom w:val="none" w:sz="0" w:space="0" w:color="auto"/>
        <w:right w:val="none" w:sz="0" w:space="0" w:color="auto"/>
      </w:divBdr>
    </w:div>
    <w:div w:id="1009872839">
      <w:bodyDiv w:val="1"/>
      <w:marLeft w:val="0"/>
      <w:marRight w:val="0"/>
      <w:marTop w:val="0"/>
      <w:marBottom w:val="0"/>
      <w:divBdr>
        <w:top w:val="none" w:sz="0" w:space="0" w:color="auto"/>
        <w:left w:val="none" w:sz="0" w:space="0" w:color="auto"/>
        <w:bottom w:val="none" w:sz="0" w:space="0" w:color="auto"/>
        <w:right w:val="none" w:sz="0" w:space="0" w:color="auto"/>
      </w:divBdr>
    </w:div>
    <w:div w:id="1012416320">
      <w:bodyDiv w:val="1"/>
      <w:marLeft w:val="0"/>
      <w:marRight w:val="0"/>
      <w:marTop w:val="0"/>
      <w:marBottom w:val="0"/>
      <w:divBdr>
        <w:top w:val="none" w:sz="0" w:space="0" w:color="auto"/>
        <w:left w:val="none" w:sz="0" w:space="0" w:color="auto"/>
        <w:bottom w:val="none" w:sz="0" w:space="0" w:color="auto"/>
        <w:right w:val="none" w:sz="0" w:space="0" w:color="auto"/>
      </w:divBdr>
    </w:div>
    <w:div w:id="1075665265">
      <w:bodyDiv w:val="1"/>
      <w:marLeft w:val="0"/>
      <w:marRight w:val="0"/>
      <w:marTop w:val="0"/>
      <w:marBottom w:val="0"/>
      <w:divBdr>
        <w:top w:val="none" w:sz="0" w:space="0" w:color="auto"/>
        <w:left w:val="none" w:sz="0" w:space="0" w:color="auto"/>
        <w:bottom w:val="none" w:sz="0" w:space="0" w:color="auto"/>
        <w:right w:val="none" w:sz="0" w:space="0" w:color="auto"/>
      </w:divBdr>
    </w:div>
    <w:div w:id="1090155543">
      <w:bodyDiv w:val="1"/>
      <w:marLeft w:val="0"/>
      <w:marRight w:val="0"/>
      <w:marTop w:val="0"/>
      <w:marBottom w:val="0"/>
      <w:divBdr>
        <w:top w:val="none" w:sz="0" w:space="0" w:color="auto"/>
        <w:left w:val="none" w:sz="0" w:space="0" w:color="auto"/>
        <w:bottom w:val="none" w:sz="0" w:space="0" w:color="auto"/>
        <w:right w:val="none" w:sz="0" w:space="0" w:color="auto"/>
      </w:divBdr>
    </w:div>
    <w:div w:id="1129661520">
      <w:bodyDiv w:val="1"/>
      <w:marLeft w:val="0"/>
      <w:marRight w:val="0"/>
      <w:marTop w:val="0"/>
      <w:marBottom w:val="0"/>
      <w:divBdr>
        <w:top w:val="none" w:sz="0" w:space="0" w:color="auto"/>
        <w:left w:val="none" w:sz="0" w:space="0" w:color="auto"/>
        <w:bottom w:val="none" w:sz="0" w:space="0" w:color="auto"/>
        <w:right w:val="none" w:sz="0" w:space="0" w:color="auto"/>
      </w:divBdr>
    </w:div>
    <w:div w:id="1184780750">
      <w:bodyDiv w:val="1"/>
      <w:marLeft w:val="0"/>
      <w:marRight w:val="0"/>
      <w:marTop w:val="0"/>
      <w:marBottom w:val="0"/>
      <w:divBdr>
        <w:top w:val="none" w:sz="0" w:space="0" w:color="auto"/>
        <w:left w:val="none" w:sz="0" w:space="0" w:color="auto"/>
        <w:bottom w:val="none" w:sz="0" w:space="0" w:color="auto"/>
        <w:right w:val="none" w:sz="0" w:space="0" w:color="auto"/>
      </w:divBdr>
    </w:div>
    <w:div w:id="1211649729">
      <w:bodyDiv w:val="1"/>
      <w:marLeft w:val="0"/>
      <w:marRight w:val="0"/>
      <w:marTop w:val="0"/>
      <w:marBottom w:val="0"/>
      <w:divBdr>
        <w:top w:val="none" w:sz="0" w:space="0" w:color="auto"/>
        <w:left w:val="none" w:sz="0" w:space="0" w:color="auto"/>
        <w:bottom w:val="none" w:sz="0" w:space="0" w:color="auto"/>
        <w:right w:val="none" w:sz="0" w:space="0" w:color="auto"/>
      </w:divBdr>
    </w:div>
    <w:div w:id="1274819923">
      <w:bodyDiv w:val="1"/>
      <w:marLeft w:val="0"/>
      <w:marRight w:val="0"/>
      <w:marTop w:val="0"/>
      <w:marBottom w:val="0"/>
      <w:divBdr>
        <w:top w:val="none" w:sz="0" w:space="0" w:color="auto"/>
        <w:left w:val="none" w:sz="0" w:space="0" w:color="auto"/>
        <w:bottom w:val="none" w:sz="0" w:space="0" w:color="auto"/>
        <w:right w:val="none" w:sz="0" w:space="0" w:color="auto"/>
      </w:divBdr>
    </w:div>
    <w:div w:id="1335306103">
      <w:bodyDiv w:val="1"/>
      <w:marLeft w:val="0"/>
      <w:marRight w:val="0"/>
      <w:marTop w:val="0"/>
      <w:marBottom w:val="0"/>
      <w:divBdr>
        <w:top w:val="none" w:sz="0" w:space="0" w:color="auto"/>
        <w:left w:val="none" w:sz="0" w:space="0" w:color="auto"/>
        <w:bottom w:val="none" w:sz="0" w:space="0" w:color="auto"/>
        <w:right w:val="none" w:sz="0" w:space="0" w:color="auto"/>
      </w:divBdr>
    </w:div>
    <w:div w:id="1341734358">
      <w:bodyDiv w:val="1"/>
      <w:marLeft w:val="0"/>
      <w:marRight w:val="0"/>
      <w:marTop w:val="0"/>
      <w:marBottom w:val="0"/>
      <w:divBdr>
        <w:top w:val="none" w:sz="0" w:space="0" w:color="auto"/>
        <w:left w:val="none" w:sz="0" w:space="0" w:color="auto"/>
        <w:bottom w:val="none" w:sz="0" w:space="0" w:color="auto"/>
        <w:right w:val="none" w:sz="0" w:space="0" w:color="auto"/>
      </w:divBdr>
    </w:div>
    <w:div w:id="1344624668">
      <w:bodyDiv w:val="1"/>
      <w:marLeft w:val="0"/>
      <w:marRight w:val="0"/>
      <w:marTop w:val="0"/>
      <w:marBottom w:val="0"/>
      <w:divBdr>
        <w:top w:val="none" w:sz="0" w:space="0" w:color="auto"/>
        <w:left w:val="none" w:sz="0" w:space="0" w:color="auto"/>
        <w:bottom w:val="none" w:sz="0" w:space="0" w:color="auto"/>
        <w:right w:val="none" w:sz="0" w:space="0" w:color="auto"/>
      </w:divBdr>
    </w:div>
    <w:div w:id="1664502675">
      <w:bodyDiv w:val="1"/>
      <w:marLeft w:val="0"/>
      <w:marRight w:val="0"/>
      <w:marTop w:val="0"/>
      <w:marBottom w:val="0"/>
      <w:divBdr>
        <w:top w:val="none" w:sz="0" w:space="0" w:color="auto"/>
        <w:left w:val="none" w:sz="0" w:space="0" w:color="auto"/>
        <w:bottom w:val="none" w:sz="0" w:space="0" w:color="auto"/>
        <w:right w:val="none" w:sz="0" w:space="0" w:color="auto"/>
      </w:divBdr>
    </w:div>
    <w:div w:id="1693141048">
      <w:bodyDiv w:val="1"/>
      <w:marLeft w:val="0"/>
      <w:marRight w:val="0"/>
      <w:marTop w:val="0"/>
      <w:marBottom w:val="0"/>
      <w:divBdr>
        <w:top w:val="none" w:sz="0" w:space="0" w:color="auto"/>
        <w:left w:val="none" w:sz="0" w:space="0" w:color="auto"/>
        <w:bottom w:val="none" w:sz="0" w:space="0" w:color="auto"/>
        <w:right w:val="none" w:sz="0" w:space="0" w:color="auto"/>
      </w:divBdr>
    </w:div>
    <w:div w:id="1782259569">
      <w:bodyDiv w:val="1"/>
      <w:marLeft w:val="0"/>
      <w:marRight w:val="0"/>
      <w:marTop w:val="0"/>
      <w:marBottom w:val="0"/>
      <w:divBdr>
        <w:top w:val="none" w:sz="0" w:space="0" w:color="auto"/>
        <w:left w:val="none" w:sz="0" w:space="0" w:color="auto"/>
        <w:bottom w:val="none" w:sz="0" w:space="0" w:color="auto"/>
        <w:right w:val="none" w:sz="0" w:space="0" w:color="auto"/>
      </w:divBdr>
    </w:div>
    <w:div w:id="1784883680">
      <w:bodyDiv w:val="1"/>
      <w:marLeft w:val="0"/>
      <w:marRight w:val="0"/>
      <w:marTop w:val="0"/>
      <w:marBottom w:val="0"/>
      <w:divBdr>
        <w:top w:val="none" w:sz="0" w:space="0" w:color="auto"/>
        <w:left w:val="none" w:sz="0" w:space="0" w:color="auto"/>
        <w:bottom w:val="none" w:sz="0" w:space="0" w:color="auto"/>
        <w:right w:val="none" w:sz="0" w:space="0" w:color="auto"/>
      </w:divBdr>
    </w:div>
    <w:div w:id="1901743099">
      <w:bodyDiv w:val="1"/>
      <w:marLeft w:val="0"/>
      <w:marRight w:val="0"/>
      <w:marTop w:val="0"/>
      <w:marBottom w:val="0"/>
      <w:divBdr>
        <w:top w:val="none" w:sz="0" w:space="0" w:color="auto"/>
        <w:left w:val="none" w:sz="0" w:space="0" w:color="auto"/>
        <w:bottom w:val="none" w:sz="0" w:space="0" w:color="auto"/>
        <w:right w:val="none" w:sz="0" w:space="0" w:color="auto"/>
      </w:divBdr>
    </w:div>
    <w:div w:id="1907259904">
      <w:bodyDiv w:val="1"/>
      <w:marLeft w:val="0"/>
      <w:marRight w:val="0"/>
      <w:marTop w:val="0"/>
      <w:marBottom w:val="0"/>
      <w:divBdr>
        <w:top w:val="none" w:sz="0" w:space="0" w:color="auto"/>
        <w:left w:val="none" w:sz="0" w:space="0" w:color="auto"/>
        <w:bottom w:val="none" w:sz="0" w:space="0" w:color="auto"/>
        <w:right w:val="none" w:sz="0" w:space="0" w:color="auto"/>
      </w:divBdr>
    </w:div>
    <w:div w:id="1929578108">
      <w:bodyDiv w:val="1"/>
      <w:marLeft w:val="0"/>
      <w:marRight w:val="0"/>
      <w:marTop w:val="0"/>
      <w:marBottom w:val="0"/>
      <w:divBdr>
        <w:top w:val="none" w:sz="0" w:space="0" w:color="auto"/>
        <w:left w:val="none" w:sz="0" w:space="0" w:color="auto"/>
        <w:bottom w:val="none" w:sz="0" w:space="0" w:color="auto"/>
        <w:right w:val="none" w:sz="0" w:space="0" w:color="auto"/>
      </w:divBdr>
    </w:div>
    <w:div w:id="1968777937">
      <w:bodyDiv w:val="1"/>
      <w:marLeft w:val="0"/>
      <w:marRight w:val="0"/>
      <w:marTop w:val="0"/>
      <w:marBottom w:val="0"/>
      <w:divBdr>
        <w:top w:val="none" w:sz="0" w:space="0" w:color="auto"/>
        <w:left w:val="none" w:sz="0" w:space="0" w:color="auto"/>
        <w:bottom w:val="none" w:sz="0" w:space="0" w:color="auto"/>
        <w:right w:val="none" w:sz="0" w:space="0" w:color="auto"/>
      </w:divBdr>
    </w:div>
    <w:div w:id="2074572748">
      <w:bodyDiv w:val="1"/>
      <w:marLeft w:val="0"/>
      <w:marRight w:val="0"/>
      <w:marTop w:val="0"/>
      <w:marBottom w:val="0"/>
      <w:divBdr>
        <w:top w:val="none" w:sz="0" w:space="0" w:color="auto"/>
        <w:left w:val="none" w:sz="0" w:space="0" w:color="auto"/>
        <w:bottom w:val="none" w:sz="0" w:space="0" w:color="auto"/>
        <w:right w:val="none" w:sz="0" w:space="0" w:color="auto"/>
      </w:divBdr>
    </w:div>
    <w:div w:id="2075927911">
      <w:bodyDiv w:val="1"/>
      <w:marLeft w:val="0"/>
      <w:marRight w:val="0"/>
      <w:marTop w:val="0"/>
      <w:marBottom w:val="0"/>
      <w:divBdr>
        <w:top w:val="none" w:sz="0" w:space="0" w:color="auto"/>
        <w:left w:val="none" w:sz="0" w:space="0" w:color="auto"/>
        <w:bottom w:val="none" w:sz="0" w:space="0" w:color="auto"/>
        <w:right w:val="none" w:sz="0" w:space="0" w:color="auto"/>
      </w:divBdr>
    </w:div>
    <w:div w:id="2076736376">
      <w:bodyDiv w:val="1"/>
      <w:marLeft w:val="0"/>
      <w:marRight w:val="0"/>
      <w:marTop w:val="0"/>
      <w:marBottom w:val="0"/>
      <w:divBdr>
        <w:top w:val="none" w:sz="0" w:space="0" w:color="auto"/>
        <w:left w:val="none" w:sz="0" w:space="0" w:color="auto"/>
        <w:bottom w:val="none" w:sz="0" w:space="0" w:color="auto"/>
        <w:right w:val="none" w:sz="0" w:space="0" w:color="auto"/>
      </w:divBdr>
    </w:div>
    <w:div w:id="2091001835">
      <w:bodyDiv w:val="1"/>
      <w:marLeft w:val="0"/>
      <w:marRight w:val="0"/>
      <w:marTop w:val="0"/>
      <w:marBottom w:val="0"/>
      <w:divBdr>
        <w:top w:val="none" w:sz="0" w:space="0" w:color="auto"/>
        <w:left w:val="none" w:sz="0" w:space="0" w:color="auto"/>
        <w:bottom w:val="none" w:sz="0" w:space="0" w:color="auto"/>
        <w:right w:val="none" w:sz="0" w:space="0" w:color="auto"/>
      </w:divBdr>
    </w:div>
    <w:div w:id="2094428869">
      <w:bodyDiv w:val="1"/>
      <w:marLeft w:val="0"/>
      <w:marRight w:val="0"/>
      <w:marTop w:val="0"/>
      <w:marBottom w:val="0"/>
      <w:divBdr>
        <w:top w:val="none" w:sz="0" w:space="0" w:color="auto"/>
        <w:left w:val="none" w:sz="0" w:space="0" w:color="auto"/>
        <w:bottom w:val="none" w:sz="0" w:space="0" w:color="auto"/>
        <w:right w:val="none" w:sz="0" w:space="0" w:color="auto"/>
      </w:divBdr>
    </w:div>
    <w:div w:id="2102337980">
      <w:bodyDiv w:val="1"/>
      <w:marLeft w:val="0"/>
      <w:marRight w:val="0"/>
      <w:marTop w:val="0"/>
      <w:marBottom w:val="0"/>
      <w:divBdr>
        <w:top w:val="none" w:sz="0" w:space="0" w:color="auto"/>
        <w:left w:val="none" w:sz="0" w:space="0" w:color="auto"/>
        <w:bottom w:val="none" w:sz="0" w:space="0" w:color="auto"/>
        <w:right w:val="none" w:sz="0" w:space="0" w:color="auto"/>
      </w:divBdr>
    </w:div>
    <w:div w:id="2115712968">
      <w:bodyDiv w:val="1"/>
      <w:marLeft w:val="0"/>
      <w:marRight w:val="0"/>
      <w:marTop w:val="0"/>
      <w:marBottom w:val="0"/>
      <w:divBdr>
        <w:top w:val="none" w:sz="0" w:space="0" w:color="auto"/>
        <w:left w:val="none" w:sz="0" w:space="0" w:color="auto"/>
        <w:bottom w:val="none" w:sz="0" w:space="0" w:color="auto"/>
        <w:right w:val="none" w:sz="0" w:space="0" w:color="auto"/>
      </w:divBdr>
    </w:div>
    <w:div w:id="2124834965">
      <w:bodyDiv w:val="1"/>
      <w:marLeft w:val="0"/>
      <w:marRight w:val="0"/>
      <w:marTop w:val="0"/>
      <w:marBottom w:val="0"/>
      <w:divBdr>
        <w:top w:val="none" w:sz="0" w:space="0" w:color="auto"/>
        <w:left w:val="none" w:sz="0" w:space="0" w:color="auto"/>
        <w:bottom w:val="none" w:sz="0" w:space="0" w:color="auto"/>
        <w:right w:val="none" w:sz="0" w:space="0" w:color="auto"/>
      </w:divBdr>
    </w:div>
    <w:div w:id="2144343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emf"/><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doi.org/10.1016/j.quascirev.2009.09.024"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29/2001JD000852" TargetMode="External"/><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doi.org/10.1016/j.quascirev.2013.04.008" TargetMode="External"/><Relationship Id="rId23" Type="http://schemas.openxmlformats.org/officeDocument/2006/relationships/image" Target="media/image11.png"/><Relationship Id="rId10" Type="http://schemas.openxmlformats.org/officeDocument/2006/relationships/image" Target="media/image1.emf"/><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3FF28E-6365-472E-8B02-64CADCCEA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2609</TotalTime>
  <Pages>36</Pages>
  <Words>9219</Words>
  <Characters>52552</Characters>
  <Application>Microsoft Office Word</Application>
  <DocSecurity>0</DocSecurity>
  <Lines>437</Lines>
  <Paragraphs>123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Кристина</dc:creator>
  <cp:keywords/>
  <dc:description/>
  <cp:lastModifiedBy>Кристина</cp:lastModifiedBy>
  <cp:revision>17</cp:revision>
  <dcterms:created xsi:type="dcterms:W3CDTF">2025-01-27T13:08:00Z</dcterms:created>
  <dcterms:modified xsi:type="dcterms:W3CDTF">2025-03-27T19:43:00Z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8d5804f8-2e0b-357d-91a5-509b6a99b98f</vt:lpwstr>
  </property>
</Properties>
</file>